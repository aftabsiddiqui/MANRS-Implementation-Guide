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0A4521" w:rsidRDefault="000A4521">
      <w:pPr>
        <w:pBdr>
          <w:top w:val="nil"/>
          <w:left w:val="nil"/>
          <w:bottom w:val="nil"/>
          <w:right w:val="nil"/>
          <w:between w:val="nil"/>
        </w:pBdr>
        <w:spacing w:before="2"/>
        <w:rPr>
          <w:rFonts w:ascii="Times New Roman" w:eastAsia="Times New Roman" w:hAnsi="Times New Roman" w:cs="Times New Roman"/>
          <w:color w:val="000000"/>
          <w:sz w:val="29"/>
          <w:szCs w:val="29"/>
        </w:rPr>
      </w:pPr>
    </w:p>
    <w:p w14:paraId="00000002" w14:textId="3DA1D983" w:rsidR="000A4521" w:rsidRDefault="00211562">
      <w:pPr>
        <w:spacing w:before="81" w:line="276" w:lineRule="auto"/>
        <w:ind w:left="220" w:right="3271"/>
        <w:jc w:val="both"/>
        <w:rPr>
          <w:sz w:val="52"/>
          <w:szCs w:val="52"/>
        </w:rPr>
      </w:pPr>
      <w:del w:id="0" w:author="Changed/Added" w:date="2021-04-26T11:03:00Z">
        <w:r>
          <w:rPr>
            <w:noProof/>
          </w:rPr>
          <w:drawing>
            <wp:anchor distT="0" distB="0" distL="0" distR="0" simplePos="0" relativeHeight="251670528" behindDoc="1" locked="0" layoutInCell="1" allowOverlap="1" wp14:anchorId="052256BA" wp14:editId="1165D2C6">
              <wp:simplePos x="0" y="0"/>
              <wp:positionH relativeFrom="page">
                <wp:posOffset>4498842</wp:posOffset>
              </wp:positionH>
              <wp:positionV relativeFrom="paragraph">
                <wp:posOffset>1098253</wp:posOffset>
              </wp:positionV>
              <wp:extent cx="2312988" cy="185962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12988" cy="1859627"/>
                      </a:xfrm>
                      <a:prstGeom prst="rect">
                        <a:avLst/>
                      </a:prstGeom>
                    </pic:spPr>
                  </pic:pic>
                </a:graphicData>
              </a:graphic>
            </wp:anchor>
          </w:drawing>
        </w:r>
      </w:del>
      <w:r w:rsidR="007473E9">
        <w:rPr>
          <w:sz w:val="52"/>
          <w:szCs w:val="52"/>
        </w:rPr>
        <w:t>Mutually Agreed Norms for Routing Security (MANRS) Implementation Guide</w:t>
      </w:r>
      <w:ins w:id="1" w:author="Changed/Added" w:date="2021-04-26T11:03:00Z">
        <w:r w:rsidR="007473E9">
          <w:rPr>
            <w:noProof/>
          </w:rPr>
          <w:drawing>
            <wp:anchor distT="0" distB="0" distL="0" distR="0" simplePos="0" relativeHeight="251658240" behindDoc="0" locked="0" layoutInCell="1" hidden="0" allowOverlap="1" wp14:anchorId="543CA526" wp14:editId="35989093">
              <wp:simplePos x="0" y="0"/>
              <wp:positionH relativeFrom="column">
                <wp:posOffset>3724142</wp:posOffset>
              </wp:positionH>
              <wp:positionV relativeFrom="paragraph">
                <wp:posOffset>1098253</wp:posOffset>
              </wp:positionV>
              <wp:extent cx="2312988" cy="1859627"/>
              <wp:effectExtent l="0" t="0" r="0" b="0"/>
              <wp:wrapSquare wrapText="bothSides" distT="0" distB="0" distL="0" distR="0"/>
              <wp:docPr id="6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2312988" cy="1859627"/>
                      </a:xfrm>
                      <a:prstGeom prst="rect">
                        <a:avLst/>
                      </a:prstGeom>
                      <a:ln/>
                    </pic:spPr>
                  </pic:pic>
                </a:graphicData>
              </a:graphic>
            </wp:anchor>
          </w:drawing>
        </w:r>
      </w:ins>
    </w:p>
    <w:p w14:paraId="00000003" w14:textId="22E65011" w:rsidR="000A4521" w:rsidRDefault="007473E9">
      <w:pPr>
        <w:pBdr>
          <w:top w:val="nil"/>
          <w:left w:val="nil"/>
          <w:bottom w:val="nil"/>
          <w:right w:val="nil"/>
          <w:between w:val="nil"/>
        </w:pBdr>
        <w:spacing w:before="359" w:line="285" w:lineRule="auto"/>
        <w:ind w:left="219" w:right="6002"/>
        <w:rPr>
          <w:color w:val="000000"/>
          <w:sz w:val="21"/>
          <w:szCs w:val="21"/>
        </w:rPr>
      </w:pPr>
      <w:r>
        <w:rPr>
          <w:color w:val="000000"/>
          <w:sz w:val="21"/>
          <w:szCs w:val="21"/>
        </w:rPr>
        <w:t>Version 1.</w:t>
      </w:r>
      <w:customXmlInsRangeStart w:id="2" w:author="Changed/Added" w:date="2021-04-26T11:03:00Z"/>
      <w:sdt>
        <w:sdtPr>
          <w:tag w:val="goog_rdk_0"/>
          <w:id w:val="-903602393"/>
        </w:sdtPr>
        <w:sdtContent>
          <w:customXmlInsRangeEnd w:id="2"/>
          <w:r>
            <w:rPr>
              <w:color w:val="000000"/>
              <w:sz w:val="21"/>
              <w:szCs w:val="21"/>
            </w:rPr>
            <w:t>1</w:t>
          </w:r>
          <w:customXmlInsRangeStart w:id="3" w:author="Changed/Added" w:date="2021-04-26T11:03:00Z"/>
        </w:sdtContent>
      </w:sdt>
      <w:customXmlInsRangeEnd w:id="3"/>
      <w:customXmlInsRangeStart w:id="4" w:author="Changed/Added" w:date="2021-04-26T11:03:00Z"/>
      <w:sdt>
        <w:sdtPr>
          <w:tag w:val="goog_rdk_1"/>
          <w:id w:val="1952355164"/>
          <w:showingPlcHdr/>
        </w:sdtPr>
        <w:sdtContent>
          <w:customXmlInsRangeEnd w:id="4"/>
          <w:r w:rsidR="00E40EB0">
            <w:t xml:space="preserve">     </w:t>
          </w:r>
          <w:customXmlInsRangeStart w:id="5" w:author="Changed/Added" w:date="2021-04-26T11:03:00Z"/>
        </w:sdtContent>
      </w:sdt>
      <w:customXmlInsRangeEnd w:id="5"/>
      <w:r>
        <w:rPr>
          <w:color w:val="000000"/>
          <w:sz w:val="21"/>
          <w:szCs w:val="21"/>
        </w:rPr>
        <w:t>, BCOP series Publication Date: 25 January 2017</w:t>
      </w:r>
    </w:p>
    <w:p w14:paraId="00000004" w14:textId="77777777" w:rsidR="000A4521" w:rsidRDefault="000A4521">
      <w:pPr>
        <w:pBdr>
          <w:top w:val="nil"/>
          <w:left w:val="nil"/>
          <w:bottom w:val="nil"/>
          <w:right w:val="nil"/>
          <w:between w:val="nil"/>
        </w:pBdr>
        <w:spacing w:before="1"/>
        <w:rPr>
          <w:color w:val="000000"/>
          <w:sz w:val="33"/>
          <w:szCs w:val="33"/>
        </w:rPr>
      </w:pPr>
    </w:p>
    <w:p w14:paraId="00000005" w14:textId="77777777" w:rsidR="000A4521" w:rsidRDefault="007473E9">
      <w:pPr>
        <w:pBdr>
          <w:top w:val="nil"/>
          <w:left w:val="nil"/>
          <w:bottom w:val="nil"/>
          <w:right w:val="nil"/>
          <w:between w:val="nil"/>
        </w:pBdr>
        <w:spacing w:line="448" w:lineRule="auto"/>
        <w:ind w:left="220" w:right="7323"/>
        <w:rPr>
          <w:color w:val="000000"/>
          <w:sz w:val="21"/>
          <w:szCs w:val="21"/>
        </w:rPr>
      </w:pPr>
      <w:r>
        <w:rPr>
          <w:color w:val="1155CC"/>
          <w:sz w:val="21"/>
          <w:szCs w:val="21"/>
          <w:u w:val="single"/>
        </w:rPr>
        <w:t>1. What is a BCOP? 2. Summary</w:t>
      </w:r>
    </w:p>
    <w:p w14:paraId="00000006" w14:textId="77777777" w:rsidR="000A4521" w:rsidRDefault="007473E9">
      <w:pPr>
        <w:numPr>
          <w:ilvl w:val="0"/>
          <w:numId w:val="17"/>
        </w:numPr>
        <w:pBdr>
          <w:top w:val="nil"/>
          <w:left w:val="nil"/>
          <w:bottom w:val="nil"/>
          <w:right w:val="nil"/>
          <w:between w:val="nil"/>
        </w:pBdr>
        <w:tabs>
          <w:tab w:val="left" w:pos="465"/>
        </w:tabs>
        <w:spacing w:line="241" w:lineRule="auto"/>
        <w:ind w:hanging="244"/>
        <w:rPr>
          <w:color w:val="000000"/>
          <w:sz w:val="21"/>
          <w:szCs w:val="21"/>
        </w:rPr>
      </w:pPr>
      <w:r>
        <w:rPr>
          <w:color w:val="1155CC"/>
          <w:sz w:val="21"/>
          <w:szCs w:val="21"/>
          <w:u w:val="single"/>
        </w:rPr>
        <w:t>MANRS</w:t>
      </w:r>
    </w:p>
    <w:p w14:paraId="00000007" w14:textId="77777777" w:rsidR="000A4521" w:rsidRDefault="007473E9">
      <w:pPr>
        <w:numPr>
          <w:ilvl w:val="0"/>
          <w:numId w:val="17"/>
        </w:numPr>
        <w:pBdr>
          <w:top w:val="nil"/>
          <w:left w:val="nil"/>
          <w:bottom w:val="nil"/>
          <w:right w:val="nil"/>
          <w:between w:val="nil"/>
        </w:pBdr>
        <w:tabs>
          <w:tab w:val="left" w:pos="465"/>
        </w:tabs>
        <w:spacing w:before="215"/>
        <w:ind w:hanging="244"/>
        <w:rPr>
          <w:color w:val="000000"/>
          <w:sz w:val="21"/>
          <w:szCs w:val="21"/>
        </w:rPr>
      </w:pPr>
      <w:r>
        <w:rPr>
          <w:color w:val="1155CC"/>
          <w:sz w:val="21"/>
          <w:szCs w:val="21"/>
          <w:u w:val="single"/>
        </w:rPr>
        <w:t>Implementation guidelines for the MANRS Actions</w:t>
      </w:r>
    </w:p>
    <w:p w14:paraId="00000008" w14:textId="77777777" w:rsidR="000A4521" w:rsidRDefault="007473E9">
      <w:pPr>
        <w:numPr>
          <w:ilvl w:val="1"/>
          <w:numId w:val="17"/>
        </w:numPr>
        <w:pBdr>
          <w:top w:val="nil"/>
          <w:left w:val="nil"/>
          <w:bottom w:val="nil"/>
          <w:right w:val="nil"/>
          <w:between w:val="nil"/>
        </w:pBdr>
        <w:tabs>
          <w:tab w:val="left" w:pos="1008"/>
        </w:tabs>
        <w:spacing w:before="70" w:line="246" w:lineRule="auto"/>
        <w:ind w:left="580" w:right="259" w:firstLine="0"/>
        <w:rPr>
          <w:color w:val="000000"/>
          <w:sz w:val="21"/>
          <w:szCs w:val="21"/>
        </w:rPr>
      </w:pPr>
      <w:r>
        <w:rPr>
          <w:color w:val="1155CC"/>
          <w:sz w:val="21"/>
          <w:szCs w:val="21"/>
          <w:u w:val="single"/>
        </w:rPr>
        <w:t>Coordination - Facilitating global operational communication and coordination between network operators</w:t>
      </w:r>
    </w:p>
    <w:p w14:paraId="00000009" w14:textId="77777777" w:rsidR="000A4521" w:rsidRDefault="007473E9">
      <w:pPr>
        <w:numPr>
          <w:ilvl w:val="2"/>
          <w:numId w:val="17"/>
        </w:numPr>
        <w:pBdr>
          <w:top w:val="nil"/>
          <w:left w:val="nil"/>
          <w:bottom w:val="nil"/>
          <w:right w:val="nil"/>
          <w:between w:val="nil"/>
        </w:pBdr>
        <w:tabs>
          <w:tab w:val="left" w:pos="1551"/>
        </w:tabs>
        <w:spacing w:before="69" w:line="246" w:lineRule="auto"/>
        <w:ind w:right="194" w:firstLine="0"/>
        <w:rPr>
          <w:color w:val="000000"/>
          <w:sz w:val="21"/>
          <w:szCs w:val="21"/>
        </w:rPr>
      </w:pPr>
      <w:r>
        <w:rPr>
          <w:color w:val="1155CC"/>
          <w:sz w:val="21"/>
          <w:szCs w:val="21"/>
          <w:u w:val="single"/>
        </w:rPr>
        <w:t>Maintaining Contact Information in Regional Internet Registries (RIRs): AFRINIC, APNIC, RIPE</w:t>
      </w:r>
    </w:p>
    <w:p w14:paraId="0000000A" w14:textId="77777777" w:rsidR="000A4521" w:rsidRDefault="007473E9">
      <w:pPr>
        <w:numPr>
          <w:ilvl w:val="3"/>
          <w:numId w:val="17"/>
        </w:numPr>
        <w:pBdr>
          <w:top w:val="nil"/>
          <w:left w:val="nil"/>
          <w:bottom w:val="nil"/>
          <w:right w:val="nil"/>
          <w:between w:val="nil"/>
        </w:pBdr>
        <w:tabs>
          <w:tab w:val="left" w:pos="2095"/>
        </w:tabs>
        <w:spacing w:before="69"/>
        <w:ind w:firstLine="0"/>
        <w:rPr>
          <w:color w:val="000000"/>
          <w:sz w:val="21"/>
          <w:szCs w:val="21"/>
        </w:rPr>
      </w:pPr>
      <w:r>
        <w:rPr>
          <w:color w:val="1155CC"/>
          <w:sz w:val="21"/>
          <w:szCs w:val="21"/>
          <w:u w:val="single"/>
        </w:rPr>
        <w:t>MNTNER objects</w:t>
      </w:r>
    </w:p>
    <w:p w14:paraId="0000000B" w14:textId="77777777" w:rsidR="000A4521" w:rsidRDefault="007473E9">
      <w:pPr>
        <w:numPr>
          <w:ilvl w:val="4"/>
          <w:numId w:val="17"/>
        </w:numPr>
        <w:pBdr>
          <w:top w:val="nil"/>
          <w:left w:val="nil"/>
          <w:bottom w:val="nil"/>
          <w:right w:val="nil"/>
          <w:between w:val="nil"/>
        </w:pBdr>
        <w:tabs>
          <w:tab w:val="left" w:pos="2638"/>
        </w:tabs>
        <w:spacing w:before="71" w:line="312" w:lineRule="auto"/>
        <w:ind w:right="2495" w:firstLine="0"/>
        <w:rPr>
          <w:color w:val="000000"/>
          <w:sz w:val="21"/>
          <w:szCs w:val="21"/>
        </w:rPr>
      </w:pPr>
      <w:r>
        <w:rPr>
          <w:color w:val="1155CC"/>
          <w:sz w:val="21"/>
          <w:szCs w:val="21"/>
          <w:u w:val="single"/>
        </w:rPr>
        <w:t>Creating a new maintainer in the AFRINIC IRR 4.1.1.1.2. Creating a new maintainer in the APNIC IRR 4.1.1.1.3. Creating a new maintainer in the RIPE IRR</w:t>
      </w:r>
    </w:p>
    <w:p w14:paraId="0000000C" w14:textId="77777777" w:rsidR="000A4521" w:rsidRDefault="007473E9">
      <w:pPr>
        <w:numPr>
          <w:ilvl w:val="3"/>
          <w:numId w:val="17"/>
        </w:numPr>
        <w:pBdr>
          <w:top w:val="nil"/>
          <w:left w:val="nil"/>
          <w:bottom w:val="nil"/>
          <w:right w:val="nil"/>
          <w:between w:val="nil"/>
        </w:pBdr>
        <w:tabs>
          <w:tab w:val="left" w:pos="2095"/>
        </w:tabs>
        <w:spacing w:line="241" w:lineRule="auto"/>
        <w:ind w:firstLine="0"/>
        <w:rPr>
          <w:color w:val="000000"/>
          <w:sz w:val="21"/>
          <w:szCs w:val="21"/>
        </w:rPr>
      </w:pPr>
      <w:r>
        <w:rPr>
          <w:color w:val="1155CC"/>
          <w:sz w:val="21"/>
          <w:szCs w:val="21"/>
          <w:u w:val="single"/>
        </w:rPr>
        <w:t>ROLE objects</w:t>
      </w:r>
    </w:p>
    <w:p w14:paraId="0000000D" w14:textId="77777777" w:rsidR="000A4521" w:rsidRDefault="007473E9">
      <w:pPr>
        <w:numPr>
          <w:ilvl w:val="3"/>
          <w:numId w:val="17"/>
        </w:numPr>
        <w:pBdr>
          <w:top w:val="nil"/>
          <w:left w:val="nil"/>
          <w:bottom w:val="nil"/>
          <w:right w:val="nil"/>
          <w:between w:val="nil"/>
        </w:pBdr>
        <w:tabs>
          <w:tab w:val="left" w:pos="2095"/>
        </w:tabs>
        <w:spacing w:before="70" w:line="309" w:lineRule="auto"/>
        <w:ind w:right="4212" w:firstLine="0"/>
        <w:rPr>
          <w:color w:val="000000"/>
          <w:sz w:val="21"/>
          <w:szCs w:val="21"/>
        </w:rPr>
      </w:pPr>
      <w:r>
        <w:rPr>
          <w:color w:val="1155CC"/>
          <w:sz w:val="21"/>
          <w:szCs w:val="21"/>
          <w:u w:val="single"/>
        </w:rPr>
        <w:t>INETNUM and INET6NUM objects 4.1.1.4. AUT-NUM objects</w:t>
      </w:r>
    </w:p>
    <w:p w14:paraId="0000000E" w14:textId="77777777" w:rsidR="000A4521" w:rsidRDefault="007473E9">
      <w:pPr>
        <w:numPr>
          <w:ilvl w:val="2"/>
          <w:numId w:val="17"/>
        </w:numPr>
        <w:pBdr>
          <w:top w:val="nil"/>
          <w:left w:val="nil"/>
          <w:bottom w:val="nil"/>
          <w:right w:val="nil"/>
          <w:between w:val="nil"/>
        </w:pBdr>
        <w:tabs>
          <w:tab w:val="left" w:pos="1551"/>
        </w:tabs>
        <w:spacing w:before="1" w:line="314" w:lineRule="auto"/>
        <w:ind w:right="328" w:firstLine="0"/>
        <w:rPr>
          <w:color w:val="000000"/>
          <w:sz w:val="21"/>
          <w:szCs w:val="21"/>
        </w:rPr>
      </w:pPr>
      <w:r>
        <w:rPr>
          <w:color w:val="1155CC"/>
          <w:sz w:val="21"/>
          <w:szCs w:val="21"/>
          <w:u w:val="single"/>
        </w:rPr>
        <w:t>Maintaining Contact Information in Regional Internet Registries (RIRs): LACNIC 4.1.3. Maintaining Contact Information in Regional Internet Registries (RIRs): ARIN</w:t>
      </w:r>
    </w:p>
    <w:p w14:paraId="0000000F" w14:textId="77777777" w:rsidR="000A4521" w:rsidRDefault="007473E9">
      <w:pPr>
        <w:pBdr>
          <w:top w:val="nil"/>
          <w:left w:val="nil"/>
          <w:bottom w:val="nil"/>
          <w:right w:val="nil"/>
          <w:between w:val="nil"/>
        </w:pBdr>
        <w:spacing w:line="309" w:lineRule="auto"/>
        <w:ind w:left="1300" w:right="3203"/>
        <w:rPr>
          <w:color w:val="000000"/>
          <w:sz w:val="21"/>
          <w:szCs w:val="21"/>
        </w:rPr>
      </w:pPr>
      <w:r>
        <w:rPr>
          <w:color w:val="1155CC"/>
          <w:sz w:val="21"/>
          <w:szCs w:val="21"/>
          <w:u w:val="single"/>
        </w:rPr>
        <w:t xml:space="preserve">4.1.3.1. Point of Contact (POC) Object Example: 4.1.3.2. </w:t>
      </w:r>
      <w:proofErr w:type="spellStart"/>
      <w:r>
        <w:rPr>
          <w:color w:val="1155CC"/>
          <w:sz w:val="21"/>
          <w:szCs w:val="21"/>
          <w:u w:val="single"/>
        </w:rPr>
        <w:t>OrgNOCHandle</w:t>
      </w:r>
      <w:proofErr w:type="spellEnd"/>
      <w:r>
        <w:rPr>
          <w:color w:val="1155CC"/>
          <w:sz w:val="21"/>
          <w:szCs w:val="21"/>
          <w:u w:val="single"/>
        </w:rPr>
        <w:t xml:space="preserve"> in Network Object Example:</w:t>
      </w:r>
    </w:p>
    <w:p w14:paraId="00000010" w14:textId="77777777" w:rsidR="000A4521" w:rsidRDefault="007473E9">
      <w:pPr>
        <w:pBdr>
          <w:top w:val="nil"/>
          <w:left w:val="nil"/>
          <w:bottom w:val="nil"/>
          <w:right w:val="nil"/>
          <w:between w:val="nil"/>
        </w:pBdr>
        <w:spacing w:line="309" w:lineRule="auto"/>
        <w:ind w:left="940" w:right="1723"/>
        <w:rPr>
          <w:color w:val="000000"/>
          <w:sz w:val="21"/>
          <w:szCs w:val="21"/>
        </w:rPr>
      </w:pPr>
      <w:r>
        <w:rPr>
          <w:color w:val="1155CC"/>
          <w:sz w:val="21"/>
          <w:szCs w:val="21"/>
          <w:u w:val="single"/>
        </w:rPr>
        <w:t xml:space="preserve">4.1.4. Maintaining Contact Information in Internet Routing Registries 4.1.5. Maintaining Contact Information in </w:t>
      </w:r>
      <w:proofErr w:type="spellStart"/>
      <w:r>
        <w:rPr>
          <w:color w:val="1155CC"/>
          <w:sz w:val="21"/>
          <w:szCs w:val="21"/>
          <w:u w:val="single"/>
        </w:rPr>
        <w:t>PeeringDB</w:t>
      </w:r>
      <w:proofErr w:type="spellEnd"/>
    </w:p>
    <w:p w14:paraId="00000011" w14:textId="77777777" w:rsidR="000A4521" w:rsidRDefault="007473E9">
      <w:pPr>
        <w:pBdr>
          <w:top w:val="nil"/>
          <w:left w:val="nil"/>
          <w:bottom w:val="nil"/>
          <w:right w:val="nil"/>
          <w:between w:val="nil"/>
        </w:pBdr>
        <w:spacing w:before="3"/>
        <w:ind w:left="940"/>
        <w:rPr>
          <w:color w:val="000000"/>
          <w:sz w:val="21"/>
          <w:szCs w:val="21"/>
        </w:rPr>
      </w:pPr>
      <w:r>
        <w:rPr>
          <w:color w:val="1155CC"/>
          <w:sz w:val="21"/>
          <w:szCs w:val="21"/>
          <w:u w:val="single"/>
        </w:rPr>
        <w:t>4.1.6. Company Website</w:t>
      </w:r>
    </w:p>
    <w:p w14:paraId="00000012" w14:textId="77777777" w:rsidR="000A4521" w:rsidRDefault="007473E9">
      <w:pPr>
        <w:numPr>
          <w:ilvl w:val="1"/>
          <w:numId w:val="17"/>
        </w:numPr>
        <w:pBdr>
          <w:top w:val="nil"/>
          <w:left w:val="nil"/>
          <w:bottom w:val="nil"/>
          <w:right w:val="nil"/>
          <w:between w:val="nil"/>
        </w:pBdr>
        <w:tabs>
          <w:tab w:val="left" w:pos="1008"/>
        </w:tabs>
        <w:spacing w:before="71" w:line="309" w:lineRule="auto"/>
        <w:ind w:left="940" w:right="931" w:hanging="360"/>
        <w:rPr>
          <w:color w:val="000000"/>
          <w:sz w:val="21"/>
          <w:szCs w:val="21"/>
        </w:rPr>
      </w:pPr>
      <w:r>
        <w:rPr>
          <w:color w:val="1155CC"/>
          <w:sz w:val="21"/>
          <w:szCs w:val="21"/>
          <w:u w:val="single"/>
        </w:rPr>
        <w:t>Global Validation - Facilitating validation of routing information on a global scale 4.2.1. Valid Origin documentation</w:t>
      </w:r>
    </w:p>
    <w:p w14:paraId="00000013" w14:textId="77777777" w:rsidR="000A4521" w:rsidRDefault="007473E9">
      <w:pPr>
        <w:numPr>
          <w:ilvl w:val="3"/>
          <w:numId w:val="6"/>
        </w:numPr>
        <w:pBdr>
          <w:top w:val="nil"/>
          <w:left w:val="nil"/>
          <w:bottom w:val="nil"/>
          <w:right w:val="nil"/>
          <w:between w:val="nil"/>
        </w:pBdr>
        <w:tabs>
          <w:tab w:val="left" w:pos="2095"/>
        </w:tabs>
        <w:spacing w:before="1" w:line="309" w:lineRule="auto"/>
        <w:ind w:right="2311" w:hanging="360"/>
        <w:rPr>
          <w:color w:val="000000"/>
          <w:sz w:val="21"/>
          <w:szCs w:val="21"/>
        </w:rPr>
      </w:pPr>
      <w:r>
        <w:rPr>
          <w:color w:val="1155CC"/>
          <w:sz w:val="21"/>
          <w:szCs w:val="21"/>
          <w:u w:val="single"/>
        </w:rPr>
        <w:t>Providing information through the IRR system 4.2.1.1.1. Registering expected announcements in the IRR</w:t>
      </w:r>
    </w:p>
    <w:p w14:paraId="0A53A80F" w14:textId="77777777" w:rsidR="0008389A" w:rsidRDefault="007473E9">
      <w:pPr>
        <w:pStyle w:val="ListParagraph"/>
        <w:numPr>
          <w:ilvl w:val="3"/>
          <w:numId w:val="41"/>
        </w:numPr>
        <w:tabs>
          <w:tab w:val="left" w:pos="2095"/>
        </w:tabs>
        <w:autoSpaceDE w:val="0"/>
        <w:autoSpaceDN w:val="0"/>
        <w:spacing w:before="5" w:line="309" w:lineRule="auto"/>
        <w:ind w:right="2922" w:hanging="360"/>
        <w:rPr>
          <w:del w:id="6" w:author="Changed/Added" w:date="2021-04-26T11:03:00Z"/>
          <w:sz w:val="21"/>
        </w:rPr>
      </w:pPr>
      <w:r>
        <w:rPr>
          <w:color w:val="1155CC"/>
          <w:sz w:val="21"/>
          <w:szCs w:val="21"/>
          <w:u w:val="single"/>
        </w:rPr>
        <w:t>Providing information through the RPKI system 4.2.1.2.1. RIR Hosted Resource Certification service</w:t>
      </w:r>
    </w:p>
    <w:p w14:paraId="00000014" w14:textId="46630EC8" w:rsidR="000A4521" w:rsidRDefault="000A4521">
      <w:pPr>
        <w:numPr>
          <w:ilvl w:val="3"/>
          <w:numId w:val="6"/>
        </w:numPr>
        <w:pBdr>
          <w:top w:val="nil"/>
          <w:left w:val="nil"/>
          <w:bottom w:val="nil"/>
          <w:right w:val="nil"/>
          <w:between w:val="nil"/>
        </w:pBdr>
        <w:tabs>
          <w:tab w:val="left" w:pos="2095"/>
        </w:tabs>
        <w:spacing w:before="5" w:line="309" w:lineRule="auto"/>
        <w:ind w:right="2922" w:hanging="360"/>
        <w:rPr>
          <w:color w:val="000000"/>
          <w:sz w:val="21"/>
          <w:szCs w:val="21"/>
        </w:rPr>
        <w:sectPr w:rsidR="000A4521">
          <w:footerReference w:type="default" r:id="rId10"/>
          <w:pgSz w:w="12240" w:h="15840"/>
          <w:pgMar w:top="1500" w:right="1340" w:bottom="960" w:left="1220" w:header="720" w:footer="768" w:gutter="0"/>
          <w:pgNumType w:start="1"/>
          <w:cols w:space="720"/>
        </w:sectPr>
      </w:pPr>
    </w:p>
    <w:p w14:paraId="00000015" w14:textId="77777777" w:rsidR="000A4521" w:rsidRDefault="007473E9">
      <w:pPr>
        <w:numPr>
          <w:ilvl w:val="4"/>
          <w:numId w:val="6"/>
        </w:numPr>
        <w:pBdr>
          <w:top w:val="nil"/>
          <w:left w:val="nil"/>
          <w:bottom w:val="nil"/>
          <w:right w:val="nil"/>
          <w:between w:val="nil"/>
        </w:pBdr>
        <w:tabs>
          <w:tab w:val="left" w:pos="2638"/>
        </w:tabs>
        <w:spacing w:before="93"/>
        <w:ind w:firstLine="0"/>
        <w:rPr>
          <w:color w:val="000000"/>
          <w:sz w:val="21"/>
          <w:szCs w:val="21"/>
        </w:rPr>
      </w:pPr>
      <w:r>
        <w:rPr>
          <w:color w:val="1155CC"/>
          <w:sz w:val="21"/>
          <w:szCs w:val="21"/>
          <w:u w:val="single"/>
        </w:rPr>
        <w:lastRenderedPageBreak/>
        <w:t>RIR portal</w:t>
      </w:r>
    </w:p>
    <w:p w14:paraId="00000016" w14:textId="77777777" w:rsidR="000A4521" w:rsidRDefault="007473E9">
      <w:pPr>
        <w:numPr>
          <w:ilvl w:val="4"/>
          <w:numId w:val="6"/>
        </w:numPr>
        <w:pBdr>
          <w:top w:val="nil"/>
          <w:left w:val="nil"/>
          <w:bottom w:val="nil"/>
          <w:right w:val="nil"/>
          <w:between w:val="nil"/>
        </w:pBdr>
        <w:tabs>
          <w:tab w:val="left" w:pos="2638"/>
        </w:tabs>
        <w:spacing w:before="71" w:line="309" w:lineRule="auto"/>
        <w:ind w:right="746" w:firstLine="0"/>
        <w:rPr>
          <w:color w:val="000000"/>
          <w:sz w:val="21"/>
          <w:szCs w:val="21"/>
        </w:rPr>
      </w:pPr>
      <w:r>
        <w:rPr>
          <w:color w:val="1155CC"/>
          <w:sz w:val="21"/>
          <w:szCs w:val="21"/>
          <w:u w:val="single"/>
        </w:rPr>
        <w:t>Using the RPKI and require the customers to register ROA 4.2.1.2.4. Ensure that the RPKI certificate(s) and ROAs are kept up to date</w:t>
      </w:r>
    </w:p>
    <w:p w14:paraId="00000017" w14:textId="77777777" w:rsidR="000A4521" w:rsidRDefault="007473E9">
      <w:pPr>
        <w:numPr>
          <w:ilvl w:val="3"/>
          <w:numId w:val="6"/>
        </w:numPr>
        <w:pBdr>
          <w:top w:val="nil"/>
          <w:left w:val="nil"/>
          <w:bottom w:val="nil"/>
          <w:right w:val="nil"/>
          <w:between w:val="nil"/>
        </w:pBdr>
        <w:tabs>
          <w:tab w:val="left" w:pos="2095"/>
        </w:tabs>
        <w:spacing w:before="1" w:line="309" w:lineRule="auto"/>
        <w:ind w:left="940" w:right="5241" w:firstLine="360"/>
        <w:rPr>
          <w:color w:val="000000"/>
          <w:sz w:val="21"/>
          <w:szCs w:val="21"/>
        </w:rPr>
      </w:pPr>
      <w:r>
        <w:rPr>
          <w:color w:val="1155CC"/>
          <w:sz w:val="21"/>
          <w:szCs w:val="21"/>
          <w:u w:val="single"/>
        </w:rPr>
        <w:t>Additional reading 4.2.2. Routing policy documentation</w:t>
      </w:r>
    </w:p>
    <w:p w14:paraId="00000018" w14:textId="77777777" w:rsidR="000A4521" w:rsidRDefault="007473E9">
      <w:pPr>
        <w:pBdr>
          <w:top w:val="nil"/>
          <w:left w:val="nil"/>
          <w:bottom w:val="nil"/>
          <w:right w:val="nil"/>
          <w:between w:val="nil"/>
        </w:pBdr>
        <w:spacing w:before="5" w:line="309" w:lineRule="auto"/>
        <w:ind w:left="1300" w:right="4201"/>
        <w:rPr>
          <w:color w:val="000000"/>
          <w:sz w:val="21"/>
          <w:szCs w:val="21"/>
        </w:rPr>
      </w:pPr>
      <w:r>
        <w:rPr>
          <w:color w:val="1155CC"/>
          <w:sz w:val="21"/>
          <w:szCs w:val="21"/>
          <w:u w:val="single"/>
        </w:rPr>
        <w:t>4.2.2.1. Basic policy documentation 4.2.2.2. Advanced policy documentation 4.2.2.3. Summary</w:t>
      </w:r>
    </w:p>
    <w:p w14:paraId="00000019" w14:textId="77777777" w:rsidR="000A4521" w:rsidRDefault="007473E9">
      <w:pPr>
        <w:pBdr>
          <w:top w:val="nil"/>
          <w:left w:val="nil"/>
          <w:bottom w:val="nil"/>
          <w:right w:val="nil"/>
          <w:between w:val="nil"/>
        </w:pBdr>
        <w:spacing w:before="2"/>
        <w:ind w:left="940"/>
        <w:rPr>
          <w:color w:val="000000"/>
          <w:sz w:val="21"/>
          <w:szCs w:val="21"/>
        </w:rPr>
      </w:pPr>
      <w:r>
        <w:rPr>
          <w:color w:val="1155CC"/>
          <w:sz w:val="21"/>
          <w:szCs w:val="21"/>
          <w:u w:val="single"/>
        </w:rPr>
        <w:t>4.2.3. Additional reading</w:t>
      </w:r>
    </w:p>
    <w:p w14:paraId="0000001A" w14:textId="77777777" w:rsidR="000A4521" w:rsidRDefault="007473E9">
      <w:pPr>
        <w:numPr>
          <w:ilvl w:val="1"/>
          <w:numId w:val="17"/>
        </w:numPr>
        <w:pBdr>
          <w:top w:val="nil"/>
          <w:left w:val="nil"/>
          <w:bottom w:val="nil"/>
          <w:right w:val="nil"/>
          <w:between w:val="nil"/>
        </w:pBdr>
        <w:tabs>
          <w:tab w:val="left" w:pos="1008"/>
        </w:tabs>
        <w:spacing w:before="70" w:line="314" w:lineRule="auto"/>
        <w:ind w:left="940" w:right="2141" w:hanging="360"/>
        <w:rPr>
          <w:color w:val="000000"/>
          <w:sz w:val="21"/>
          <w:szCs w:val="21"/>
        </w:rPr>
      </w:pPr>
      <w:r>
        <w:rPr>
          <w:color w:val="1155CC"/>
          <w:sz w:val="21"/>
          <w:szCs w:val="21"/>
          <w:u w:val="single"/>
        </w:rPr>
        <w:t>Anti-Spoofing - Preventing traffic with spoofed source IP addresses 4.3.1. Guiding Principles for Anti-Spoofing Architectures</w:t>
      </w:r>
    </w:p>
    <w:p w14:paraId="0000001B" w14:textId="77777777" w:rsidR="000A4521" w:rsidRDefault="007473E9">
      <w:pPr>
        <w:numPr>
          <w:ilvl w:val="2"/>
          <w:numId w:val="12"/>
        </w:numPr>
        <w:pBdr>
          <w:top w:val="nil"/>
          <w:left w:val="nil"/>
          <w:bottom w:val="nil"/>
          <w:right w:val="nil"/>
          <w:between w:val="nil"/>
        </w:pBdr>
        <w:tabs>
          <w:tab w:val="left" w:pos="1551"/>
        </w:tabs>
        <w:spacing w:line="238" w:lineRule="auto"/>
        <w:ind w:firstLine="0"/>
        <w:rPr>
          <w:color w:val="000000"/>
          <w:sz w:val="21"/>
          <w:szCs w:val="21"/>
        </w:rPr>
      </w:pPr>
      <w:r>
        <w:rPr>
          <w:color w:val="1155CC"/>
          <w:sz w:val="21"/>
          <w:szCs w:val="21"/>
          <w:u w:val="single"/>
        </w:rPr>
        <w:t>Unicast RPF</w:t>
      </w:r>
    </w:p>
    <w:p w14:paraId="0000001C" w14:textId="77777777" w:rsidR="000A4521" w:rsidRDefault="007473E9">
      <w:pPr>
        <w:numPr>
          <w:ilvl w:val="2"/>
          <w:numId w:val="12"/>
        </w:numPr>
        <w:pBdr>
          <w:top w:val="nil"/>
          <w:left w:val="nil"/>
          <w:bottom w:val="nil"/>
          <w:right w:val="nil"/>
          <w:between w:val="nil"/>
        </w:pBdr>
        <w:tabs>
          <w:tab w:val="left" w:pos="1551"/>
        </w:tabs>
        <w:spacing w:before="71" w:line="309" w:lineRule="auto"/>
        <w:ind w:right="4045" w:firstLine="0"/>
        <w:rPr>
          <w:color w:val="000000"/>
          <w:sz w:val="21"/>
          <w:szCs w:val="21"/>
        </w:rPr>
      </w:pPr>
      <w:r>
        <w:rPr>
          <w:color w:val="1155CC"/>
          <w:sz w:val="21"/>
          <w:szCs w:val="21"/>
          <w:u w:val="single"/>
        </w:rPr>
        <w:t>Dynamic Access List (Radius &amp; Diameter) 4.3.4. SAVI</w:t>
      </w:r>
    </w:p>
    <w:p w14:paraId="0000001D" w14:textId="77777777" w:rsidR="000A4521" w:rsidRDefault="007473E9">
      <w:pPr>
        <w:pBdr>
          <w:top w:val="nil"/>
          <w:left w:val="nil"/>
          <w:bottom w:val="nil"/>
          <w:right w:val="nil"/>
          <w:between w:val="nil"/>
        </w:pBdr>
        <w:spacing w:before="1" w:line="314" w:lineRule="auto"/>
        <w:ind w:left="940" w:right="6002"/>
        <w:rPr>
          <w:color w:val="000000"/>
          <w:sz w:val="21"/>
          <w:szCs w:val="21"/>
        </w:rPr>
      </w:pPr>
      <w:r>
        <w:rPr>
          <w:color w:val="1155CC"/>
          <w:sz w:val="21"/>
          <w:szCs w:val="21"/>
          <w:u w:val="single"/>
        </w:rPr>
        <w:t>4.3.5. IP Verify Source 4.3.6. Cable Source-Verify</w:t>
      </w:r>
    </w:p>
    <w:p w14:paraId="0000001E" w14:textId="77777777" w:rsidR="000A4521" w:rsidRDefault="007473E9">
      <w:pPr>
        <w:numPr>
          <w:ilvl w:val="2"/>
          <w:numId w:val="15"/>
        </w:numPr>
        <w:pBdr>
          <w:top w:val="nil"/>
          <w:left w:val="nil"/>
          <w:bottom w:val="nil"/>
          <w:right w:val="nil"/>
          <w:between w:val="nil"/>
        </w:pBdr>
        <w:tabs>
          <w:tab w:val="left" w:pos="1551"/>
        </w:tabs>
        <w:spacing w:line="309" w:lineRule="auto"/>
        <w:ind w:right="5499" w:hanging="360"/>
        <w:rPr>
          <w:color w:val="000000"/>
          <w:sz w:val="21"/>
          <w:szCs w:val="21"/>
        </w:rPr>
      </w:pPr>
      <w:r>
        <w:rPr>
          <w:color w:val="1155CC"/>
          <w:sz w:val="21"/>
          <w:szCs w:val="21"/>
          <w:u w:val="single"/>
        </w:rPr>
        <w:t>Access Control List (ACLs) 4.3.7.1. Aggregation Points</w:t>
      </w:r>
    </w:p>
    <w:p w14:paraId="0000001F" w14:textId="77777777" w:rsidR="000A4521" w:rsidRDefault="007473E9">
      <w:pPr>
        <w:numPr>
          <w:ilvl w:val="2"/>
          <w:numId w:val="15"/>
        </w:numPr>
        <w:pBdr>
          <w:top w:val="nil"/>
          <w:left w:val="nil"/>
          <w:bottom w:val="nil"/>
          <w:right w:val="nil"/>
          <w:between w:val="nil"/>
        </w:pBdr>
        <w:tabs>
          <w:tab w:val="left" w:pos="1551"/>
        </w:tabs>
        <w:spacing w:line="309" w:lineRule="auto"/>
        <w:ind w:left="940" w:right="3531" w:firstLine="0"/>
        <w:rPr>
          <w:color w:val="000000"/>
          <w:sz w:val="21"/>
          <w:szCs w:val="21"/>
        </w:rPr>
      </w:pPr>
      <w:r>
        <w:rPr>
          <w:color w:val="1155CC"/>
          <w:sz w:val="21"/>
          <w:szCs w:val="21"/>
          <w:u w:val="single"/>
        </w:rPr>
        <w:t xml:space="preserve">Carrier Grade NAT - Is NAT </w:t>
      </w:r>
      <w:proofErr w:type="spellStart"/>
      <w:proofErr w:type="gramStart"/>
      <w:r>
        <w:rPr>
          <w:color w:val="1155CC"/>
          <w:sz w:val="21"/>
          <w:szCs w:val="21"/>
          <w:u w:val="single"/>
        </w:rPr>
        <w:t>a</w:t>
      </w:r>
      <w:proofErr w:type="spellEnd"/>
      <w:proofErr w:type="gramEnd"/>
      <w:r>
        <w:rPr>
          <w:color w:val="1155CC"/>
          <w:sz w:val="21"/>
          <w:szCs w:val="21"/>
          <w:u w:val="single"/>
        </w:rPr>
        <w:t xml:space="preserve"> Anti-Spoof Tool? 4.3.9. Additional reading</w:t>
      </w:r>
    </w:p>
    <w:p w14:paraId="00000020" w14:textId="77777777" w:rsidR="000A4521" w:rsidRDefault="007473E9">
      <w:pPr>
        <w:numPr>
          <w:ilvl w:val="1"/>
          <w:numId w:val="17"/>
        </w:numPr>
        <w:pBdr>
          <w:top w:val="nil"/>
          <w:left w:val="nil"/>
          <w:bottom w:val="nil"/>
          <w:right w:val="nil"/>
          <w:between w:val="nil"/>
        </w:pBdr>
        <w:tabs>
          <w:tab w:val="left" w:pos="1008"/>
        </w:tabs>
        <w:spacing w:before="3" w:line="309" w:lineRule="auto"/>
        <w:ind w:left="940" w:right="1844" w:hanging="360"/>
        <w:rPr>
          <w:color w:val="000000"/>
          <w:sz w:val="21"/>
          <w:szCs w:val="21"/>
        </w:rPr>
      </w:pPr>
      <w:r>
        <w:rPr>
          <w:color w:val="1155CC"/>
          <w:sz w:val="21"/>
          <w:szCs w:val="21"/>
          <w:u w:val="single"/>
        </w:rPr>
        <w:t>Filtering - Preventing propagation of incorrect routing information 4.4.1. Using an IRR and require the customers to register route objects</w:t>
      </w:r>
    </w:p>
    <w:p w14:paraId="00000021" w14:textId="77777777" w:rsidR="000A4521" w:rsidRDefault="007473E9">
      <w:pPr>
        <w:pBdr>
          <w:top w:val="nil"/>
          <w:left w:val="nil"/>
          <w:bottom w:val="nil"/>
          <w:right w:val="nil"/>
          <w:between w:val="nil"/>
        </w:pBdr>
        <w:spacing w:before="1" w:line="309" w:lineRule="auto"/>
        <w:ind w:left="1300" w:right="3203"/>
        <w:rPr>
          <w:color w:val="000000"/>
          <w:sz w:val="21"/>
          <w:szCs w:val="21"/>
        </w:rPr>
      </w:pPr>
      <w:r>
        <w:rPr>
          <w:color w:val="1155CC"/>
          <w:sz w:val="21"/>
          <w:szCs w:val="21"/>
          <w:u w:val="single"/>
        </w:rPr>
        <w:t>4.4.1.1. Using the IRR to produce prefix filters 4.4.1.2. Prefix filter configuration tools</w:t>
      </w:r>
    </w:p>
    <w:p w14:paraId="00000022" w14:textId="77777777" w:rsidR="000A4521" w:rsidRDefault="007473E9">
      <w:pPr>
        <w:numPr>
          <w:ilvl w:val="4"/>
          <w:numId w:val="1"/>
        </w:numPr>
        <w:pBdr>
          <w:top w:val="nil"/>
          <w:left w:val="nil"/>
          <w:bottom w:val="nil"/>
          <w:right w:val="nil"/>
          <w:between w:val="nil"/>
        </w:pBdr>
        <w:tabs>
          <w:tab w:val="left" w:pos="2639"/>
        </w:tabs>
        <w:spacing w:before="1"/>
        <w:ind w:firstLine="360"/>
        <w:rPr>
          <w:color w:val="000000"/>
          <w:sz w:val="21"/>
          <w:szCs w:val="21"/>
        </w:rPr>
      </w:pPr>
      <w:r>
        <w:rPr>
          <w:color w:val="1155CC"/>
          <w:sz w:val="21"/>
          <w:szCs w:val="21"/>
          <w:u w:val="single"/>
        </w:rPr>
        <w:t>BGPQ3 example</w:t>
      </w:r>
    </w:p>
    <w:p w14:paraId="00000023" w14:textId="77777777" w:rsidR="000A4521" w:rsidRDefault="007473E9">
      <w:pPr>
        <w:numPr>
          <w:ilvl w:val="4"/>
          <w:numId w:val="1"/>
        </w:numPr>
        <w:pBdr>
          <w:top w:val="nil"/>
          <w:left w:val="nil"/>
          <w:bottom w:val="nil"/>
          <w:right w:val="nil"/>
          <w:between w:val="nil"/>
        </w:pBdr>
        <w:tabs>
          <w:tab w:val="left" w:pos="2638"/>
        </w:tabs>
        <w:spacing w:before="75" w:line="309" w:lineRule="auto"/>
        <w:ind w:right="5164" w:firstLine="360"/>
        <w:rPr>
          <w:color w:val="000000"/>
          <w:sz w:val="21"/>
          <w:szCs w:val="21"/>
        </w:rPr>
      </w:pPr>
      <w:r>
        <w:rPr>
          <w:color w:val="1155CC"/>
          <w:sz w:val="21"/>
          <w:szCs w:val="21"/>
          <w:u w:val="single"/>
        </w:rPr>
        <w:t>IRRPT example 4.4.1.3. Router provisioning tools 4.4.1.4. A word of caution 4.4.1.5. Outsourcing the filtering 4.4.1.6. Additional reading</w:t>
      </w:r>
    </w:p>
    <w:p w14:paraId="00000024" w14:textId="77777777" w:rsidR="000A4521" w:rsidRDefault="007473E9">
      <w:pPr>
        <w:numPr>
          <w:ilvl w:val="2"/>
          <w:numId w:val="19"/>
        </w:numPr>
        <w:pBdr>
          <w:top w:val="nil"/>
          <w:left w:val="nil"/>
          <w:bottom w:val="nil"/>
          <w:right w:val="nil"/>
          <w:between w:val="nil"/>
        </w:pBdr>
        <w:tabs>
          <w:tab w:val="left" w:pos="1551"/>
        </w:tabs>
        <w:spacing w:before="7" w:line="309" w:lineRule="auto"/>
        <w:ind w:right="4038" w:hanging="360"/>
        <w:rPr>
          <w:color w:val="000000"/>
          <w:sz w:val="21"/>
          <w:szCs w:val="21"/>
        </w:rPr>
      </w:pPr>
      <w:r>
        <w:rPr>
          <w:color w:val="1155CC"/>
          <w:sz w:val="21"/>
          <w:szCs w:val="21"/>
          <w:u w:val="single"/>
        </w:rPr>
        <w:t>Using RPKI to validate route origins 4.4.2.1. Using the RIPE NCC RPKI Validator</w:t>
      </w:r>
    </w:p>
    <w:p w14:paraId="00000025" w14:textId="77777777" w:rsidR="000A4521" w:rsidRDefault="007473E9">
      <w:pPr>
        <w:pBdr>
          <w:top w:val="nil"/>
          <w:left w:val="nil"/>
          <w:bottom w:val="nil"/>
          <w:right w:val="nil"/>
          <w:between w:val="nil"/>
        </w:pBdr>
        <w:spacing w:before="1" w:line="309" w:lineRule="auto"/>
        <w:ind w:left="1300" w:right="2320"/>
        <w:rPr>
          <w:color w:val="000000"/>
          <w:sz w:val="21"/>
          <w:szCs w:val="21"/>
        </w:rPr>
      </w:pPr>
      <w:r>
        <w:rPr>
          <w:color w:val="1155CC"/>
          <w:sz w:val="21"/>
          <w:szCs w:val="21"/>
          <w:u w:val="single"/>
        </w:rPr>
        <w:t>4.4.2.2. Using the Dragon Research Labs RPKI Toolkit 4.4.2.3. Connecting a router to the RPKI-to-Router interface</w:t>
      </w:r>
    </w:p>
    <w:p w14:paraId="00000026" w14:textId="77777777" w:rsidR="000A4521" w:rsidRDefault="007473E9">
      <w:pPr>
        <w:pBdr>
          <w:top w:val="nil"/>
          <w:left w:val="nil"/>
          <w:bottom w:val="nil"/>
          <w:right w:val="nil"/>
          <w:between w:val="nil"/>
        </w:pBdr>
        <w:spacing w:before="1" w:line="314" w:lineRule="auto"/>
        <w:ind w:left="1660" w:right="4876"/>
        <w:rPr>
          <w:color w:val="000000"/>
          <w:sz w:val="21"/>
          <w:szCs w:val="21"/>
        </w:rPr>
      </w:pPr>
      <w:r>
        <w:rPr>
          <w:color w:val="1155CC"/>
          <w:sz w:val="21"/>
          <w:szCs w:val="21"/>
          <w:u w:val="single"/>
        </w:rPr>
        <w:t xml:space="preserve">4.4.2.3.1. Juniper </w:t>
      </w:r>
      <w:proofErr w:type="spellStart"/>
      <w:r>
        <w:rPr>
          <w:color w:val="1155CC"/>
          <w:sz w:val="21"/>
          <w:szCs w:val="21"/>
          <w:u w:val="single"/>
        </w:rPr>
        <w:t>JunOS</w:t>
      </w:r>
      <w:proofErr w:type="spellEnd"/>
      <w:r>
        <w:rPr>
          <w:color w:val="1155CC"/>
          <w:sz w:val="21"/>
          <w:szCs w:val="21"/>
          <w:u w:val="single"/>
        </w:rPr>
        <w:t xml:space="preserve"> 4.4.2.3.2. Cisco IOS XE</w:t>
      </w:r>
    </w:p>
    <w:p w14:paraId="00000027" w14:textId="77777777" w:rsidR="000A4521" w:rsidRDefault="007473E9">
      <w:pPr>
        <w:pBdr>
          <w:top w:val="nil"/>
          <w:left w:val="nil"/>
          <w:bottom w:val="nil"/>
          <w:right w:val="nil"/>
          <w:between w:val="nil"/>
        </w:pBdr>
        <w:spacing w:line="238" w:lineRule="auto"/>
        <w:ind w:left="1660"/>
        <w:rPr>
          <w:color w:val="000000"/>
          <w:sz w:val="21"/>
          <w:szCs w:val="21"/>
        </w:rPr>
      </w:pPr>
      <w:r>
        <w:rPr>
          <w:color w:val="1155CC"/>
          <w:sz w:val="21"/>
          <w:szCs w:val="21"/>
          <w:u w:val="single"/>
        </w:rPr>
        <w:t>4.4.2.3.3. Cisco IOS XR</w:t>
      </w:r>
    </w:p>
    <w:p w14:paraId="00000028" w14:textId="77777777" w:rsidR="000A4521" w:rsidRDefault="007473E9">
      <w:pPr>
        <w:pBdr>
          <w:top w:val="nil"/>
          <w:left w:val="nil"/>
          <w:bottom w:val="nil"/>
          <w:right w:val="nil"/>
          <w:between w:val="nil"/>
        </w:pBdr>
        <w:spacing w:before="71"/>
        <w:ind w:left="1300"/>
        <w:rPr>
          <w:color w:val="000000"/>
          <w:sz w:val="21"/>
          <w:szCs w:val="21"/>
        </w:rPr>
      </w:pPr>
      <w:r>
        <w:rPr>
          <w:color w:val="1155CC"/>
          <w:sz w:val="21"/>
          <w:szCs w:val="21"/>
          <w:u w:val="single"/>
        </w:rPr>
        <w:t>4.4.2.4. Additional reading</w:t>
      </w:r>
    </w:p>
    <w:p w14:paraId="00000029" w14:textId="77777777" w:rsidR="000A4521" w:rsidRDefault="007473E9">
      <w:pPr>
        <w:numPr>
          <w:ilvl w:val="2"/>
          <w:numId w:val="19"/>
        </w:numPr>
        <w:pBdr>
          <w:top w:val="nil"/>
          <w:left w:val="nil"/>
          <w:bottom w:val="nil"/>
          <w:right w:val="nil"/>
          <w:between w:val="nil"/>
        </w:pBdr>
        <w:tabs>
          <w:tab w:val="left" w:pos="1551"/>
        </w:tabs>
        <w:spacing w:before="70"/>
        <w:ind w:hanging="360"/>
        <w:rPr>
          <w:color w:val="000000"/>
          <w:sz w:val="21"/>
          <w:szCs w:val="21"/>
        </w:rPr>
      </w:pPr>
      <w:r>
        <w:rPr>
          <w:color w:val="1155CC"/>
          <w:sz w:val="21"/>
          <w:szCs w:val="21"/>
          <w:u w:val="single"/>
        </w:rPr>
        <w:t>Path validation</w:t>
      </w:r>
    </w:p>
    <w:p w14:paraId="0000002A" w14:textId="77777777" w:rsidR="000A4521" w:rsidRDefault="007473E9">
      <w:pPr>
        <w:numPr>
          <w:ilvl w:val="0"/>
          <w:numId w:val="17"/>
        </w:numPr>
        <w:pBdr>
          <w:top w:val="nil"/>
          <w:left w:val="nil"/>
          <w:bottom w:val="nil"/>
          <w:right w:val="nil"/>
          <w:between w:val="nil"/>
        </w:pBdr>
        <w:tabs>
          <w:tab w:val="left" w:pos="465"/>
        </w:tabs>
        <w:spacing w:before="210"/>
        <w:ind w:hanging="244"/>
        <w:rPr>
          <w:color w:val="000000"/>
          <w:sz w:val="21"/>
          <w:szCs w:val="21"/>
        </w:rPr>
      </w:pPr>
      <w:r>
        <w:rPr>
          <w:color w:val="1155CC"/>
          <w:sz w:val="21"/>
          <w:szCs w:val="21"/>
          <w:u w:val="single"/>
        </w:rPr>
        <w:t>Summary</w:t>
      </w:r>
    </w:p>
    <w:p w14:paraId="613AE57F" w14:textId="77777777" w:rsidR="0008389A" w:rsidRDefault="007473E9">
      <w:pPr>
        <w:pStyle w:val="ListParagraph"/>
        <w:numPr>
          <w:ilvl w:val="1"/>
          <w:numId w:val="42"/>
        </w:numPr>
        <w:tabs>
          <w:tab w:val="left" w:pos="1008"/>
        </w:tabs>
        <w:autoSpaceDE w:val="0"/>
        <w:autoSpaceDN w:val="0"/>
        <w:spacing w:before="75"/>
        <w:ind w:firstLine="360"/>
        <w:rPr>
          <w:del w:id="7" w:author="Changed/Added" w:date="2021-04-26T11:03:00Z"/>
          <w:sz w:val="21"/>
        </w:rPr>
      </w:pPr>
      <w:r>
        <w:rPr>
          <w:color w:val="1155CC"/>
          <w:sz w:val="21"/>
          <w:szCs w:val="21"/>
          <w:u w:val="single"/>
        </w:rPr>
        <w:t>Publishing information - checklist</w:t>
      </w:r>
    </w:p>
    <w:p w14:paraId="0000002B" w14:textId="2B8326FC" w:rsidR="000A4521" w:rsidRDefault="000A4521">
      <w:pPr>
        <w:numPr>
          <w:ilvl w:val="1"/>
          <w:numId w:val="17"/>
        </w:numPr>
        <w:pBdr>
          <w:top w:val="nil"/>
          <w:left w:val="nil"/>
          <w:bottom w:val="nil"/>
          <w:right w:val="nil"/>
          <w:between w:val="nil"/>
        </w:pBdr>
        <w:tabs>
          <w:tab w:val="left" w:pos="1008"/>
        </w:tabs>
        <w:spacing w:before="75"/>
        <w:ind w:firstLine="360"/>
        <w:rPr>
          <w:color w:val="000000"/>
          <w:sz w:val="21"/>
          <w:szCs w:val="21"/>
        </w:rPr>
        <w:sectPr w:rsidR="000A4521">
          <w:headerReference w:type="default" r:id="rId11"/>
          <w:pgSz w:w="12240" w:h="15840"/>
          <w:pgMar w:top="1340" w:right="1340" w:bottom="960" w:left="1220" w:header="726" w:footer="768" w:gutter="0"/>
          <w:cols w:space="720"/>
        </w:sectPr>
      </w:pPr>
    </w:p>
    <w:p w14:paraId="0000002C" w14:textId="77777777" w:rsidR="000A4521" w:rsidRDefault="007473E9">
      <w:pPr>
        <w:numPr>
          <w:ilvl w:val="1"/>
          <w:numId w:val="17"/>
        </w:numPr>
        <w:pBdr>
          <w:top w:val="nil"/>
          <w:left w:val="nil"/>
          <w:bottom w:val="nil"/>
          <w:right w:val="nil"/>
          <w:between w:val="nil"/>
        </w:pBdr>
        <w:tabs>
          <w:tab w:val="left" w:pos="1008"/>
        </w:tabs>
        <w:spacing w:before="93" w:line="448" w:lineRule="auto"/>
        <w:ind w:right="5514" w:firstLine="360"/>
        <w:rPr>
          <w:color w:val="000000"/>
          <w:sz w:val="21"/>
          <w:szCs w:val="21"/>
        </w:rPr>
      </w:pPr>
      <w:r>
        <w:rPr>
          <w:color w:val="1155CC"/>
          <w:sz w:val="21"/>
          <w:szCs w:val="21"/>
          <w:u w:val="single"/>
        </w:rPr>
        <w:lastRenderedPageBreak/>
        <w:t>Validating information - checklist 6. Additional information</w:t>
      </w:r>
    </w:p>
    <w:p w14:paraId="0000002D" w14:textId="77777777" w:rsidR="000A4521" w:rsidRDefault="007473E9">
      <w:pPr>
        <w:pBdr>
          <w:top w:val="nil"/>
          <w:left w:val="nil"/>
          <w:bottom w:val="nil"/>
          <w:right w:val="nil"/>
          <w:between w:val="nil"/>
        </w:pBdr>
        <w:spacing w:line="448" w:lineRule="auto"/>
        <w:ind w:left="220" w:right="6002"/>
        <w:rPr>
          <w:color w:val="000000"/>
          <w:sz w:val="21"/>
          <w:szCs w:val="21"/>
        </w:rPr>
      </w:pPr>
      <w:r>
        <w:rPr>
          <w:color w:val="1155CC"/>
          <w:sz w:val="21"/>
          <w:szCs w:val="21"/>
          <w:u w:val="single"/>
        </w:rPr>
        <w:t>7. Historical Background Materials 8. Acknowledgements</w:t>
      </w:r>
    </w:p>
    <w:p w14:paraId="0000002E" w14:textId="77777777" w:rsidR="000A4521" w:rsidRDefault="000A4521">
      <w:pPr>
        <w:pBdr>
          <w:top w:val="nil"/>
          <w:left w:val="nil"/>
          <w:bottom w:val="nil"/>
          <w:right w:val="nil"/>
          <w:between w:val="nil"/>
        </w:pBdr>
        <w:rPr>
          <w:color w:val="000000"/>
          <w:sz w:val="20"/>
          <w:szCs w:val="20"/>
        </w:rPr>
      </w:pPr>
    </w:p>
    <w:p w14:paraId="0000002F" w14:textId="77777777" w:rsidR="000A4521" w:rsidRDefault="007473E9">
      <w:pPr>
        <w:pStyle w:val="Heading1"/>
        <w:numPr>
          <w:ilvl w:val="0"/>
          <w:numId w:val="26"/>
        </w:numPr>
        <w:tabs>
          <w:tab w:val="left" w:pos="598"/>
        </w:tabs>
        <w:spacing w:before="222"/>
      </w:pPr>
      <w:r>
        <w:t>What is a BCOP?</w:t>
      </w:r>
    </w:p>
    <w:p w14:paraId="00000030" w14:textId="77777777" w:rsidR="000A4521" w:rsidRDefault="007473E9">
      <w:pPr>
        <w:pBdr>
          <w:top w:val="nil"/>
          <w:left w:val="nil"/>
          <w:bottom w:val="nil"/>
          <w:right w:val="nil"/>
          <w:between w:val="nil"/>
        </w:pBdr>
        <w:spacing w:before="151" w:line="288" w:lineRule="auto"/>
        <w:ind w:left="220"/>
        <w:rPr>
          <w:color w:val="000000"/>
          <w:sz w:val="21"/>
          <w:szCs w:val="21"/>
        </w:rPr>
      </w:pPr>
      <w:r>
        <w:rPr>
          <w:color w:val="000000"/>
          <w:sz w:val="21"/>
          <w:szCs w:val="21"/>
        </w:rPr>
        <w:t>A Best Current Operational Practices (BCOP) document describes best current operational practice on a particular topic, as agreed by subject matter experts and periodically reviewed by the Internet community.</w:t>
      </w:r>
    </w:p>
    <w:p w14:paraId="00000031" w14:textId="77777777" w:rsidR="000A4521" w:rsidRDefault="000A4521">
      <w:pPr>
        <w:pBdr>
          <w:top w:val="nil"/>
          <w:left w:val="nil"/>
          <w:bottom w:val="nil"/>
          <w:right w:val="nil"/>
          <w:between w:val="nil"/>
        </w:pBdr>
        <w:spacing w:before="9"/>
        <w:rPr>
          <w:color w:val="000000"/>
          <w:sz w:val="24"/>
          <w:szCs w:val="24"/>
        </w:rPr>
      </w:pPr>
    </w:p>
    <w:p w14:paraId="00000032" w14:textId="77777777" w:rsidR="000A4521" w:rsidRDefault="007473E9">
      <w:pPr>
        <w:pStyle w:val="Heading1"/>
        <w:numPr>
          <w:ilvl w:val="0"/>
          <w:numId w:val="26"/>
        </w:numPr>
        <w:tabs>
          <w:tab w:val="left" w:pos="598"/>
        </w:tabs>
      </w:pPr>
      <w:r>
        <w:t>Summary</w:t>
      </w:r>
    </w:p>
    <w:p w14:paraId="00000033" w14:textId="2B4A4FAC" w:rsidR="000A4521" w:rsidRDefault="007473E9">
      <w:pPr>
        <w:pBdr>
          <w:top w:val="nil"/>
          <w:left w:val="nil"/>
          <w:bottom w:val="nil"/>
          <w:right w:val="nil"/>
          <w:between w:val="nil"/>
        </w:pBdr>
        <w:spacing w:before="146" w:line="290" w:lineRule="auto"/>
        <w:ind w:left="220"/>
        <w:rPr>
          <w:color w:val="000000"/>
          <w:sz w:val="21"/>
          <w:szCs w:val="21"/>
        </w:rPr>
      </w:pPr>
      <w:r>
        <w:rPr>
          <w:color w:val="000000"/>
          <w:sz w:val="21"/>
          <w:szCs w:val="21"/>
        </w:rPr>
        <w:t xml:space="preserve">The </w:t>
      </w:r>
      <w:del w:id="8" w:author="Changed/Added" w:date="2021-04-26T11:03:00Z">
        <w:r w:rsidR="00211562">
          <w:rPr>
            <w:w w:val="105"/>
          </w:rPr>
          <w:delText>"</w:delText>
        </w:r>
      </w:del>
      <w:r>
        <w:rPr>
          <w:color w:val="000000"/>
          <w:sz w:val="21"/>
          <w:szCs w:val="21"/>
        </w:rPr>
        <w:t>Mutually Agreed Norms for Routing Security</w:t>
      </w:r>
      <w:del w:id="9" w:author="Changed/Added" w:date="2021-04-26T11:03:00Z">
        <w:r w:rsidR="00211562">
          <w:rPr>
            <w:w w:val="105"/>
          </w:rPr>
          <w:delText>”</w:delText>
        </w:r>
      </w:del>
      <w:r>
        <w:rPr>
          <w:color w:val="000000"/>
          <w:sz w:val="21"/>
          <w:szCs w:val="21"/>
        </w:rPr>
        <w:t xml:space="preserve"> (MANRS) BCOP provides guidance </w:t>
      </w:r>
      <w:ins w:id="10" w:author="Changed/Added" w:date="2021-04-26T11:03:00Z">
        <w:r>
          <w:rPr>
            <w:color w:val="000000"/>
            <w:sz w:val="21"/>
            <w:szCs w:val="21"/>
          </w:rPr>
          <w:t xml:space="preserve">on how </w:t>
        </w:r>
      </w:ins>
      <w:r>
        <w:rPr>
          <w:sz w:val="21"/>
          <w:szCs w:val="21"/>
        </w:rPr>
        <w:t xml:space="preserve">to </w:t>
      </w:r>
      <w:del w:id="11" w:author="Changed/Added" w:date="2021-04-26T11:03:00Z">
        <w:r w:rsidR="00211562">
          <w:rPr>
            <w:w w:val="105"/>
          </w:rPr>
          <w:delText>ease deployment of</w:delText>
        </w:r>
      </w:del>
      <w:ins w:id="12" w:author="Changed/Added" w:date="2021-04-26T11:03:00Z">
        <w:r>
          <w:rPr>
            <w:sz w:val="21"/>
            <w:szCs w:val="21"/>
          </w:rPr>
          <w:t>deploy the</w:t>
        </w:r>
      </w:ins>
      <w:r>
        <w:rPr>
          <w:color w:val="000000"/>
          <w:sz w:val="21"/>
          <w:szCs w:val="21"/>
        </w:rPr>
        <w:t xml:space="preserve"> measures required by MANRS and is targeted at stub networks and small providers. </w:t>
      </w:r>
      <w:del w:id="13" w:author="Changed/Added" w:date="2021-04-26T11:03:00Z">
        <w:r w:rsidR="00211562">
          <w:rPr>
            <w:w w:val="105"/>
          </w:rPr>
          <w:delText>The</w:delText>
        </w:r>
      </w:del>
      <w:ins w:id="14" w:author="Changed/Added" w:date="2021-04-26T11:03:00Z">
        <w:r>
          <w:rPr>
            <w:color w:val="000000"/>
            <w:sz w:val="21"/>
            <w:szCs w:val="21"/>
          </w:rPr>
          <w:t>Th</w:t>
        </w:r>
        <w:r>
          <w:rPr>
            <w:sz w:val="21"/>
            <w:szCs w:val="21"/>
          </w:rPr>
          <w:t>is</w:t>
        </w:r>
      </w:ins>
      <w:r>
        <w:rPr>
          <w:color w:val="000000"/>
          <w:sz w:val="21"/>
          <w:szCs w:val="21"/>
        </w:rPr>
        <w:t xml:space="preserve"> document </w:t>
      </w:r>
      <w:del w:id="15" w:author="Changed/Added" w:date="2021-04-26T11:03:00Z">
        <w:r w:rsidR="00211562">
          <w:rPr>
            <w:w w:val="105"/>
          </w:rPr>
          <w:delText>should</w:delText>
        </w:r>
      </w:del>
      <w:ins w:id="16" w:author="Changed/Added" w:date="2021-04-26T11:03:00Z">
        <w:r>
          <w:rPr>
            <w:sz w:val="21"/>
            <w:szCs w:val="21"/>
          </w:rPr>
          <w:t>will</w:t>
        </w:r>
      </w:ins>
      <w:r>
        <w:rPr>
          <w:sz w:val="21"/>
          <w:szCs w:val="21"/>
        </w:rPr>
        <w:t xml:space="preserve"> also </w:t>
      </w:r>
      <w:del w:id="17" w:author="Changed/Added" w:date="2021-04-26T11:03:00Z">
        <w:r w:rsidR="00211562">
          <w:rPr>
            <w:w w:val="105"/>
          </w:rPr>
          <w:delText>assist</w:delText>
        </w:r>
      </w:del>
      <w:ins w:id="18" w:author="Changed/Added" w:date="2021-04-26T11:03:00Z">
        <w:r>
          <w:rPr>
            <w:sz w:val="21"/>
            <w:szCs w:val="21"/>
          </w:rPr>
          <w:t>help</w:t>
        </w:r>
      </w:ins>
      <w:r>
        <w:rPr>
          <w:sz w:val="21"/>
          <w:szCs w:val="21"/>
        </w:rPr>
        <w:t xml:space="preserve"> in</w:t>
      </w:r>
      <w:r>
        <w:rPr>
          <w:color w:val="000000"/>
          <w:sz w:val="21"/>
          <w:szCs w:val="21"/>
        </w:rPr>
        <w:t xml:space="preserve"> checking </w:t>
      </w:r>
      <w:del w:id="19" w:author="Changed/Added" w:date="2021-04-26T11:03:00Z">
        <w:r w:rsidR="00211562">
          <w:rPr>
            <w:w w:val="105"/>
          </w:rPr>
          <w:delText>if the</w:delText>
        </w:r>
      </w:del>
      <w:ins w:id="20" w:author="Changed/Added" w:date="2021-04-26T11:03:00Z">
        <w:r>
          <w:rPr>
            <w:sz w:val="21"/>
            <w:szCs w:val="21"/>
          </w:rPr>
          <w:t>whether a</w:t>
        </w:r>
      </w:ins>
      <w:r>
        <w:rPr>
          <w:sz w:val="21"/>
          <w:szCs w:val="21"/>
        </w:rPr>
        <w:t xml:space="preserve"> </w:t>
      </w:r>
      <w:r>
        <w:rPr>
          <w:color w:val="000000"/>
          <w:sz w:val="21"/>
          <w:szCs w:val="21"/>
        </w:rPr>
        <w:t xml:space="preserve">network </w:t>
      </w:r>
      <w:r>
        <w:rPr>
          <w:sz w:val="21"/>
          <w:szCs w:val="21"/>
        </w:rPr>
        <w:t xml:space="preserve">setup </w:t>
      </w:r>
      <w:r>
        <w:rPr>
          <w:color w:val="000000"/>
          <w:sz w:val="21"/>
          <w:szCs w:val="21"/>
        </w:rPr>
        <w:t xml:space="preserve">is </w:t>
      </w:r>
      <w:del w:id="21" w:author="Changed/Added" w:date="2021-04-26T11:03:00Z">
        <w:r w:rsidR="00211562">
          <w:rPr>
            <w:w w:val="105"/>
          </w:rPr>
          <w:delText>compliant</w:delText>
        </w:r>
      </w:del>
      <w:ins w:id="22" w:author="Changed/Added" w:date="2021-04-26T11:03:00Z">
        <w:r>
          <w:rPr>
            <w:color w:val="000000"/>
            <w:sz w:val="21"/>
            <w:szCs w:val="21"/>
          </w:rPr>
          <w:t>co</w:t>
        </w:r>
        <w:r>
          <w:rPr>
            <w:sz w:val="21"/>
            <w:szCs w:val="21"/>
          </w:rPr>
          <w:t>nformant</w:t>
        </w:r>
      </w:ins>
      <w:r>
        <w:rPr>
          <w:color w:val="000000"/>
          <w:sz w:val="21"/>
          <w:szCs w:val="21"/>
        </w:rPr>
        <w:t xml:space="preserve"> with MANRS.</w:t>
      </w:r>
    </w:p>
    <w:p w14:paraId="00000034" w14:textId="77777777" w:rsidR="000A4521" w:rsidRDefault="000A4521">
      <w:pPr>
        <w:pBdr>
          <w:top w:val="nil"/>
          <w:left w:val="nil"/>
          <w:bottom w:val="nil"/>
          <w:right w:val="nil"/>
          <w:between w:val="nil"/>
        </w:pBdr>
        <w:spacing w:before="3"/>
        <w:rPr>
          <w:color w:val="000000"/>
          <w:sz w:val="24"/>
          <w:szCs w:val="24"/>
        </w:rPr>
      </w:pPr>
    </w:p>
    <w:p w14:paraId="00000035" w14:textId="77777777" w:rsidR="000A4521" w:rsidRDefault="007473E9">
      <w:pPr>
        <w:pStyle w:val="Heading1"/>
        <w:numPr>
          <w:ilvl w:val="0"/>
          <w:numId w:val="26"/>
        </w:numPr>
        <w:tabs>
          <w:tab w:val="left" w:pos="598"/>
        </w:tabs>
      </w:pPr>
      <w:r>
        <w:t>MANRS</w:t>
      </w:r>
    </w:p>
    <w:p w14:paraId="00000036" w14:textId="77777777" w:rsidR="000A4521" w:rsidRDefault="007473E9">
      <w:pPr>
        <w:pBdr>
          <w:top w:val="nil"/>
          <w:left w:val="nil"/>
          <w:bottom w:val="nil"/>
          <w:right w:val="nil"/>
          <w:between w:val="nil"/>
        </w:pBdr>
        <w:spacing w:before="146" w:line="288" w:lineRule="auto"/>
        <w:ind w:left="220"/>
        <w:rPr>
          <w:color w:val="000000"/>
          <w:sz w:val="21"/>
          <w:szCs w:val="21"/>
        </w:rPr>
      </w:pPr>
      <w:r>
        <w:rPr>
          <w:color w:val="000000"/>
          <w:sz w:val="21"/>
          <w:szCs w:val="21"/>
        </w:rPr>
        <w:t>Throughout the history of the Internet, collaboration amongst participants and shared responsibility for its smooth operation have been two of the pillars supporting the tremendous growth and success of the Internet, as well as its security and resilience. Technology solutions are an essential element here, but technology alone is not sufficient. To stimulate visible improvements in this area, a greater change toward a culture of collective responsibility is needed.</w:t>
      </w:r>
    </w:p>
    <w:p w14:paraId="00000037" w14:textId="77777777" w:rsidR="000A4521" w:rsidRDefault="000A4521">
      <w:pPr>
        <w:pBdr>
          <w:top w:val="nil"/>
          <w:left w:val="nil"/>
          <w:bottom w:val="nil"/>
          <w:right w:val="nil"/>
          <w:between w:val="nil"/>
        </w:pBdr>
        <w:spacing w:before="2"/>
        <w:rPr>
          <w:color w:val="000000"/>
          <w:sz w:val="26"/>
          <w:szCs w:val="26"/>
        </w:rPr>
      </w:pPr>
    </w:p>
    <w:p w14:paraId="00000038" w14:textId="789A4FA6"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 xml:space="preserve">As such, we are calling upon network operators around the world to join the </w:t>
      </w:r>
      <w:customXmlInsRangeStart w:id="23" w:author="Changed/Added" w:date="2021-04-26T11:03:00Z"/>
      <w:sdt>
        <w:sdtPr>
          <w:tag w:val="goog_rdk_2"/>
          <w:id w:val="-1296360961"/>
          <w:showingPlcHdr/>
        </w:sdtPr>
        <w:sdtContent>
          <w:customXmlInsRangeEnd w:id="23"/>
          <w:r w:rsidR="00E40EB0">
            <w:t xml:space="preserve">     </w:t>
          </w:r>
          <w:customXmlInsRangeStart w:id="24" w:author="Changed/Added" w:date="2021-04-26T11:03:00Z"/>
        </w:sdtContent>
      </w:sdt>
      <w:customXmlInsRangeEnd w:id="24"/>
      <w:r>
        <w:rPr>
          <w:color w:val="1155CC"/>
          <w:sz w:val="21"/>
          <w:szCs w:val="21"/>
          <w:u w:val="single"/>
        </w:rPr>
        <w:t>Mutually Agreed Norms for Routing Security (MANRS)</w:t>
      </w:r>
      <w:customXmlInsRangeStart w:id="25" w:author="Changed/Added" w:date="2021-04-26T11:03:00Z"/>
      <w:sdt>
        <w:sdtPr>
          <w:tag w:val="goog_rdk_3"/>
          <w:id w:val="-1942135025"/>
        </w:sdtPr>
        <w:sdtContent>
          <w:customXmlInsRangeEnd w:id="25"/>
          <w:r>
            <w:rPr>
              <w:color w:val="1155CC"/>
              <w:sz w:val="21"/>
              <w:szCs w:val="21"/>
              <w:u w:val="single"/>
            </w:rPr>
            <w:t xml:space="preserve"> initiative by agreeing to its</w:t>
          </w:r>
          <w:customXmlInsRangeStart w:id="26" w:author="Changed/Added" w:date="2021-04-26T11:03:00Z"/>
        </w:sdtContent>
      </w:sdt>
      <w:customXmlInsRangeEnd w:id="26"/>
      <w:r>
        <w:rPr>
          <w:color w:val="1155CC"/>
          <w:sz w:val="21"/>
          <w:szCs w:val="21"/>
        </w:rPr>
        <w:t xml:space="preserve"> </w:t>
      </w:r>
      <w:r>
        <w:rPr>
          <w:color w:val="000000"/>
          <w:sz w:val="21"/>
          <w:szCs w:val="21"/>
        </w:rPr>
        <w:t>Principles</w:t>
      </w:r>
      <w:customXmlInsRangeStart w:id="27" w:author="Changed/Added" w:date="2021-04-26T11:03:00Z"/>
      <w:sdt>
        <w:sdtPr>
          <w:tag w:val="goog_rdk_4"/>
          <w:id w:val="302895327"/>
        </w:sdtPr>
        <w:sdtContent>
          <w:customXmlInsRangeEnd w:id="27"/>
          <w:r>
            <w:rPr>
              <w:color w:val="000000"/>
              <w:sz w:val="21"/>
              <w:szCs w:val="21"/>
            </w:rPr>
            <w:t xml:space="preserve"> and implementing its Actions</w:t>
          </w:r>
          <w:customXmlInsRangeStart w:id="28" w:author="Changed/Added" w:date="2021-04-26T11:03:00Z"/>
        </w:sdtContent>
      </w:sdt>
      <w:customXmlInsRangeEnd w:id="28"/>
      <w:r>
        <w:rPr>
          <w:color w:val="000000"/>
          <w:sz w:val="21"/>
          <w:szCs w:val="21"/>
        </w:rPr>
        <w:t>.</w:t>
      </w:r>
    </w:p>
    <w:p w14:paraId="00000039" w14:textId="77777777" w:rsidR="000A4521" w:rsidRDefault="000A4521">
      <w:pPr>
        <w:pBdr>
          <w:top w:val="nil"/>
          <w:left w:val="nil"/>
          <w:bottom w:val="nil"/>
          <w:right w:val="nil"/>
          <w:between w:val="nil"/>
        </w:pBdr>
        <w:spacing w:before="5"/>
        <w:rPr>
          <w:color w:val="000000"/>
          <w:sz w:val="25"/>
          <w:szCs w:val="25"/>
        </w:rPr>
      </w:pPr>
    </w:p>
    <w:p w14:paraId="0000003A" w14:textId="77777777" w:rsidR="000A4521" w:rsidRDefault="007473E9">
      <w:pPr>
        <w:pStyle w:val="Heading3"/>
        <w:numPr>
          <w:ilvl w:val="1"/>
          <w:numId w:val="26"/>
        </w:numPr>
        <w:tabs>
          <w:tab w:val="left" w:pos="587"/>
        </w:tabs>
        <w:ind w:hanging="366"/>
      </w:pPr>
      <w:r>
        <w:t>The MANRS Principles</w:t>
      </w:r>
    </w:p>
    <w:p w14:paraId="0000003B" w14:textId="77777777" w:rsidR="000A4521" w:rsidRDefault="007473E9">
      <w:pPr>
        <w:numPr>
          <w:ilvl w:val="2"/>
          <w:numId w:val="26"/>
        </w:numPr>
        <w:pBdr>
          <w:top w:val="nil"/>
          <w:left w:val="nil"/>
          <w:bottom w:val="nil"/>
          <w:right w:val="nil"/>
          <w:between w:val="nil"/>
        </w:pBdr>
        <w:tabs>
          <w:tab w:val="left" w:pos="939"/>
          <w:tab w:val="left" w:pos="940"/>
        </w:tabs>
        <w:spacing w:before="51" w:line="285" w:lineRule="auto"/>
        <w:ind w:right="177"/>
        <w:rPr>
          <w:color w:val="000000"/>
          <w:sz w:val="21"/>
          <w:szCs w:val="21"/>
        </w:rPr>
      </w:pPr>
      <w:r>
        <w:rPr>
          <w:color w:val="000000"/>
          <w:sz w:val="21"/>
          <w:szCs w:val="21"/>
        </w:rPr>
        <w:t>We (the ISP/network operator) recognize the interdependent nature of the global routing system and our own role in contributing to a secure and resilient Internet.</w:t>
      </w:r>
    </w:p>
    <w:p w14:paraId="0000003C" w14:textId="77777777" w:rsidR="000A4521" w:rsidRDefault="007473E9">
      <w:pPr>
        <w:numPr>
          <w:ilvl w:val="2"/>
          <w:numId w:val="26"/>
        </w:numPr>
        <w:pBdr>
          <w:top w:val="nil"/>
          <w:left w:val="nil"/>
          <w:bottom w:val="nil"/>
          <w:right w:val="nil"/>
          <w:between w:val="nil"/>
        </w:pBdr>
        <w:tabs>
          <w:tab w:val="left" w:pos="939"/>
          <w:tab w:val="left" w:pos="940"/>
        </w:tabs>
        <w:spacing w:before="7" w:line="290" w:lineRule="auto"/>
        <w:ind w:right="395"/>
        <w:rPr>
          <w:color w:val="000000"/>
          <w:sz w:val="21"/>
          <w:szCs w:val="21"/>
        </w:rPr>
      </w:pPr>
      <w:r>
        <w:rPr>
          <w:color w:val="000000"/>
          <w:sz w:val="21"/>
          <w:szCs w:val="21"/>
        </w:rPr>
        <w:t>We will integrate best current practices related to routing security and resilience in our network management processes in line with the Actions.</w:t>
      </w:r>
    </w:p>
    <w:p w14:paraId="0000003D" w14:textId="77777777" w:rsidR="000A4521" w:rsidRDefault="007473E9">
      <w:pPr>
        <w:numPr>
          <w:ilvl w:val="2"/>
          <w:numId w:val="26"/>
        </w:numPr>
        <w:pBdr>
          <w:top w:val="nil"/>
          <w:left w:val="nil"/>
          <w:bottom w:val="nil"/>
          <w:right w:val="nil"/>
          <w:between w:val="nil"/>
        </w:pBdr>
        <w:tabs>
          <w:tab w:val="left" w:pos="939"/>
          <w:tab w:val="left" w:pos="940"/>
        </w:tabs>
        <w:spacing w:line="290" w:lineRule="auto"/>
        <w:ind w:right="701"/>
        <w:rPr>
          <w:color w:val="000000"/>
          <w:sz w:val="21"/>
          <w:szCs w:val="21"/>
        </w:rPr>
      </w:pPr>
      <w:r>
        <w:rPr>
          <w:color w:val="000000"/>
          <w:sz w:val="21"/>
          <w:szCs w:val="21"/>
        </w:rPr>
        <w:t>We are committed to preventing, detecting and mitigating routing incidents through collaboration and coordination with peers and other ISPs in line with the Actions.</w:t>
      </w:r>
    </w:p>
    <w:p w14:paraId="5CDF4BAE" w14:textId="77777777" w:rsidR="0008389A" w:rsidRDefault="007473E9">
      <w:pPr>
        <w:pStyle w:val="ListParagraph"/>
        <w:numPr>
          <w:ilvl w:val="2"/>
          <w:numId w:val="43"/>
        </w:numPr>
        <w:tabs>
          <w:tab w:val="left" w:pos="939"/>
          <w:tab w:val="left" w:pos="940"/>
        </w:tabs>
        <w:autoSpaceDE w:val="0"/>
        <w:autoSpaceDN w:val="0"/>
        <w:spacing w:line="238" w:lineRule="exact"/>
        <w:rPr>
          <w:del w:id="29" w:author="Changed/Added" w:date="2021-04-26T11:03:00Z"/>
          <w:sz w:val="21"/>
        </w:rPr>
      </w:pPr>
      <w:r>
        <w:rPr>
          <w:color w:val="000000"/>
          <w:sz w:val="21"/>
          <w:szCs w:val="21"/>
        </w:rPr>
        <w:t>We encourage our customers and peers to adopt these Principles and Actions.</w:t>
      </w:r>
    </w:p>
    <w:p w14:paraId="0000003E" w14:textId="7D673603" w:rsidR="000A4521" w:rsidRDefault="000A4521">
      <w:pPr>
        <w:numPr>
          <w:ilvl w:val="2"/>
          <w:numId w:val="26"/>
        </w:numPr>
        <w:pBdr>
          <w:top w:val="nil"/>
          <w:left w:val="nil"/>
          <w:bottom w:val="nil"/>
          <w:right w:val="nil"/>
          <w:between w:val="nil"/>
        </w:pBdr>
        <w:tabs>
          <w:tab w:val="left" w:pos="939"/>
          <w:tab w:val="left" w:pos="940"/>
        </w:tabs>
        <w:spacing w:line="238" w:lineRule="auto"/>
        <w:rPr>
          <w:color w:val="000000"/>
          <w:sz w:val="21"/>
          <w:szCs w:val="21"/>
        </w:rPr>
        <w:sectPr w:rsidR="000A4521">
          <w:pgSz w:w="12240" w:h="15840"/>
          <w:pgMar w:top="1340" w:right="1340" w:bottom="960" w:left="1220" w:header="726" w:footer="768" w:gutter="0"/>
          <w:cols w:space="720"/>
        </w:sectPr>
      </w:pPr>
    </w:p>
    <w:p w14:paraId="0000003F" w14:textId="77777777" w:rsidR="000A4521" w:rsidRDefault="007473E9">
      <w:pPr>
        <w:pStyle w:val="Heading3"/>
        <w:numPr>
          <w:ilvl w:val="1"/>
          <w:numId w:val="26"/>
        </w:numPr>
        <w:tabs>
          <w:tab w:val="left" w:pos="587"/>
        </w:tabs>
        <w:spacing w:before="88"/>
        <w:ind w:hanging="366"/>
      </w:pPr>
      <w:r>
        <w:lastRenderedPageBreak/>
        <w:t>The MANRS Actions</w:t>
      </w:r>
    </w:p>
    <w:p w14:paraId="00000040" w14:textId="77777777" w:rsidR="000A4521" w:rsidRDefault="007473E9">
      <w:pPr>
        <w:numPr>
          <w:ilvl w:val="0"/>
          <w:numId w:val="28"/>
        </w:numPr>
        <w:pBdr>
          <w:top w:val="nil"/>
          <w:left w:val="nil"/>
          <w:bottom w:val="nil"/>
          <w:right w:val="nil"/>
          <w:between w:val="nil"/>
        </w:pBdr>
        <w:tabs>
          <w:tab w:val="left" w:pos="940"/>
        </w:tabs>
        <w:spacing w:before="52"/>
        <w:rPr>
          <w:color w:val="000000"/>
          <w:sz w:val="21"/>
          <w:szCs w:val="21"/>
        </w:rPr>
      </w:pPr>
      <w:r>
        <w:rPr>
          <w:color w:val="000000"/>
          <w:sz w:val="21"/>
          <w:szCs w:val="21"/>
        </w:rPr>
        <w:t>Filtering - Preventing propagation of incorrect routing information.</w:t>
      </w:r>
    </w:p>
    <w:p w14:paraId="00000041" w14:textId="77777777" w:rsidR="000A4521" w:rsidRDefault="007473E9">
      <w:pPr>
        <w:numPr>
          <w:ilvl w:val="1"/>
          <w:numId w:val="28"/>
        </w:numPr>
        <w:pBdr>
          <w:top w:val="nil"/>
          <w:left w:val="nil"/>
          <w:bottom w:val="nil"/>
          <w:right w:val="nil"/>
          <w:between w:val="nil"/>
        </w:pBdr>
        <w:tabs>
          <w:tab w:val="left" w:pos="1659"/>
          <w:tab w:val="left" w:pos="1660"/>
        </w:tabs>
        <w:spacing w:before="46" w:line="288" w:lineRule="auto"/>
        <w:ind w:right="169"/>
        <w:rPr>
          <w:color w:val="000000"/>
          <w:sz w:val="21"/>
          <w:szCs w:val="21"/>
        </w:rPr>
      </w:pPr>
      <w:r>
        <w:rPr>
          <w:color w:val="000000"/>
          <w:sz w:val="21"/>
          <w:szCs w:val="21"/>
        </w:rPr>
        <w:t>Network operator defines a clear routing policy and implements a system that ensures correctness of their own announcements and announcements from their customers to adjacent networks with prefix and AS-path granularity.</w:t>
      </w:r>
    </w:p>
    <w:p w14:paraId="00000042" w14:textId="77777777" w:rsidR="000A4521" w:rsidRDefault="007473E9">
      <w:pPr>
        <w:numPr>
          <w:ilvl w:val="1"/>
          <w:numId w:val="28"/>
        </w:numPr>
        <w:pBdr>
          <w:top w:val="nil"/>
          <w:left w:val="nil"/>
          <w:bottom w:val="nil"/>
          <w:right w:val="nil"/>
          <w:between w:val="nil"/>
        </w:pBdr>
        <w:tabs>
          <w:tab w:val="left" w:pos="1659"/>
          <w:tab w:val="left" w:pos="1660"/>
        </w:tabs>
        <w:spacing w:before="4" w:line="290" w:lineRule="auto"/>
        <w:ind w:right="830"/>
        <w:rPr>
          <w:color w:val="000000"/>
          <w:sz w:val="21"/>
          <w:szCs w:val="21"/>
        </w:rPr>
      </w:pPr>
      <w:r>
        <w:rPr>
          <w:color w:val="000000"/>
          <w:sz w:val="21"/>
          <w:szCs w:val="21"/>
        </w:rPr>
        <w:t>Network operator is able to communicate to their adjacent networks which announcements are correct.</w:t>
      </w:r>
    </w:p>
    <w:p w14:paraId="00000043" w14:textId="77777777" w:rsidR="000A4521" w:rsidRDefault="007473E9">
      <w:pPr>
        <w:numPr>
          <w:ilvl w:val="1"/>
          <w:numId w:val="28"/>
        </w:numPr>
        <w:pBdr>
          <w:top w:val="nil"/>
          <w:left w:val="nil"/>
          <w:bottom w:val="nil"/>
          <w:right w:val="nil"/>
          <w:between w:val="nil"/>
        </w:pBdr>
        <w:tabs>
          <w:tab w:val="left" w:pos="1659"/>
          <w:tab w:val="left" w:pos="1660"/>
        </w:tabs>
        <w:spacing w:line="288" w:lineRule="auto"/>
        <w:ind w:right="265"/>
        <w:rPr>
          <w:color w:val="000000"/>
          <w:sz w:val="21"/>
          <w:szCs w:val="21"/>
        </w:rPr>
      </w:pPr>
      <w:r>
        <w:rPr>
          <w:color w:val="000000"/>
          <w:sz w:val="21"/>
          <w:szCs w:val="21"/>
        </w:rPr>
        <w:t>Network operator applies due diligence when checking the correctness of their customer’s announcements, specifically that the customer legitimately holds the ASN and the address space it announces.</w:t>
      </w:r>
    </w:p>
    <w:p w14:paraId="00000044" w14:textId="77777777" w:rsidR="000A4521" w:rsidRDefault="007473E9">
      <w:pPr>
        <w:numPr>
          <w:ilvl w:val="0"/>
          <w:numId w:val="28"/>
        </w:numPr>
        <w:pBdr>
          <w:top w:val="nil"/>
          <w:left w:val="nil"/>
          <w:bottom w:val="nil"/>
          <w:right w:val="nil"/>
          <w:between w:val="nil"/>
        </w:pBdr>
        <w:tabs>
          <w:tab w:val="left" w:pos="940"/>
        </w:tabs>
        <w:spacing w:before="1"/>
        <w:rPr>
          <w:color w:val="000000"/>
          <w:sz w:val="21"/>
          <w:szCs w:val="21"/>
        </w:rPr>
      </w:pPr>
      <w:r>
        <w:rPr>
          <w:color w:val="000000"/>
          <w:sz w:val="21"/>
          <w:szCs w:val="21"/>
        </w:rPr>
        <w:t>Anti-Spoofing - Preventing traffic with spoofed source IP addresses.</w:t>
      </w:r>
    </w:p>
    <w:p w14:paraId="00000045" w14:textId="77777777" w:rsidR="000A4521" w:rsidRDefault="007473E9">
      <w:pPr>
        <w:numPr>
          <w:ilvl w:val="1"/>
          <w:numId w:val="28"/>
        </w:numPr>
        <w:pBdr>
          <w:top w:val="nil"/>
          <w:left w:val="nil"/>
          <w:bottom w:val="nil"/>
          <w:right w:val="nil"/>
          <w:between w:val="nil"/>
        </w:pBdr>
        <w:tabs>
          <w:tab w:val="left" w:pos="1659"/>
          <w:tab w:val="left" w:pos="1660"/>
        </w:tabs>
        <w:spacing w:before="51" w:line="288" w:lineRule="auto"/>
        <w:ind w:right="389"/>
        <w:rPr>
          <w:color w:val="000000"/>
          <w:sz w:val="21"/>
          <w:szCs w:val="21"/>
        </w:rPr>
      </w:pPr>
      <w:r>
        <w:rPr>
          <w:color w:val="000000"/>
          <w:sz w:val="21"/>
          <w:szCs w:val="21"/>
        </w:rPr>
        <w:t>Network operator implements a system that enables source address validation for at least single-homed stub customer networks, their own end-users and infrastructure. Network operator implements anti-spoofing filtering to prevent packets with an incorrect source IP address from entering and leaving the network.</w:t>
      </w:r>
    </w:p>
    <w:p w14:paraId="00000046" w14:textId="77777777" w:rsidR="000A4521" w:rsidRDefault="007473E9">
      <w:pPr>
        <w:numPr>
          <w:ilvl w:val="0"/>
          <w:numId w:val="28"/>
        </w:numPr>
        <w:pBdr>
          <w:top w:val="nil"/>
          <w:left w:val="nil"/>
          <w:bottom w:val="nil"/>
          <w:right w:val="nil"/>
          <w:between w:val="nil"/>
        </w:pBdr>
        <w:tabs>
          <w:tab w:val="left" w:pos="940"/>
        </w:tabs>
        <w:spacing w:before="6" w:line="285" w:lineRule="auto"/>
        <w:ind w:right="324"/>
        <w:rPr>
          <w:color w:val="000000"/>
          <w:sz w:val="21"/>
          <w:szCs w:val="21"/>
        </w:rPr>
      </w:pPr>
      <w:r>
        <w:rPr>
          <w:color w:val="000000"/>
          <w:sz w:val="21"/>
          <w:szCs w:val="21"/>
        </w:rPr>
        <w:t>Coordination - Facilitating global operational communication and coordination between network operators.</w:t>
      </w:r>
    </w:p>
    <w:p w14:paraId="00000047" w14:textId="77777777" w:rsidR="000A4521" w:rsidRDefault="007473E9">
      <w:pPr>
        <w:numPr>
          <w:ilvl w:val="1"/>
          <w:numId w:val="28"/>
        </w:numPr>
        <w:pBdr>
          <w:top w:val="nil"/>
          <w:left w:val="nil"/>
          <w:bottom w:val="nil"/>
          <w:right w:val="nil"/>
          <w:between w:val="nil"/>
        </w:pBdr>
        <w:tabs>
          <w:tab w:val="left" w:pos="1659"/>
          <w:tab w:val="left" w:pos="1660"/>
        </w:tabs>
        <w:spacing w:before="6"/>
        <w:rPr>
          <w:color w:val="000000"/>
          <w:sz w:val="21"/>
          <w:szCs w:val="21"/>
        </w:rPr>
      </w:pPr>
      <w:r>
        <w:rPr>
          <w:color w:val="000000"/>
          <w:sz w:val="21"/>
          <w:szCs w:val="21"/>
        </w:rPr>
        <w:t>Network operator maintains globally accessible up-to-date contact information.</w:t>
      </w:r>
    </w:p>
    <w:p w14:paraId="00000048" w14:textId="77777777" w:rsidR="000A4521" w:rsidRDefault="007473E9">
      <w:pPr>
        <w:numPr>
          <w:ilvl w:val="0"/>
          <w:numId w:val="28"/>
        </w:numPr>
        <w:pBdr>
          <w:top w:val="nil"/>
          <w:left w:val="nil"/>
          <w:bottom w:val="nil"/>
          <w:right w:val="nil"/>
          <w:between w:val="nil"/>
        </w:pBdr>
        <w:tabs>
          <w:tab w:val="left" w:pos="940"/>
        </w:tabs>
        <w:spacing w:before="51"/>
        <w:rPr>
          <w:color w:val="000000"/>
          <w:sz w:val="21"/>
          <w:szCs w:val="21"/>
        </w:rPr>
      </w:pPr>
      <w:r>
        <w:rPr>
          <w:color w:val="000000"/>
          <w:sz w:val="21"/>
          <w:szCs w:val="21"/>
        </w:rPr>
        <w:t>Global Validation - Facilitating validation of routing information on a global scale.</w:t>
      </w:r>
    </w:p>
    <w:p w14:paraId="00000049" w14:textId="77777777" w:rsidR="000A4521" w:rsidRDefault="007473E9">
      <w:pPr>
        <w:numPr>
          <w:ilvl w:val="1"/>
          <w:numId w:val="28"/>
        </w:numPr>
        <w:pBdr>
          <w:top w:val="nil"/>
          <w:left w:val="nil"/>
          <w:bottom w:val="nil"/>
          <w:right w:val="nil"/>
          <w:between w:val="nil"/>
        </w:pBdr>
        <w:tabs>
          <w:tab w:val="left" w:pos="1659"/>
          <w:tab w:val="left" w:pos="1660"/>
        </w:tabs>
        <w:spacing w:before="47" w:line="290" w:lineRule="auto"/>
        <w:ind w:right="119"/>
        <w:rPr>
          <w:color w:val="000000"/>
          <w:sz w:val="21"/>
          <w:szCs w:val="21"/>
        </w:rPr>
      </w:pPr>
      <w:r>
        <w:rPr>
          <w:color w:val="000000"/>
          <w:sz w:val="21"/>
          <w:szCs w:val="21"/>
        </w:rPr>
        <w:t>Network operator has publicly documented routing policy, ASNs and prefixes that are intended to be advertised to external parties.</w:t>
      </w:r>
    </w:p>
    <w:p w14:paraId="0000004A" w14:textId="77777777" w:rsidR="000A4521" w:rsidRDefault="000A4521">
      <w:pPr>
        <w:pBdr>
          <w:top w:val="nil"/>
          <w:left w:val="nil"/>
          <w:bottom w:val="nil"/>
          <w:right w:val="nil"/>
          <w:between w:val="nil"/>
        </w:pBdr>
        <w:spacing w:before="1"/>
        <w:rPr>
          <w:color w:val="000000"/>
          <w:sz w:val="25"/>
          <w:szCs w:val="25"/>
        </w:rPr>
      </w:pPr>
    </w:p>
    <w:p w14:paraId="0000004B" w14:textId="77777777" w:rsidR="000A4521" w:rsidRDefault="007473E9">
      <w:pPr>
        <w:pStyle w:val="Heading3"/>
        <w:numPr>
          <w:ilvl w:val="1"/>
          <w:numId w:val="26"/>
        </w:numPr>
        <w:tabs>
          <w:tab w:val="left" w:pos="587"/>
        </w:tabs>
        <w:spacing w:before="1"/>
        <w:ind w:hanging="366"/>
      </w:pPr>
      <w:r>
        <w:t>Becoming a MANRS Participant</w:t>
      </w:r>
    </w:p>
    <w:p w14:paraId="0000004C" w14:textId="2441AE27" w:rsidR="000A4521" w:rsidRDefault="007473E9">
      <w:pPr>
        <w:pBdr>
          <w:top w:val="nil"/>
          <w:left w:val="nil"/>
          <w:bottom w:val="nil"/>
          <w:right w:val="nil"/>
          <w:between w:val="nil"/>
        </w:pBdr>
        <w:spacing w:before="51" w:line="288" w:lineRule="auto"/>
        <w:ind w:left="220" w:right="87"/>
        <w:rPr>
          <w:color w:val="000000"/>
          <w:sz w:val="21"/>
          <w:szCs w:val="21"/>
        </w:rPr>
      </w:pPr>
      <w:r>
        <w:rPr>
          <w:color w:val="000000"/>
          <w:sz w:val="21"/>
          <w:szCs w:val="21"/>
        </w:rPr>
        <w:t xml:space="preserve">Network operators who agree to the Principles and implement </w:t>
      </w:r>
      <w:del w:id="30" w:author="Changed/Added" w:date="2021-04-26T11:03:00Z">
        <w:r w:rsidR="00211562">
          <w:rPr>
            <w:w w:val="105"/>
          </w:rPr>
          <w:delText xml:space="preserve">at least one of the </w:delText>
        </w:r>
      </w:del>
      <w:r>
        <w:rPr>
          <w:sz w:val="21"/>
          <w:szCs w:val="21"/>
        </w:rPr>
        <w:t xml:space="preserve">Actions </w:t>
      </w:r>
      <w:del w:id="31" w:author="Changed/Added" w:date="2021-04-26T11:03:00Z">
        <w:r w:rsidR="00211562">
          <w:rPr>
            <w:w w:val="105"/>
          </w:rPr>
          <w:delText>(though not solely the Coordination Action)</w:delText>
        </w:r>
      </w:del>
      <w:ins w:id="32" w:author="Changed/Added" w:date="2021-04-26T11:03:00Z">
        <w:r>
          <w:rPr>
            <w:sz w:val="21"/>
            <w:szCs w:val="21"/>
          </w:rPr>
          <w:t xml:space="preserve">1, 3 and 4 </w:t>
        </w:r>
        <w:r>
          <w:rPr>
            <w:color w:val="000000"/>
            <w:sz w:val="21"/>
            <w:szCs w:val="21"/>
          </w:rPr>
          <w:t>a</w:t>
        </w:r>
        <w:r>
          <w:rPr>
            <w:sz w:val="21"/>
            <w:szCs w:val="21"/>
          </w:rPr>
          <w:t>s a minimum</w:t>
        </w:r>
      </w:ins>
      <w:r>
        <w:rPr>
          <w:sz w:val="21"/>
          <w:szCs w:val="21"/>
        </w:rPr>
        <w:t xml:space="preserve"> </w:t>
      </w:r>
      <w:r>
        <w:rPr>
          <w:color w:val="000000"/>
          <w:sz w:val="21"/>
          <w:szCs w:val="21"/>
        </w:rPr>
        <w:t xml:space="preserve">can become a MANRS Participant. This entitles you to use of the MANRS </w:t>
      </w:r>
      <w:r>
        <w:rPr>
          <w:sz w:val="21"/>
          <w:szCs w:val="21"/>
        </w:rPr>
        <w:t>badge</w:t>
      </w:r>
      <w:del w:id="33" w:author="Changed/Added" w:date="2021-04-26T11:03:00Z">
        <w:r w:rsidR="00211562">
          <w:rPr>
            <w:w w:val="105"/>
          </w:rPr>
          <w:delText>, you will be</w:delText>
        </w:r>
      </w:del>
      <w:ins w:id="34" w:author="Changed/Added" w:date="2021-04-26T11:03:00Z">
        <w:r>
          <w:rPr>
            <w:sz w:val="21"/>
            <w:szCs w:val="21"/>
          </w:rPr>
          <w:t xml:space="preserve"> and being</w:t>
        </w:r>
      </w:ins>
      <w:r>
        <w:rPr>
          <w:sz w:val="21"/>
          <w:szCs w:val="21"/>
        </w:rPr>
        <w:t xml:space="preserve"> listed on the </w:t>
      </w:r>
      <w:del w:id="35" w:author="Changed/Added" w:date="2021-04-26T11:03:00Z">
        <w:r w:rsidR="00211562">
          <w:rPr>
            <w:w w:val="105"/>
          </w:rPr>
          <w:delText>routingmanifesto.org website,</w:delText>
        </w:r>
      </w:del>
      <w:ins w:id="36" w:author="Changed/Added" w:date="2021-04-26T11:03:00Z">
        <w:r w:rsidR="00E40EB0">
          <w:fldChar w:fldCharType="begin"/>
        </w:r>
        <w:r w:rsidR="00E40EB0">
          <w:instrText xml:space="preserve"> HYPERLINK "https://manrs.org" \h </w:instrText>
        </w:r>
        <w:r w:rsidR="00E40EB0">
          <w:fldChar w:fldCharType="separate"/>
        </w:r>
        <w:r>
          <w:rPr>
            <w:color w:val="1155CC"/>
            <w:sz w:val="21"/>
            <w:szCs w:val="21"/>
            <w:u w:val="single"/>
          </w:rPr>
          <w:t>MANRS</w:t>
        </w:r>
        <w:r w:rsidR="00E40EB0">
          <w:rPr>
            <w:color w:val="1155CC"/>
            <w:sz w:val="21"/>
            <w:szCs w:val="21"/>
            <w:u w:val="single"/>
          </w:rPr>
          <w:fldChar w:fldCharType="end"/>
        </w:r>
        <w:r w:rsidR="00E40EB0">
          <w:fldChar w:fldCharType="begin"/>
        </w:r>
        <w:r w:rsidR="00E40EB0">
          <w:instrText xml:space="preserve"> HYPERLINK "https://manrs.org" \h </w:instrText>
        </w:r>
        <w:r w:rsidR="00E40EB0">
          <w:fldChar w:fldCharType="separate"/>
        </w:r>
        <w:r>
          <w:rPr>
            <w:color w:val="1155CC"/>
            <w:sz w:val="21"/>
            <w:szCs w:val="21"/>
            <w:u w:val="single"/>
          </w:rPr>
          <w:t xml:space="preserve"> website</w:t>
        </w:r>
        <w:r w:rsidR="00E40EB0">
          <w:rPr>
            <w:color w:val="1155CC"/>
            <w:sz w:val="21"/>
            <w:szCs w:val="21"/>
            <w:u w:val="single"/>
          </w:rPr>
          <w:fldChar w:fldCharType="end"/>
        </w:r>
        <w:r>
          <w:rPr>
            <w:color w:val="000000"/>
            <w:sz w:val="21"/>
            <w:szCs w:val="21"/>
          </w:rPr>
          <w:t>,</w:t>
        </w:r>
      </w:ins>
      <w:r>
        <w:rPr>
          <w:color w:val="000000"/>
          <w:sz w:val="21"/>
          <w:szCs w:val="21"/>
        </w:rPr>
        <w:t xml:space="preserve"> and you can contribute to this document and others like it.</w:t>
      </w:r>
    </w:p>
    <w:p w14:paraId="0000004D" w14:textId="77777777" w:rsidR="000A4521" w:rsidRDefault="000A4521">
      <w:pPr>
        <w:pBdr>
          <w:top w:val="nil"/>
          <w:left w:val="nil"/>
          <w:bottom w:val="nil"/>
          <w:right w:val="nil"/>
          <w:between w:val="nil"/>
        </w:pBdr>
        <w:spacing w:before="8"/>
        <w:rPr>
          <w:color w:val="000000"/>
          <w:sz w:val="25"/>
          <w:szCs w:val="25"/>
        </w:rPr>
      </w:pPr>
    </w:p>
    <w:p w14:paraId="06C2C5B2" w14:textId="77777777" w:rsidR="0008389A" w:rsidRDefault="007473E9">
      <w:pPr>
        <w:pStyle w:val="BodyText"/>
        <w:spacing w:line="290" w:lineRule="auto"/>
        <w:ind w:left="220"/>
        <w:rPr>
          <w:del w:id="37" w:author="Changed/Added" w:date="2021-04-26T11:03:00Z"/>
        </w:rPr>
      </w:pPr>
      <w:r>
        <w:rPr>
          <w:color w:val="000000"/>
        </w:rPr>
        <w:t>The proposed recommendations, referred to as Actions in the MANRS document and in this BCOP, address the most common cases and are designed to incur minimum cost and risk when implementing them. Any particular Action is not a comprehensive solution to the outlined problems.</w:t>
      </w:r>
    </w:p>
    <w:p w14:paraId="0000004E" w14:textId="7926E1A0" w:rsidR="000A4521" w:rsidRDefault="000A4521">
      <w:pPr>
        <w:pBdr>
          <w:top w:val="nil"/>
          <w:left w:val="nil"/>
          <w:bottom w:val="nil"/>
          <w:right w:val="nil"/>
          <w:between w:val="nil"/>
        </w:pBdr>
        <w:spacing w:line="290" w:lineRule="auto"/>
        <w:ind w:left="220"/>
        <w:rPr>
          <w:color w:val="000000"/>
          <w:sz w:val="21"/>
          <w:szCs w:val="21"/>
        </w:rPr>
        <w:sectPr w:rsidR="000A4521">
          <w:pgSz w:w="12240" w:h="15840"/>
          <w:pgMar w:top="1340" w:right="1340" w:bottom="960" w:left="1220" w:header="726" w:footer="768" w:gutter="0"/>
          <w:cols w:space="720"/>
        </w:sectPr>
      </w:pPr>
    </w:p>
    <w:p w14:paraId="0000004F" w14:textId="77777777" w:rsidR="000A4521" w:rsidRDefault="007473E9">
      <w:pPr>
        <w:pStyle w:val="Heading1"/>
        <w:numPr>
          <w:ilvl w:val="0"/>
          <w:numId w:val="26"/>
        </w:numPr>
        <w:tabs>
          <w:tab w:val="left" w:pos="598"/>
        </w:tabs>
        <w:spacing w:before="91"/>
      </w:pPr>
      <w:r>
        <w:lastRenderedPageBreak/>
        <w:t>Implementation guidelines for the MANRS Actions</w:t>
      </w:r>
    </w:p>
    <w:p w14:paraId="00000050" w14:textId="77777777" w:rsidR="000A4521" w:rsidRDefault="007473E9">
      <w:pPr>
        <w:pBdr>
          <w:top w:val="nil"/>
          <w:left w:val="nil"/>
          <w:bottom w:val="nil"/>
          <w:right w:val="nil"/>
          <w:between w:val="nil"/>
        </w:pBdr>
        <w:spacing w:before="146" w:line="290" w:lineRule="auto"/>
        <w:ind w:left="220" w:right="87"/>
        <w:rPr>
          <w:color w:val="000000"/>
          <w:sz w:val="21"/>
          <w:szCs w:val="21"/>
        </w:rPr>
      </w:pPr>
      <w:r>
        <w:rPr>
          <w:color w:val="000000"/>
          <w:sz w:val="21"/>
          <w:szCs w:val="21"/>
        </w:rPr>
        <w:t xml:space="preserve">The selection of </w:t>
      </w:r>
      <w:r>
        <w:rPr>
          <w:sz w:val="21"/>
          <w:szCs w:val="21"/>
        </w:rPr>
        <w:t>A</w:t>
      </w:r>
      <w:r>
        <w:rPr>
          <w:color w:val="000000"/>
          <w:sz w:val="21"/>
          <w:szCs w:val="21"/>
        </w:rPr>
        <w:t xml:space="preserve">ctions was based on an assessment of the balance between small, incremental individual costs and the potential common benefit. They define a </w:t>
      </w:r>
      <w:proofErr w:type="gramStart"/>
      <w:r>
        <w:rPr>
          <w:color w:val="000000"/>
          <w:sz w:val="21"/>
          <w:szCs w:val="21"/>
        </w:rPr>
        <w:t>minimum security</w:t>
      </w:r>
      <w:proofErr w:type="gramEnd"/>
      <w:r>
        <w:rPr>
          <w:color w:val="000000"/>
          <w:sz w:val="21"/>
          <w:szCs w:val="21"/>
        </w:rPr>
        <w:t xml:space="preserve"> baseline. Any particular Action is not a comprehensive solution to the outlined problems.</w:t>
      </w:r>
    </w:p>
    <w:p w14:paraId="00000051" w14:textId="77777777" w:rsidR="000A4521" w:rsidRDefault="000A4521">
      <w:pPr>
        <w:pBdr>
          <w:top w:val="nil"/>
          <w:left w:val="nil"/>
          <w:bottom w:val="nil"/>
          <w:right w:val="nil"/>
          <w:between w:val="nil"/>
        </w:pBdr>
        <w:spacing w:before="2"/>
        <w:rPr>
          <w:color w:val="000000"/>
          <w:sz w:val="25"/>
          <w:szCs w:val="25"/>
        </w:rPr>
      </w:pPr>
    </w:p>
    <w:p w14:paraId="00000052" w14:textId="77777777" w:rsidR="000A4521" w:rsidRDefault="007473E9">
      <w:pPr>
        <w:pBdr>
          <w:top w:val="nil"/>
          <w:left w:val="nil"/>
          <w:bottom w:val="nil"/>
          <w:right w:val="nil"/>
          <w:between w:val="nil"/>
        </w:pBdr>
        <w:ind w:left="220"/>
        <w:rPr>
          <w:color w:val="000000"/>
          <w:sz w:val="21"/>
          <w:szCs w:val="21"/>
        </w:rPr>
      </w:pPr>
      <w:r>
        <w:rPr>
          <w:color w:val="000000"/>
          <w:sz w:val="21"/>
          <w:szCs w:val="21"/>
        </w:rPr>
        <w:t>For configuration examples a simple topology, presented in fig 1. is used.</w:t>
      </w:r>
    </w:p>
    <w:p w14:paraId="00000053" w14:textId="77777777" w:rsidR="000A4521" w:rsidRDefault="000A4521">
      <w:pPr>
        <w:pBdr>
          <w:top w:val="nil"/>
          <w:left w:val="nil"/>
          <w:bottom w:val="nil"/>
          <w:right w:val="nil"/>
          <w:between w:val="nil"/>
        </w:pBdr>
        <w:rPr>
          <w:color w:val="000000"/>
          <w:sz w:val="20"/>
          <w:szCs w:val="20"/>
        </w:rPr>
      </w:pPr>
    </w:p>
    <w:p w14:paraId="63AABE85" w14:textId="77777777" w:rsidR="0008389A" w:rsidRDefault="00211562">
      <w:pPr>
        <w:pStyle w:val="BodyText"/>
        <w:spacing w:before="11"/>
        <w:rPr>
          <w:del w:id="38" w:author="Changed/Added" w:date="2021-04-26T11:03:00Z"/>
          <w:sz w:val="17"/>
        </w:rPr>
      </w:pPr>
      <w:del w:id="39" w:author="Changed/Added" w:date="2021-04-26T11:03:00Z">
        <w:r>
          <w:rPr>
            <w:noProof/>
          </w:rPr>
          <w:drawing>
            <wp:anchor distT="0" distB="0" distL="0" distR="0" simplePos="0" relativeHeight="251672576" behindDoc="0" locked="0" layoutInCell="1" allowOverlap="1" wp14:anchorId="285BD6D9" wp14:editId="664E1733">
              <wp:simplePos x="0" y="0"/>
              <wp:positionH relativeFrom="page">
                <wp:posOffset>1337845</wp:posOffset>
              </wp:positionH>
              <wp:positionV relativeFrom="paragraph">
                <wp:posOffset>156161</wp:posOffset>
              </wp:positionV>
              <wp:extent cx="5341922" cy="511644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341922" cy="5116449"/>
                      </a:xfrm>
                      <a:prstGeom prst="rect">
                        <a:avLst/>
                      </a:prstGeom>
                    </pic:spPr>
                  </pic:pic>
                </a:graphicData>
              </a:graphic>
            </wp:anchor>
          </w:drawing>
        </w:r>
      </w:del>
    </w:p>
    <w:p w14:paraId="00000054" w14:textId="77777777" w:rsidR="000A4521" w:rsidRDefault="007473E9">
      <w:pPr>
        <w:pBdr>
          <w:top w:val="nil"/>
          <w:left w:val="nil"/>
          <w:bottom w:val="nil"/>
          <w:right w:val="nil"/>
          <w:between w:val="nil"/>
        </w:pBdr>
        <w:spacing w:before="11"/>
        <w:rPr>
          <w:ins w:id="40" w:author="Changed/Added" w:date="2021-04-26T11:03:00Z"/>
          <w:color w:val="000000"/>
          <w:sz w:val="17"/>
          <w:szCs w:val="17"/>
        </w:rPr>
      </w:pPr>
      <w:ins w:id="41" w:author="Changed/Added" w:date="2021-04-26T11:03:00Z">
        <w:r>
          <w:rPr>
            <w:noProof/>
          </w:rPr>
          <w:drawing>
            <wp:anchor distT="0" distB="0" distL="0" distR="0" simplePos="0" relativeHeight="251659264" behindDoc="0" locked="0" layoutInCell="1" hidden="0" allowOverlap="1" wp14:anchorId="38EF3537" wp14:editId="4BD94257">
              <wp:simplePos x="0" y="0"/>
              <wp:positionH relativeFrom="column">
                <wp:posOffset>563145</wp:posOffset>
              </wp:positionH>
              <wp:positionV relativeFrom="paragraph">
                <wp:posOffset>156161</wp:posOffset>
              </wp:positionV>
              <wp:extent cx="5341922" cy="5116449"/>
              <wp:effectExtent l="0" t="0" r="0" b="0"/>
              <wp:wrapTopAndBottom distT="0" distB="0"/>
              <wp:docPr id="6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341922" cy="5116449"/>
                      </a:xfrm>
                      <a:prstGeom prst="rect">
                        <a:avLst/>
                      </a:prstGeom>
                      <a:ln/>
                    </pic:spPr>
                  </pic:pic>
                </a:graphicData>
              </a:graphic>
            </wp:anchor>
          </w:drawing>
        </w:r>
      </w:ins>
    </w:p>
    <w:p w14:paraId="00000055" w14:textId="77777777" w:rsidR="000A4521" w:rsidRDefault="000A4521">
      <w:pPr>
        <w:pBdr>
          <w:top w:val="nil"/>
          <w:left w:val="nil"/>
          <w:bottom w:val="nil"/>
          <w:right w:val="nil"/>
          <w:between w:val="nil"/>
        </w:pBdr>
        <w:rPr>
          <w:color w:val="000000"/>
          <w:sz w:val="24"/>
          <w:szCs w:val="24"/>
        </w:rPr>
      </w:pPr>
    </w:p>
    <w:p w14:paraId="00000056" w14:textId="77777777" w:rsidR="000A4521" w:rsidRDefault="000A4521">
      <w:pPr>
        <w:pBdr>
          <w:top w:val="nil"/>
          <w:left w:val="nil"/>
          <w:bottom w:val="nil"/>
          <w:right w:val="nil"/>
          <w:between w:val="nil"/>
        </w:pBdr>
        <w:spacing w:before="9"/>
        <w:rPr>
          <w:color w:val="000000"/>
          <w:sz w:val="19"/>
          <w:szCs w:val="19"/>
        </w:rPr>
      </w:pPr>
    </w:p>
    <w:p w14:paraId="00000057" w14:textId="77777777" w:rsidR="000A4521" w:rsidRDefault="007473E9">
      <w:pPr>
        <w:pBdr>
          <w:top w:val="nil"/>
          <w:left w:val="nil"/>
          <w:bottom w:val="nil"/>
          <w:right w:val="nil"/>
          <w:between w:val="nil"/>
        </w:pBdr>
        <w:ind w:left="3395"/>
        <w:rPr>
          <w:color w:val="000000"/>
          <w:sz w:val="21"/>
          <w:szCs w:val="21"/>
        </w:rPr>
      </w:pPr>
      <w:r>
        <w:rPr>
          <w:color w:val="000000"/>
          <w:sz w:val="21"/>
          <w:szCs w:val="21"/>
        </w:rPr>
        <w:t>Fig 1. Simple network topology</w:t>
      </w:r>
    </w:p>
    <w:p w14:paraId="00000058" w14:textId="77777777" w:rsidR="000A4521" w:rsidRDefault="000A4521">
      <w:pPr>
        <w:pBdr>
          <w:top w:val="nil"/>
          <w:left w:val="nil"/>
          <w:bottom w:val="nil"/>
          <w:right w:val="nil"/>
          <w:between w:val="nil"/>
        </w:pBdr>
        <w:rPr>
          <w:color w:val="000000"/>
          <w:sz w:val="24"/>
          <w:szCs w:val="24"/>
        </w:rPr>
      </w:pPr>
    </w:p>
    <w:p w14:paraId="00000059" w14:textId="77777777" w:rsidR="000A4521" w:rsidRDefault="000A4521">
      <w:pPr>
        <w:pBdr>
          <w:top w:val="nil"/>
          <w:left w:val="nil"/>
          <w:bottom w:val="nil"/>
          <w:right w:val="nil"/>
          <w:between w:val="nil"/>
        </w:pBdr>
        <w:rPr>
          <w:color w:val="000000"/>
          <w:sz w:val="31"/>
          <w:szCs w:val="31"/>
        </w:rPr>
      </w:pPr>
    </w:p>
    <w:p w14:paraId="5CDCED98" w14:textId="77777777" w:rsidR="0008389A" w:rsidRDefault="007473E9">
      <w:pPr>
        <w:pStyle w:val="BodyText"/>
        <w:spacing w:line="290" w:lineRule="auto"/>
        <w:ind w:left="220" w:right="87"/>
        <w:rPr>
          <w:del w:id="42" w:author="Changed/Added" w:date="2021-04-26T11:03:00Z"/>
        </w:rPr>
      </w:pPr>
      <w:r>
        <w:rPr>
          <w:color w:val="000000"/>
        </w:rPr>
        <w:t>The goal is to ensure that network operators have accurate contact information so they can reach out to each other when necessary, that traffic leaving the network uses valid source</w:t>
      </w:r>
    </w:p>
    <w:p w14:paraId="0000005A" w14:textId="2293D9E8" w:rsidR="000A4521" w:rsidRDefault="000A4521">
      <w:pPr>
        <w:pBdr>
          <w:top w:val="nil"/>
          <w:left w:val="nil"/>
          <w:bottom w:val="nil"/>
          <w:right w:val="nil"/>
          <w:between w:val="nil"/>
        </w:pBdr>
        <w:spacing w:line="290" w:lineRule="auto"/>
        <w:ind w:left="220" w:right="87"/>
        <w:rPr>
          <w:color w:val="000000"/>
          <w:sz w:val="21"/>
          <w:szCs w:val="21"/>
        </w:rPr>
        <w:sectPr w:rsidR="000A4521">
          <w:pgSz w:w="12240" w:h="15840"/>
          <w:pgMar w:top="1340" w:right="1340" w:bottom="960" w:left="1220" w:header="726" w:footer="768" w:gutter="0"/>
          <w:cols w:space="720"/>
        </w:sectPr>
      </w:pPr>
    </w:p>
    <w:p w14:paraId="0000005B" w14:textId="77777777" w:rsidR="000A4521" w:rsidRDefault="007473E9">
      <w:pPr>
        <w:pBdr>
          <w:top w:val="nil"/>
          <w:left w:val="nil"/>
          <w:bottom w:val="nil"/>
          <w:right w:val="nil"/>
          <w:between w:val="nil"/>
        </w:pBdr>
        <w:spacing w:before="88" w:line="290" w:lineRule="auto"/>
        <w:ind w:left="220"/>
        <w:rPr>
          <w:color w:val="000000"/>
          <w:sz w:val="21"/>
          <w:szCs w:val="21"/>
        </w:rPr>
      </w:pPr>
      <w:r>
        <w:rPr>
          <w:color w:val="000000"/>
          <w:sz w:val="21"/>
          <w:szCs w:val="21"/>
        </w:rPr>
        <w:lastRenderedPageBreak/>
        <w:t>addresses and that all routing information that is exchanged between autonomous systems is correct and can be verified.</w:t>
      </w:r>
    </w:p>
    <w:p w14:paraId="0000005C" w14:textId="77777777" w:rsidR="000A4521" w:rsidRDefault="000A4521">
      <w:pPr>
        <w:pBdr>
          <w:top w:val="nil"/>
          <w:left w:val="nil"/>
          <w:bottom w:val="nil"/>
          <w:right w:val="nil"/>
          <w:between w:val="nil"/>
        </w:pBdr>
        <w:spacing w:before="7"/>
        <w:rPr>
          <w:color w:val="000000"/>
          <w:sz w:val="23"/>
          <w:szCs w:val="23"/>
        </w:rPr>
      </w:pPr>
    </w:p>
    <w:p w14:paraId="0000005D" w14:textId="77777777" w:rsidR="000A4521" w:rsidRDefault="007473E9">
      <w:pPr>
        <w:pStyle w:val="Heading2"/>
        <w:numPr>
          <w:ilvl w:val="1"/>
          <w:numId w:val="4"/>
        </w:numPr>
        <w:tabs>
          <w:tab w:val="left" w:pos="726"/>
        </w:tabs>
        <w:spacing w:line="278" w:lineRule="auto"/>
        <w:ind w:right="892" w:firstLine="0"/>
      </w:pPr>
      <w:r>
        <w:t>Coordination - Facilitating global operational communication and coordination between network operators</w:t>
      </w:r>
    </w:p>
    <w:p w14:paraId="0000005E" w14:textId="77777777" w:rsidR="000A4521" w:rsidRDefault="000A4521">
      <w:pPr>
        <w:pBdr>
          <w:top w:val="nil"/>
          <w:left w:val="nil"/>
          <w:bottom w:val="nil"/>
          <w:right w:val="nil"/>
          <w:between w:val="nil"/>
        </w:pBdr>
        <w:spacing w:before="40"/>
        <w:ind w:left="220"/>
        <w:rPr>
          <w:moveTo w:id="43" w:author="Changed/Added" w:date="2021-04-26T11:03:00Z"/>
          <w:sz w:val="21"/>
          <w:szCs w:val="21"/>
        </w:rPr>
      </w:pPr>
      <w:moveToRangeStart w:id="44" w:author="Changed/Added" w:date="2021-04-26T11:03:00Z" w:name="move70327444"/>
    </w:p>
    <w:p w14:paraId="1D1B4C29" w14:textId="77777777" w:rsidR="0008389A" w:rsidRDefault="007473E9">
      <w:pPr>
        <w:pStyle w:val="BodyText"/>
        <w:spacing w:before="40"/>
        <w:ind w:left="220"/>
        <w:rPr>
          <w:del w:id="45" w:author="Changed/Added" w:date="2021-04-26T11:03:00Z"/>
        </w:rPr>
      </w:pPr>
      <w:moveTo w:id="46" w:author="Changed/Added" w:date="2021-04-26T11:03:00Z">
        <w:r>
          <w:t xml:space="preserve">This </w:t>
        </w:r>
      </w:moveTo>
      <w:moveToRangeEnd w:id="44"/>
      <w:del w:id="47" w:author="Changed/Added" w:date="2021-04-26T11:03:00Z">
        <w:r w:rsidR="00211562">
          <w:rPr>
            <w:w w:val="105"/>
          </w:rPr>
          <w:delText>Relevant MANRS expected actions:</w:delText>
        </w:r>
      </w:del>
    </w:p>
    <w:p w14:paraId="0000005F" w14:textId="3B45812F" w:rsidR="000A4521" w:rsidRDefault="007473E9">
      <w:pPr>
        <w:pBdr>
          <w:top w:val="nil"/>
          <w:left w:val="nil"/>
          <w:bottom w:val="nil"/>
          <w:right w:val="nil"/>
          <w:between w:val="nil"/>
        </w:pBdr>
        <w:spacing w:before="40"/>
        <w:ind w:left="220"/>
        <w:rPr>
          <w:ins w:id="48" w:author="Changed/Added" w:date="2021-04-26T11:03:00Z"/>
          <w:color w:val="000000"/>
          <w:sz w:val="21"/>
          <w:szCs w:val="21"/>
        </w:rPr>
      </w:pPr>
      <w:ins w:id="49" w:author="Changed/Added" w:date="2021-04-26T11:03:00Z">
        <w:r>
          <w:rPr>
            <w:sz w:val="21"/>
            <w:szCs w:val="21"/>
          </w:rPr>
          <w:t xml:space="preserve">is a </w:t>
        </w:r>
        <w:r>
          <w:rPr>
            <w:b/>
            <w:sz w:val="21"/>
            <w:szCs w:val="21"/>
          </w:rPr>
          <w:t>required</w:t>
        </w:r>
        <w:r>
          <w:rPr>
            <w:sz w:val="21"/>
            <w:szCs w:val="21"/>
          </w:rPr>
          <w:t xml:space="preserve"> Action: </w:t>
        </w:r>
      </w:ins>
    </w:p>
    <w:p w14:paraId="00000060" w14:textId="77777777" w:rsidR="000A4521" w:rsidRDefault="000A4521">
      <w:pPr>
        <w:pBdr>
          <w:top w:val="nil"/>
          <w:left w:val="nil"/>
          <w:bottom w:val="nil"/>
          <w:right w:val="nil"/>
          <w:between w:val="nil"/>
        </w:pBdr>
        <w:spacing w:before="5"/>
        <w:rPr>
          <w:color w:val="000000"/>
          <w:sz w:val="29"/>
          <w:szCs w:val="29"/>
        </w:rPr>
      </w:pPr>
    </w:p>
    <w:p w14:paraId="00000061" w14:textId="77777777" w:rsidR="000A4521" w:rsidRDefault="007473E9">
      <w:pPr>
        <w:numPr>
          <w:ilvl w:val="2"/>
          <w:numId w:val="4"/>
        </w:numPr>
        <w:pBdr>
          <w:top w:val="nil"/>
          <w:left w:val="nil"/>
          <w:bottom w:val="nil"/>
          <w:right w:val="nil"/>
          <w:between w:val="nil"/>
        </w:pBdr>
        <w:tabs>
          <w:tab w:val="left" w:pos="939"/>
          <w:tab w:val="left" w:pos="940"/>
        </w:tabs>
        <w:rPr>
          <w:color w:val="000000"/>
          <w:sz w:val="21"/>
          <w:szCs w:val="21"/>
        </w:rPr>
      </w:pPr>
      <w:r>
        <w:rPr>
          <w:color w:val="000000"/>
          <w:sz w:val="21"/>
          <w:szCs w:val="21"/>
        </w:rPr>
        <w:t>Network operator maintains globally accessible up-to-date contact information</w:t>
      </w:r>
    </w:p>
    <w:p w14:paraId="00000062" w14:textId="77777777" w:rsidR="000A4521" w:rsidRDefault="000A4521">
      <w:pPr>
        <w:pBdr>
          <w:top w:val="nil"/>
          <w:left w:val="nil"/>
          <w:bottom w:val="nil"/>
          <w:right w:val="nil"/>
          <w:between w:val="nil"/>
        </w:pBdr>
        <w:rPr>
          <w:color w:val="000000"/>
          <w:sz w:val="31"/>
          <w:szCs w:val="31"/>
        </w:rPr>
      </w:pPr>
    </w:p>
    <w:p w14:paraId="7479BC11" w14:textId="77777777" w:rsidR="0008389A" w:rsidRDefault="0008389A">
      <w:pPr>
        <w:pStyle w:val="BodyText"/>
        <w:rPr>
          <w:del w:id="50" w:author="Changed/Added" w:date="2021-04-26T11:03:00Z"/>
          <w:sz w:val="31"/>
        </w:rPr>
      </w:pPr>
    </w:p>
    <w:p w14:paraId="00000063" w14:textId="53B94C21" w:rsidR="000A4521" w:rsidRDefault="007473E9">
      <w:pPr>
        <w:pBdr>
          <w:top w:val="nil"/>
          <w:left w:val="nil"/>
          <w:bottom w:val="nil"/>
          <w:right w:val="nil"/>
          <w:between w:val="nil"/>
        </w:pBdr>
        <w:spacing w:line="290" w:lineRule="auto"/>
        <w:ind w:left="220" w:right="63"/>
        <w:rPr>
          <w:ins w:id="51" w:author="Changed/Added" w:date="2021-04-26T11:03:00Z"/>
          <w:sz w:val="21"/>
          <w:szCs w:val="21"/>
        </w:rPr>
      </w:pPr>
      <w:r>
        <w:rPr>
          <w:color w:val="000000"/>
          <w:sz w:val="21"/>
          <w:szCs w:val="21"/>
        </w:rPr>
        <w:t xml:space="preserve">Publicly accessible and up-to-date contact information is essential to promoting communication and collaboration between network operators. Network operators are advised to maintain their contact data in common places such as </w:t>
      </w:r>
      <w:del w:id="52" w:author="Changed/Added" w:date="2021-04-26T11:03:00Z">
        <w:r w:rsidR="00211562">
          <w:rPr>
            <w:w w:val="105"/>
          </w:rPr>
          <w:delText xml:space="preserve">the </w:delText>
        </w:r>
      </w:del>
      <w:proofErr w:type="spellStart"/>
      <w:r>
        <w:rPr>
          <w:color w:val="000000"/>
          <w:sz w:val="21"/>
          <w:szCs w:val="21"/>
        </w:rPr>
        <w:t>PeeringDB</w:t>
      </w:r>
      <w:proofErr w:type="spellEnd"/>
      <w:r>
        <w:rPr>
          <w:color w:val="000000"/>
          <w:sz w:val="21"/>
          <w:szCs w:val="21"/>
        </w:rPr>
        <w:t xml:space="preserve">, on objects registered in RIR </w:t>
      </w:r>
      <w:proofErr w:type="spellStart"/>
      <w:r>
        <w:rPr>
          <w:sz w:val="21"/>
          <w:szCs w:val="21"/>
        </w:rPr>
        <w:t>W</w:t>
      </w:r>
      <w:r>
        <w:rPr>
          <w:color w:val="000000"/>
          <w:sz w:val="21"/>
          <w:szCs w:val="21"/>
        </w:rPr>
        <w:t>hois</w:t>
      </w:r>
      <w:proofErr w:type="spellEnd"/>
      <w:r>
        <w:rPr>
          <w:color w:val="000000"/>
          <w:sz w:val="21"/>
          <w:szCs w:val="21"/>
        </w:rPr>
        <w:t xml:space="preserve"> databases such as RADB</w:t>
      </w:r>
      <w:ins w:id="53" w:author="Changed/Added" w:date="2021-04-26T11:03:00Z">
        <w:r>
          <w:rPr>
            <w:sz w:val="21"/>
            <w:szCs w:val="21"/>
          </w:rPr>
          <w:t xml:space="preserve">, </w:t>
        </w:r>
        <w:proofErr w:type="spellStart"/>
        <w:r>
          <w:rPr>
            <w:sz w:val="21"/>
            <w:szCs w:val="21"/>
          </w:rPr>
          <w:t>AfriNIC</w:t>
        </w:r>
        <w:proofErr w:type="spellEnd"/>
        <w:r>
          <w:rPr>
            <w:sz w:val="21"/>
            <w:szCs w:val="21"/>
          </w:rPr>
          <w:t>, APNIC, ARIN, LACNIC</w:t>
        </w:r>
      </w:ins>
      <w:r>
        <w:rPr>
          <w:sz w:val="21"/>
          <w:szCs w:val="21"/>
        </w:rPr>
        <w:t xml:space="preserve"> and </w:t>
      </w:r>
      <w:r>
        <w:rPr>
          <w:color w:val="000000"/>
          <w:sz w:val="21"/>
          <w:szCs w:val="21"/>
        </w:rPr>
        <w:t>RIPE, and also on their public website.</w:t>
      </w:r>
      <w:del w:id="54" w:author="Changed/Added" w:date="2021-04-26T11:03:00Z">
        <w:r w:rsidR="00211562">
          <w:rPr>
            <w:w w:val="105"/>
          </w:rPr>
          <w:delText xml:space="preserve"> </w:delText>
        </w:r>
      </w:del>
    </w:p>
    <w:p w14:paraId="00000064" w14:textId="77777777" w:rsidR="000A4521" w:rsidRDefault="000A4521">
      <w:pPr>
        <w:pBdr>
          <w:top w:val="nil"/>
          <w:left w:val="nil"/>
          <w:bottom w:val="nil"/>
          <w:right w:val="nil"/>
          <w:between w:val="nil"/>
        </w:pBdr>
        <w:spacing w:line="290" w:lineRule="auto"/>
        <w:ind w:left="220" w:right="63"/>
        <w:rPr>
          <w:ins w:id="55" w:author="Changed/Added" w:date="2021-04-26T11:03:00Z"/>
          <w:sz w:val="21"/>
          <w:szCs w:val="21"/>
        </w:rPr>
      </w:pPr>
    </w:p>
    <w:p w14:paraId="00000065" w14:textId="06AA656F" w:rsidR="000A4521" w:rsidRDefault="007473E9">
      <w:pPr>
        <w:pBdr>
          <w:top w:val="nil"/>
          <w:left w:val="nil"/>
          <w:bottom w:val="nil"/>
          <w:right w:val="nil"/>
          <w:between w:val="nil"/>
        </w:pBdr>
        <w:spacing w:line="290" w:lineRule="auto"/>
        <w:ind w:left="220" w:right="63"/>
        <w:rPr>
          <w:color w:val="000000"/>
          <w:sz w:val="21"/>
          <w:szCs w:val="21"/>
        </w:rPr>
      </w:pPr>
      <w:r>
        <w:rPr>
          <w:color w:val="000000"/>
          <w:sz w:val="21"/>
          <w:szCs w:val="21"/>
        </w:rPr>
        <w:t>At a minimum, a network operator should register and maintain 24/7 contact information in at least one of these databases. This contact information should include the operator’s current point of contact information for the N</w:t>
      </w:r>
      <w:r>
        <w:rPr>
          <w:sz w:val="21"/>
          <w:szCs w:val="21"/>
        </w:rPr>
        <w:t>OC</w:t>
      </w:r>
      <w:r>
        <w:rPr>
          <w:color w:val="000000"/>
          <w:sz w:val="21"/>
          <w:szCs w:val="21"/>
        </w:rPr>
        <w:t xml:space="preserve"> of their ASN, all netblocks, and domain names. Additional information is also welcome and encouraged, such as</w:t>
      </w:r>
      <w:del w:id="56" w:author="Changed/Added" w:date="2021-04-26T11:03:00Z">
        <w:r w:rsidR="00211562">
          <w:rPr>
            <w:w w:val="105"/>
          </w:rPr>
          <w:delText>, for example,</w:delText>
        </w:r>
      </w:del>
      <w:r>
        <w:rPr>
          <w:sz w:val="21"/>
          <w:szCs w:val="21"/>
        </w:rPr>
        <w:t xml:space="preserve"> </w:t>
      </w:r>
      <w:r>
        <w:rPr>
          <w:color w:val="000000"/>
          <w:sz w:val="21"/>
          <w:szCs w:val="21"/>
        </w:rPr>
        <w:t xml:space="preserve">documenting of route policy in an IRR and contact information on a public web page, providing a public looking glass URL in the appropriate field in their </w:t>
      </w:r>
      <w:proofErr w:type="spellStart"/>
      <w:r>
        <w:rPr>
          <w:color w:val="000000"/>
          <w:sz w:val="21"/>
          <w:szCs w:val="21"/>
        </w:rPr>
        <w:t>PeeringDB</w:t>
      </w:r>
      <w:proofErr w:type="spellEnd"/>
      <w:r>
        <w:rPr>
          <w:color w:val="000000"/>
          <w:sz w:val="21"/>
          <w:szCs w:val="21"/>
        </w:rPr>
        <w:t xml:space="preserve"> record, etc.</w:t>
      </w:r>
    </w:p>
    <w:p w14:paraId="00000066" w14:textId="77777777" w:rsidR="000A4521" w:rsidRDefault="000A4521">
      <w:pPr>
        <w:pBdr>
          <w:top w:val="nil"/>
          <w:left w:val="nil"/>
          <w:bottom w:val="nil"/>
          <w:right w:val="nil"/>
          <w:between w:val="nil"/>
        </w:pBdr>
        <w:spacing w:before="4"/>
        <w:rPr>
          <w:color w:val="000000"/>
          <w:sz w:val="24"/>
          <w:szCs w:val="24"/>
        </w:rPr>
      </w:pPr>
    </w:p>
    <w:p w14:paraId="00000067" w14:textId="77777777" w:rsidR="000A4521" w:rsidRDefault="007473E9">
      <w:pPr>
        <w:pBdr>
          <w:top w:val="nil"/>
          <w:left w:val="nil"/>
          <w:bottom w:val="nil"/>
          <w:right w:val="nil"/>
          <w:between w:val="nil"/>
        </w:pBdr>
        <w:spacing w:line="290" w:lineRule="auto"/>
        <w:ind w:left="220" w:right="128"/>
        <w:rPr>
          <w:color w:val="000000"/>
          <w:sz w:val="21"/>
          <w:szCs w:val="21"/>
        </w:rPr>
      </w:pPr>
      <w:r>
        <w:rPr>
          <w:color w:val="000000"/>
          <w:sz w:val="21"/>
          <w:szCs w:val="21"/>
        </w:rPr>
        <w:t>The following is a list of these common places along with recommendations on which information should be maintained and how it can be presented. At the minimum, a network operator should register and maintain 24/7 contact information in at least one of these resources.</w:t>
      </w:r>
    </w:p>
    <w:p w14:paraId="00000068" w14:textId="77777777" w:rsidR="000A4521" w:rsidRDefault="000A4521">
      <w:pPr>
        <w:pBdr>
          <w:top w:val="nil"/>
          <w:left w:val="nil"/>
          <w:bottom w:val="nil"/>
          <w:right w:val="nil"/>
          <w:between w:val="nil"/>
        </w:pBdr>
        <w:spacing w:before="2"/>
        <w:rPr>
          <w:color w:val="000000"/>
          <w:sz w:val="20"/>
          <w:szCs w:val="20"/>
        </w:rPr>
      </w:pPr>
    </w:p>
    <w:p w14:paraId="00000069" w14:textId="77777777" w:rsidR="000A4521" w:rsidRDefault="007473E9">
      <w:pPr>
        <w:pStyle w:val="Heading3"/>
        <w:numPr>
          <w:ilvl w:val="2"/>
          <w:numId w:val="2"/>
        </w:numPr>
        <w:tabs>
          <w:tab w:val="left" w:pos="831"/>
        </w:tabs>
        <w:spacing w:before="1" w:line="290" w:lineRule="auto"/>
        <w:ind w:right="378" w:firstLine="0"/>
      </w:pPr>
      <w:r>
        <w:t>Maintaining Contact Information in Regional Internet Registries (RIRs): AFRINIC, APNIC, RIPE</w:t>
      </w:r>
    </w:p>
    <w:p w14:paraId="0000006A" w14:textId="77777777" w:rsidR="000A4521" w:rsidRDefault="007473E9">
      <w:pPr>
        <w:pBdr>
          <w:top w:val="nil"/>
          <w:left w:val="nil"/>
          <w:bottom w:val="nil"/>
          <w:right w:val="nil"/>
          <w:between w:val="nil"/>
        </w:pBdr>
        <w:spacing w:before="39" w:line="288" w:lineRule="auto"/>
        <w:ind w:left="220" w:right="87"/>
        <w:rPr>
          <w:color w:val="000000"/>
          <w:sz w:val="21"/>
          <w:szCs w:val="21"/>
        </w:rPr>
      </w:pPr>
      <w:r>
        <w:rPr>
          <w:color w:val="000000"/>
          <w:sz w:val="21"/>
          <w:szCs w:val="21"/>
        </w:rPr>
        <w:t xml:space="preserve">While all of the RIRs require their registrants to keep their primary contact information </w:t>
      </w:r>
      <w:proofErr w:type="gramStart"/>
      <w:r>
        <w:rPr>
          <w:color w:val="000000"/>
          <w:sz w:val="21"/>
          <w:szCs w:val="21"/>
        </w:rPr>
        <w:t>up-to- date</w:t>
      </w:r>
      <w:proofErr w:type="gramEnd"/>
      <w:r>
        <w:rPr>
          <w:color w:val="000000"/>
          <w:sz w:val="21"/>
          <w:szCs w:val="21"/>
        </w:rPr>
        <w:t>, the RIRs also offer the capability to add additional contacts and contact information to records in their databases. Operators are encouraged to add/maintain the NOC contact information where they have RIR objects. Operators are also encouraged to make use of the ‘remarks’ field (where applicable) to further aid users in making contact information or other useful information easy to obtain.</w:t>
      </w:r>
    </w:p>
    <w:p w14:paraId="0000006B" w14:textId="77777777" w:rsidR="000A4521" w:rsidRDefault="000A4521">
      <w:pPr>
        <w:pBdr>
          <w:top w:val="nil"/>
          <w:left w:val="nil"/>
          <w:bottom w:val="nil"/>
          <w:right w:val="nil"/>
          <w:between w:val="nil"/>
        </w:pBdr>
        <w:spacing w:before="9"/>
        <w:rPr>
          <w:color w:val="000000"/>
          <w:sz w:val="25"/>
          <w:szCs w:val="25"/>
        </w:rPr>
      </w:pPr>
    </w:p>
    <w:p w14:paraId="32A659D4" w14:textId="77777777" w:rsidR="0008389A" w:rsidRDefault="007473E9">
      <w:pPr>
        <w:pStyle w:val="BodyText"/>
        <w:spacing w:line="288" w:lineRule="auto"/>
        <w:ind w:left="220"/>
        <w:rPr>
          <w:del w:id="57" w:author="Changed/Added" w:date="2021-04-26T11:03:00Z"/>
        </w:rPr>
      </w:pPr>
      <w:r>
        <w:rPr>
          <w:color w:val="000000"/>
        </w:rPr>
        <w:t xml:space="preserve">AFRINIC, APNIC and RIPE maintain a </w:t>
      </w:r>
      <w:proofErr w:type="spellStart"/>
      <w:r>
        <w:rPr>
          <w:color w:val="000000"/>
        </w:rPr>
        <w:t>whois</w:t>
      </w:r>
      <w:proofErr w:type="spellEnd"/>
      <w:r>
        <w:rPr>
          <w:color w:val="000000"/>
        </w:rPr>
        <w:t xml:space="preserve"> system that </w:t>
      </w:r>
      <w:del w:id="58" w:author="Changed/Added" w:date="2021-04-26T11:03:00Z">
        <w:r w:rsidR="00211562">
          <w:rPr>
            <w:w w:val="105"/>
          </w:rPr>
          <w:delText>combine</w:delText>
        </w:r>
      </w:del>
      <w:ins w:id="59" w:author="Changed/Added" w:date="2021-04-26T11:03:00Z">
        <w:r>
          <w:rPr>
            <w:color w:val="000000"/>
          </w:rPr>
          <w:t>combines</w:t>
        </w:r>
      </w:ins>
      <w:r>
        <w:rPr>
          <w:color w:val="000000"/>
        </w:rPr>
        <w:t xml:space="preserve"> Internet resource registration with their own Internet Route Registry. For objects in these databases, operators should create/maintain a NOC role object and include that object in the “tech-c” attribute of AUT-NUM, INETNUM, INET6NUM, AS-SET, and ROUTE-SET objects. The use of the ‘remarks’ attribute also allows for the documentation of contact </w:t>
      </w:r>
      <w:proofErr w:type="gramStart"/>
      <w:r>
        <w:rPr>
          <w:color w:val="000000"/>
        </w:rPr>
        <w:t>information, and</w:t>
      </w:r>
      <w:proofErr w:type="gramEnd"/>
      <w:r>
        <w:rPr>
          <w:color w:val="000000"/>
        </w:rPr>
        <w:t xml:space="preserve"> can be added to the above object types and also to ROUTE and ROUTE6 objects (discussed later).</w:t>
      </w:r>
    </w:p>
    <w:p w14:paraId="0000006C" w14:textId="32D0DC41" w:rsidR="000A4521" w:rsidRDefault="000A4521">
      <w:pPr>
        <w:pBdr>
          <w:top w:val="nil"/>
          <w:left w:val="nil"/>
          <w:bottom w:val="nil"/>
          <w:right w:val="nil"/>
          <w:between w:val="nil"/>
        </w:pBdr>
        <w:spacing w:line="288" w:lineRule="auto"/>
        <w:ind w:left="220"/>
        <w:rPr>
          <w:color w:val="000000"/>
          <w:sz w:val="21"/>
          <w:szCs w:val="21"/>
        </w:rPr>
        <w:sectPr w:rsidR="000A4521">
          <w:pgSz w:w="12240" w:h="15840"/>
          <w:pgMar w:top="1340" w:right="1340" w:bottom="960" w:left="1220" w:header="726" w:footer="768" w:gutter="0"/>
          <w:cols w:space="720"/>
        </w:sectPr>
      </w:pPr>
    </w:p>
    <w:p w14:paraId="0000006D" w14:textId="77777777" w:rsidR="000A4521" w:rsidRDefault="007473E9">
      <w:pPr>
        <w:numPr>
          <w:ilvl w:val="3"/>
          <w:numId w:val="2"/>
        </w:numPr>
        <w:pBdr>
          <w:top w:val="nil"/>
          <w:left w:val="nil"/>
          <w:bottom w:val="nil"/>
          <w:right w:val="nil"/>
          <w:between w:val="nil"/>
        </w:pBdr>
        <w:tabs>
          <w:tab w:val="left" w:pos="943"/>
        </w:tabs>
        <w:spacing w:before="93"/>
        <w:ind w:hanging="722"/>
        <w:rPr>
          <w:b/>
          <w:color w:val="000000"/>
          <w:sz w:val="19"/>
          <w:szCs w:val="19"/>
        </w:rPr>
      </w:pPr>
      <w:r>
        <w:rPr>
          <w:b/>
          <w:color w:val="000000"/>
          <w:sz w:val="19"/>
          <w:szCs w:val="19"/>
        </w:rPr>
        <w:lastRenderedPageBreak/>
        <w:t>MNTNER objects</w:t>
      </w:r>
    </w:p>
    <w:p w14:paraId="0000006E" w14:textId="77777777"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A maintainer (or MNTNER) object in an IRR database is used for managing authorization and authentication. Other objects refer to maintainers using, for example, one or more “</w:t>
      </w:r>
      <w:proofErr w:type="spellStart"/>
      <w:r>
        <w:rPr>
          <w:color w:val="000000"/>
          <w:sz w:val="21"/>
          <w:szCs w:val="21"/>
        </w:rPr>
        <w:t>mnt</w:t>
      </w:r>
      <w:proofErr w:type="spellEnd"/>
      <w:r>
        <w:rPr>
          <w:color w:val="000000"/>
          <w:sz w:val="21"/>
          <w:szCs w:val="21"/>
        </w:rPr>
        <w:t>-by” attributes. Such an attribute protects those objects by only allowing changes when the updater can authenticate themselves as one of the maintainers.</w:t>
      </w:r>
    </w:p>
    <w:p w14:paraId="0000006F" w14:textId="77777777" w:rsidR="000A4521" w:rsidRDefault="000A4521">
      <w:pPr>
        <w:pBdr>
          <w:top w:val="nil"/>
          <w:left w:val="nil"/>
          <w:bottom w:val="nil"/>
          <w:right w:val="nil"/>
          <w:between w:val="nil"/>
        </w:pBdr>
        <w:spacing w:before="10"/>
        <w:rPr>
          <w:color w:val="000000"/>
          <w:sz w:val="24"/>
          <w:szCs w:val="24"/>
        </w:rPr>
      </w:pPr>
    </w:p>
    <w:p w14:paraId="00000070" w14:textId="77777777" w:rsidR="000A4521" w:rsidRDefault="007473E9">
      <w:pPr>
        <w:pBdr>
          <w:top w:val="nil"/>
          <w:left w:val="nil"/>
          <w:bottom w:val="nil"/>
          <w:right w:val="nil"/>
          <w:between w:val="nil"/>
        </w:pBdr>
        <w:spacing w:line="290" w:lineRule="auto"/>
        <w:ind w:left="220" w:right="128"/>
        <w:rPr>
          <w:color w:val="000000"/>
          <w:sz w:val="21"/>
          <w:szCs w:val="21"/>
        </w:rPr>
      </w:pPr>
      <w:r>
        <w:rPr>
          <w:color w:val="000000"/>
          <w:sz w:val="21"/>
          <w:szCs w:val="21"/>
        </w:rPr>
        <w:t xml:space="preserve">Maintainers always have to refer to a contact who is responsible for that maintainer. </w:t>
      </w:r>
      <w:proofErr w:type="gramStart"/>
      <w:r>
        <w:rPr>
          <w:color w:val="000000"/>
          <w:sz w:val="21"/>
          <w:szCs w:val="21"/>
        </w:rPr>
        <w:t>Therefore</w:t>
      </w:r>
      <w:proofErr w:type="gramEnd"/>
      <w:r>
        <w:rPr>
          <w:color w:val="000000"/>
          <w:sz w:val="21"/>
          <w:szCs w:val="21"/>
        </w:rPr>
        <w:t xml:space="preserve"> to create new maintainers it is necessary to also create a contact person.</w:t>
      </w:r>
    </w:p>
    <w:p w14:paraId="00000071" w14:textId="77777777" w:rsidR="000A4521" w:rsidRDefault="000A4521">
      <w:pPr>
        <w:pBdr>
          <w:top w:val="nil"/>
          <w:left w:val="nil"/>
          <w:bottom w:val="nil"/>
          <w:right w:val="nil"/>
          <w:between w:val="nil"/>
        </w:pBdr>
        <w:spacing w:before="8"/>
        <w:rPr>
          <w:color w:val="000000"/>
          <w:sz w:val="19"/>
          <w:szCs w:val="19"/>
        </w:rPr>
      </w:pPr>
    </w:p>
    <w:p w14:paraId="00000072" w14:textId="77777777" w:rsidR="000A4521" w:rsidRDefault="007473E9">
      <w:pPr>
        <w:numPr>
          <w:ilvl w:val="4"/>
          <w:numId w:val="2"/>
        </w:numPr>
        <w:pBdr>
          <w:top w:val="nil"/>
          <w:left w:val="nil"/>
          <w:bottom w:val="nil"/>
          <w:right w:val="nil"/>
          <w:between w:val="nil"/>
        </w:pBdr>
        <w:tabs>
          <w:tab w:val="left" w:pos="1110"/>
        </w:tabs>
        <w:ind w:hanging="889"/>
        <w:rPr>
          <w:b/>
          <w:color w:val="000000"/>
          <w:sz w:val="19"/>
          <w:szCs w:val="19"/>
        </w:rPr>
      </w:pPr>
      <w:r>
        <w:rPr>
          <w:b/>
          <w:color w:val="000000"/>
          <w:sz w:val="19"/>
          <w:szCs w:val="19"/>
        </w:rPr>
        <w:t>Creating a new maintainer in the AFRINIC IRR</w:t>
      </w:r>
    </w:p>
    <w:p w14:paraId="00000073" w14:textId="119E72F9" w:rsidR="000A4521" w:rsidRDefault="007473E9">
      <w:pPr>
        <w:pBdr>
          <w:top w:val="nil"/>
          <w:left w:val="nil"/>
          <w:bottom w:val="nil"/>
          <w:right w:val="nil"/>
          <w:between w:val="nil"/>
        </w:pBdr>
        <w:spacing w:before="79" w:line="288" w:lineRule="auto"/>
        <w:ind w:left="220" w:right="116"/>
        <w:rPr>
          <w:color w:val="000000"/>
          <w:sz w:val="21"/>
          <w:szCs w:val="21"/>
        </w:rPr>
      </w:pPr>
      <w:r>
        <w:rPr>
          <w:color w:val="000000"/>
          <w:sz w:val="21"/>
          <w:szCs w:val="21"/>
        </w:rPr>
        <w:t xml:space="preserve">To create a new maintainer in the AFRINIC IRR you first need an existing person or role object to use as the contact for the maintainer. The AFRINIC IRR allows you to create a person and/or role object that is not protected by a maintainer. While not protecting your data in the IRR is highly discouraged, it does provide you with a starting point. First create a PERSON object in the database by sending an email with content like the following to </w:t>
      </w:r>
      <w:r w:rsidR="00E40EB0">
        <w:fldChar w:fldCharType="begin"/>
      </w:r>
      <w:r w:rsidR="00E40EB0">
        <w:instrText xml:space="preserve"> HYPERLINK "mailto:auto-dbm@afrinic.net" \h </w:instrText>
      </w:r>
      <w:r w:rsidR="00E40EB0">
        <w:fldChar w:fldCharType="separate"/>
      </w:r>
      <w:r>
        <w:rPr>
          <w:color w:val="1155CC"/>
          <w:sz w:val="21"/>
          <w:szCs w:val="21"/>
          <w:u w:val="single"/>
        </w:rPr>
        <w:t>auto-dbm@afrinic.net</w:t>
      </w:r>
      <w:del w:id="60" w:author="Changed/Added" w:date="2021-04-26T11:03:00Z">
        <w:r w:rsidR="00211562">
          <w:rPr>
            <w:w w:val="105"/>
          </w:rPr>
          <w:delText>:</w:delText>
        </w:r>
      </w:del>
      <w:r w:rsidR="00E40EB0">
        <w:rPr>
          <w:color w:val="1155CC"/>
          <w:sz w:val="21"/>
          <w:szCs w:val="21"/>
          <w:u w:val="single"/>
        </w:rPr>
        <w:fldChar w:fldCharType="end"/>
      </w:r>
      <w:ins w:id="61" w:author="Changed/Added" w:date="2021-04-26T11:03:00Z">
        <w:r w:rsidR="00E40EB0">
          <w:fldChar w:fldCharType="begin"/>
        </w:r>
        <w:r w:rsidR="00E40EB0">
          <w:instrText xml:space="preserve"> HYPERLINK "mailto:auto-dbm@afrinic.net" \h </w:instrText>
        </w:r>
        <w:r w:rsidR="00E40EB0">
          <w:fldChar w:fldCharType="separate"/>
        </w:r>
        <w:r>
          <w:rPr>
            <w:color w:val="000000"/>
            <w:sz w:val="21"/>
            <w:szCs w:val="21"/>
          </w:rPr>
          <w:t>:</w:t>
        </w:r>
        <w:r w:rsidR="00E40EB0">
          <w:rPr>
            <w:color w:val="000000"/>
            <w:sz w:val="21"/>
            <w:szCs w:val="21"/>
          </w:rPr>
          <w:fldChar w:fldCharType="end"/>
        </w:r>
      </w:ins>
    </w:p>
    <w:p w14:paraId="00000074" w14:textId="77777777" w:rsidR="000A4521" w:rsidRDefault="000A4521">
      <w:pPr>
        <w:pBdr>
          <w:top w:val="nil"/>
          <w:left w:val="nil"/>
          <w:bottom w:val="nil"/>
          <w:right w:val="nil"/>
          <w:between w:val="nil"/>
        </w:pBdr>
        <w:spacing w:before="9"/>
        <w:rPr>
          <w:color w:val="000000"/>
          <w:sz w:val="18"/>
          <w:szCs w:val="18"/>
        </w:rPr>
      </w:pPr>
    </w:p>
    <w:p w14:paraId="00000075" w14:textId="77777777" w:rsidR="000A4521" w:rsidRDefault="007473E9">
      <w:pPr>
        <w:pBdr>
          <w:top w:val="nil"/>
          <w:left w:val="nil"/>
          <w:bottom w:val="nil"/>
          <w:right w:val="nil"/>
          <w:between w:val="nil"/>
        </w:pBdr>
        <w:tabs>
          <w:tab w:val="left" w:pos="3099"/>
        </w:tabs>
        <w:spacing w:before="10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person:</w:t>
      </w:r>
      <w:r>
        <w:rPr>
          <w:rFonts w:ascii="Courier New" w:eastAsia="Courier New" w:hAnsi="Courier New" w:cs="Courier New"/>
          <w:color w:val="000000"/>
          <w:sz w:val="21"/>
          <w:szCs w:val="21"/>
        </w:rPr>
        <w:tab/>
        <w:t>Some Random Person</w:t>
      </w:r>
    </w:p>
    <w:p w14:paraId="00000076"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Somewhere</w:t>
      </w:r>
    </w:p>
    <w:p w14:paraId="00000077" w14:textId="77777777" w:rsidR="000A4521" w:rsidRDefault="007473E9">
      <w:pPr>
        <w:pBdr>
          <w:top w:val="nil"/>
          <w:left w:val="nil"/>
          <w:bottom w:val="nil"/>
          <w:right w:val="nil"/>
          <w:between w:val="nil"/>
        </w:pBdr>
        <w:tabs>
          <w:tab w:val="left" w:pos="4287"/>
        </w:tabs>
        <w:spacing w:before="12" w:line="252" w:lineRule="auto"/>
        <w:ind w:left="3100" w:right="4201"/>
        <w:rPr>
          <w:rFonts w:ascii="Courier New" w:eastAsia="Courier New" w:hAnsi="Courier New" w:cs="Courier New"/>
          <w:color w:val="000000"/>
          <w:sz w:val="21"/>
          <w:szCs w:val="21"/>
        </w:rPr>
      </w:pPr>
      <w:r>
        <w:rPr>
          <w:rFonts w:ascii="Courier New" w:eastAsia="Courier New" w:hAnsi="Courier New" w:cs="Courier New"/>
          <w:color w:val="000000"/>
          <w:sz w:val="21"/>
          <w:szCs w:val="21"/>
        </w:rPr>
        <w:t>7300 XX</w:t>
      </w:r>
      <w:r>
        <w:rPr>
          <w:rFonts w:ascii="Courier New" w:eastAsia="Courier New" w:hAnsi="Courier New" w:cs="Courier New"/>
          <w:color w:val="000000"/>
          <w:sz w:val="21"/>
          <w:szCs w:val="21"/>
        </w:rPr>
        <w:tab/>
        <w:t>Apeldoorn The Netherlands</w:t>
      </w:r>
    </w:p>
    <w:p w14:paraId="00000078" w14:textId="77777777" w:rsidR="000A4521" w:rsidRDefault="007473E9">
      <w:pPr>
        <w:pBdr>
          <w:top w:val="nil"/>
          <w:left w:val="nil"/>
          <w:bottom w:val="nil"/>
          <w:right w:val="nil"/>
          <w:between w:val="nil"/>
        </w:pBdr>
        <w:tabs>
          <w:tab w:val="left" w:pos="3099"/>
        </w:tabs>
        <w:spacing w:before="52"/>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+31-55-0000000</w:t>
      </w:r>
    </w:p>
    <w:p w14:paraId="00000079" w14:textId="77777777" w:rsidR="000A4521" w:rsidRDefault="007473E9">
      <w:pPr>
        <w:pBdr>
          <w:top w:val="nil"/>
          <w:left w:val="nil"/>
          <w:bottom w:val="nil"/>
          <w:right w:val="nil"/>
          <w:between w:val="nil"/>
        </w:pBdr>
        <w:tabs>
          <w:tab w:val="left" w:pos="309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14">
        <w:r>
          <w:rPr>
            <w:rFonts w:ascii="Courier New" w:eastAsia="Courier New" w:hAnsi="Courier New" w:cs="Courier New"/>
            <w:color w:val="000000"/>
            <w:sz w:val="21"/>
            <w:szCs w:val="21"/>
          </w:rPr>
          <w:t>someone@example.com</w:t>
        </w:r>
      </w:hyperlink>
    </w:p>
    <w:p w14:paraId="0000007A"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nic-hdl</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AUTO-1</w:t>
      </w:r>
    </w:p>
    <w:p w14:paraId="0000007B" w14:textId="77777777" w:rsidR="000A4521" w:rsidRDefault="007473E9">
      <w:pPr>
        <w:pBdr>
          <w:top w:val="nil"/>
          <w:left w:val="nil"/>
          <w:bottom w:val="nil"/>
          <w:right w:val="nil"/>
          <w:between w:val="nil"/>
        </w:pBdr>
        <w:tabs>
          <w:tab w:val="left" w:pos="309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notify:</w:t>
      </w:r>
      <w:r>
        <w:rPr>
          <w:rFonts w:ascii="Courier New" w:eastAsia="Courier New" w:hAnsi="Courier New" w:cs="Courier New"/>
          <w:color w:val="000000"/>
          <w:sz w:val="21"/>
          <w:szCs w:val="21"/>
        </w:rPr>
        <w:tab/>
      </w:r>
      <w:hyperlink r:id="rId15">
        <w:r>
          <w:rPr>
            <w:rFonts w:ascii="Courier New" w:eastAsia="Courier New" w:hAnsi="Courier New" w:cs="Courier New"/>
            <w:color w:val="000000"/>
            <w:sz w:val="21"/>
            <w:szCs w:val="21"/>
          </w:rPr>
          <w:t>someone@example.com</w:t>
        </w:r>
      </w:hyperlink>
    </w:p>
    <w:p w14:paraId="0000007C" w14:textId="77777777" w:rsidR="000A4521" w:rsidRDefault="007473E9">
      <w:pPr>
        <w:pBdr>
          <w:top w:val="nil"/>
          <w:left w:val="nil"/>
          <w:bottom w:val="nil"/>
          <w:right w:val="nil"/>
          <w:between w:val="nil"/>
        </w:pBdr>
        <w:tabs>
          <w:tab w:val="left" w:pos="309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r>
      <w:hyperlink r:id="rId16">
        <w:r>
          <w:rPr>
            <w:rFonts w:ascii="Courier New" w:eastAsia="Courier New" w:hAnsi="Courier New" w:cs="Courier New"/>
            <w:color w:val="000000"/>
            <w:sz w:val="21"/>
            <w:szCs w:val="21"/>
          </w:rPr>
          <w:t>someone@example.com</w:t>
        </w:r>
      </w:hyperlink>
    </w:p>
    <w:p w14:paraId="0000007D" w14:textId="77777777" w:rsidR="000A4521" w:rsidRDefault="007473E9">
      <w:pPr>
        <w:pBdr>
          <w:top w:val="nil"/>
          <w:left w:val="nil"/>
          <w:bottom w:val="nil"/>
          <w:right w:val="nil"/>
          <w:between w:val="nil"/>
        </w:pBdr>
        <w:tabs>
          <w:tab w:val="left" w:pos="309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source:</w:t>
      </w:r>
      <w:r>
        <w:rPr>
          <w:rFonts w:ascii="Courier New" w:eastAsia="Courier New" w:hAnsi="Courier New" w:cs="Courier New"/>
          <w:color w:val="000000"/>
          <w:sz w:val="21"/>
          <w:szCs w:val="21"/>
        </w:rPr>
        <w:tab/>
        <w:t>AFRINIC</w:t>
      </w:r>
    </w:p>
    <w:p w14:paraId="0000007E" w14:textId="77777777" w:rsidR="000A4521" w:rsidRDefault="000A4521">
      <w:pPr>
        <w:pBdr>
          <w:top w:val="nil"/>
          <w:left w:val="nil"/>
          <w:bottom w:val="nil"/>
          <w:right w:val="nil"/>
          <w:between w:val="nil"/>
        </w:pBdr>
        <w:spacing w:before="7"/>
        <w:rPr>
          <w:rFonts w:ascii="Courier New" w:eastAsia="Courier New" w:hAnsi="Courier New" w:cs="Courier New"/>
          <w:color w:val="000000"/>
          <w:sz w:val="29"/>
          <w:szCs w:val="29"/>
        </w:rPr>
      </w:pPr>
    </w:p>
    <w:p w14:paraId="0000007F"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The “</w:t>
      </w:r>
      <w:proofErr w:type="spellStart"/>
      <w:r>
        <w:rPr>
          <w:color w:val="000000"/>
          <w:sz w:val="21"/>
          <w:szCs w:val="21"/>
        </w:rPr>
        <w:t>nic-hdl</w:t>
      </w:r>
      <w:proofErr w:type="spellEnd"/>
      <w:r>
        <w:rPr>
          <w:color w:val="000000"/>
          <w:sz w:val="21"/>
          <w:szCs w:val="21"/>
        </w:rPr>
        <w:t>” specifies the identifier that other objects can refer to. By specifying AUTO-1 during creation the system will automatically generate a unique identifier, which you will see in the confirmation email you receive from the database after the object has been created. In this example we’ll assume the new identifier is “SRP9999-AFRINIC”.</w:t>
      </w:r>
    </w:p>
    <w:p w14:paraId="00000080" w14:textId="77777777" w:rsidR="000A4521" w:rsidRDefault="000A4521">
      <w:pPr>
        <w:pBdr>
          <w:top w:val="nil"/>
          <w:left w:val="nil"/>
          <w:bottom w:val="nil"/>
          <w:right w:val="nil"/>
          <w:between w:val="nil"/>
        </w:pBdr>
        <w:spacing w:before="9"/>
        <w:rPr>
          <w:color w:val="000000"/>
          <w:sz w:val="24"/>
          <w:szCs w:val="24"/>
        </w:rPr>
      </w:pPr>
    </w:p>
    <w:p w14:paraId="00000081" w14:textId="06AD6745" w:rsidR="000A4521" w:rsidRDefault="007473E9">
      <w:pPr>
        <w:pBdr>
          <w:top w:val="nil"/>
          <w:left w:val="nil"/>
          <w:bottom w:val="nil"/>
          <w:right w:val="nil"/>
          <w:between w:val="nil"/>
        </w:pBdr>
        <w:spacing w:line="285" w:lineRule="auto"/>
        <w:ind w:left="220"/>
        <w:rPr>
          <w:color w:val="000000"/>
          <w:sz w:val="21"/>
          <w:szCs w:val="21"/>
        </w:rPr>
      </w:pPr>
      <w:r>
        <w:rPr>
          <w:color w:val="000000"/>
          <w:sz w:val="21"/>
          <w:szCs w:val="21"/>
        </w:rPr>
        <w:t xml:space="preserve">Now that you have a contact person in the database you can create a maintainer by sending an email with content like the following to </w:t>
      </w:r>
      <w:r w:rsidR="00E40EB0">
        <w:fldChar w:fldCharType="begin"/>
      </w:r>
      <w:r w:rsidR="00E40EB0">
        <w:instrText xml:space="preserve"> HYPERLINK "mailto:auto-dbm@afrinic.net" \h </w:instrText>
      </w:r>
      <w:r w:rsidR="00E40EB0">
        <w:fldChar w:fldCharType="separate"/>
      </w:r>
      <w:r>
        <w:rPr>
          <w:color w:val="1155CC"/>
          <w:sz w:val="21"/>
          <w:szCs w:val="21"/>
          <w:u w:val="single"/>
        </w:rPr>
        <w:t>auto-dbm@afrinic.net</w:t>
      </w:r>
      <w:del w:id="62" w:author="Changed/Added" w:date="2021-04-26T11:03:00Z">
        <w:r w:rsidR="00211562">
          <w:rPr>
            <w:w w:val="105"/>
          </w:rPr>
          <w:delText>:</w:delText>
        </w:r>
      </w:del>
      <w:r w:rsidR="00E40EB0">
        <w:rPr>
          <w:color w:val="1155CC"/>
          <w:sz w:val="21"/>
          <w:szCs w:val="21"/>
          <w:u w:val="single"/>
        </w:rPr>
        <w:fldChar w:fldCharType="end"/>
      </w:r>
      <w:ins w:id="63" w:author="Changed/Added" w:date="2021-04-26T11:03:00Z">
        <w:r w:rsidR="00E40EB0">
          <w:fldChar w:fldCharType="begin"/>
        </w:r>
        <w:r w:rsidR="00E40EB0">
          <w:instrText xml:space="preserve"> HYPERLINK "mailto:auto-dbm@afrinic.net" \h </w:instrText>
        </w:r>
        <w:r w:rsidR="00E40EB0">
          <w:fldChar w:fldCharType="separate"/>
        </w:r>
        <w:r>
          <w:rPr>
            <w:color w:val="000000"/>
            <w:sz w:val="21"/>
            <w:szCs w:val="21"/>
          </w:rPr>
          <w:t>:</w:t>
        </w:r>
        <w:r w:rsidR="00E40EB0">
          <w:rPr>
            <w:color w:val="000000"/>
            <w:sz w:val="21"/>
            <w:szCs w:val="21"/>
          </w:rPr>
          <w:fldChar w:fldCharType="end"/>
        </w:r>
      </w:ins>
    </w:p>
    <w:p w14:paraId="00000082" w14:textId="77777777" w:rsidR="000A4521" w:rsidRDefault="000A4521">
      <w:pPr>
        <w:pBdr>
          <w:top w:val="nil"/>
          <w:left w:val="nil"/>
          <w:bottom w:val="nil"/>
          <w:right w:val="nil"/>
          <w:between w:val="nil"/>
        </w:pBdr>
        <w:spacing w:before="9"/>
        <w:rPr>
          <w:color w:val="000000"/>
          <w:sz w:val="18"/>
          <w:szCs w:val="18"/>
        </w:rPr>
      </w:pPr>
    </w:p>
    <w:p w14:paraId="00000083" w14:textId="77777777" w:rsidR="000A4521" w:rsidRDefault="007473E9">
      <w:pPr>
        <w:pBdr>
          <w:top w:val="nil"/>
          <w:left w:val="nil"/>
          <w:bottom w:val="nil"/>
          <w:right w:val="nil"/>
          <w:between w:val="nil"/>
        </w:pBdr>
        <w:tabs>
          <w:tab w:val="left" w:pos="3099"/>
        </w:tabs>
        <w:spacing w:before="106"/>
        <w:ind w:left="94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mntner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MAINT-AS64500</w:t>
      </w:r>
    </w:p>
    <w:p w14:paraId="00000084" w14:textId="77777777" w:rsidR="000A4521" w:rsidRDefault="007473E9">
      <w:pPr>
        <w:pBdr>
          <w:top w:val="nil"/>
          <w:left w:val="nil"/>
          <w:bottom w:val="nil"/>
          <w:right w:val="nil"/>
          <w:between w:val="nil"/>
        </w:pBdr>
        <w:tabs>
          <w:tab w:val="left" w:pos="3099"/>
        </w:tabs>
        <w:spacing w:before="69"/>
        <w:ind w:left="94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Some Random Person’s maintainer</w:t>
      </w:r>
    </w:p>
    <w:p w14:paraId="00000085" w14:textId="77777777" w:rsidR="000A4521" w:rsidRDefault="007473E9">
      <w:pPr>
        <w:pBdr>
          <w:top w:val="nil"/>
          <w:left w:val="nil"/>
          <w:bottom w:val="nil"/>
          <w:right w:val="nil"/>
          <w:between w:val="nil"/>
        </w:pBdr>
        <w:tabs>
          <w:tab w:val="left" w:pos="3099"/>
        </w:tabs>
        <w:spacing w:before="69"/>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admin-c:</w:t>
      </w:r>
      <w:r>
        <w:rPr>
          <w:rFonts w:ascii="Courier New" w:eastAsia="Courier New" w:hAnsi="Courier New" w:cs="Courier New"/>
          <w:color w:val="000000"/>
          <w:sz w:val="21"/>
          <w:szCs w:val="21"/>
        </w:rPr>
        <w:tab/>
        <w:t>SRP9999-AFRINIC</w:t>
      </w:r>
    </w:p>
    <w:p w14:paraId="00000086" w14:textId="77777777" w:rsidR="000A4521" w:rsidRDefault="007473E9">
      <w:pPr>
        <w:pBdr>
          <w:top w:val="nil"/>
          <w:left w:val="nil"/>
          <w:bottom w:val="nil"/>
          <w:right w:val="nil"/>
          <w:between w:val="nil"/>
        </w:pBdr>
        <w:tabs>
          <w:tab w:val="left" w:pos="3099"/>
        </w:tabs>
        <w:spacing w:before="65"/>
        <w:ind w:left="94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upd</w:t>
      </w:r>
      <w:proofErr w:type="spellEnd"/>
      <w:r>
        <w:rPr>
          <w:rFonts w:ascii="Courier New" w:eastAsia="Courier New" w:hAnsi="Courier New" w:cs="Courier New"/>
          <w:color w:val="000000"/>
          <w:sz w:val="21"/>
          <w:szCs w:val="21"/>
        </w:rPr>
        <w:t>-to:</w:t>
      </w:r>
      <w:r>
        <w:rPr>
          <w:rFonts w:ascii="Courier New" w:eastAsia="Courier New" w:hAnsi="Courier New" w:cs="Courier New"/>
          <w:color w:val="000000"/>
          <w:sz w:val="21"/>
          <w:szCs w:val="21"/>
        </w:rPr>
        <w:tab/>
      </w:r>
      <w:hyperlink r:id="rId17">
        <w:r>
          <w:rPr>
            <w:rFonts w:ascii="Courier New" w:eastAsia="Courier New" w:hAnsi="Courier New" w:cs="Courier New"/>
            <w:color w:val="000000"/>
            <w:sz w:val="21"/>
            <w:szCs w:val="21"/>
          </w:rPr>
          <w:t>someone@example.com</w:t>
        </w:r>
      </w:hyperlink>
    </w:p>
    <w:p w14:paraId="00000087" w14:textId="455F6702" w:rsidR="000A4521" w:rsidRDefault="007473E9">
      <w:pPr>
        <w:pBdr>
          <w:top w:val="nil"/>
          <w:left w:val="nil"/>
          <w:bottom w:val="nil"/>
          <w:right w:val="nil"/>
          <w:between w:val="nil"/>
        </w:pBdr>
        <w:tabs>
          <w:tab w:val="left" w:pos="3099"/>
        </w:tabs>
        <w:spacing w:before="69" w:line="304" w:lineRule="auto"/>
        <w:ind w:left="940" w:right="1165"/>
        <w:rPr>
          <w:ins w:id="64" w:author="Changed/Added" w:date="2021-04-26T11:03:00Z"/>
          <w:rFonts w:ascii="Courier New" w:eastAsia="Courier New" w:hAnsi="Courier New" w:cs="Courier New"/>
          <w:sz w:val="21"/>
          <w:szCs w:val="21"/>
        </w:rPr>
      </w:pPr>
      <w:r>
        <w:rPr>
          <w:rFonts w:ascii="Courier New" w:eastAsia="Courier New" w:hAnsi="Courier New" w:cs="Courier New"/>
          <w:color w:val="000000"/>
          <w:sz w:val="21"/>
          <w:szCs w:val="21"/>
        </w:rPr>
        <w:t>auth:</w:t>
      </w:r>
      <w:r>
        <w:rPr>
          <w:rFonts w:ascii="Courier New" w:eastAsia="Courier New" w:hAnsi="Courier New" w:cs="Courier New"/>
          <w:color w:val="000000"/>
          <w:sz w:val="21"/>
          <w:szCs w:val="21"/>
        </w:rPr>
        <w:tab/>
      </w:r>
      <w:del w:id="65" w:author="Changed/Added" w:date="2021-04-26T11:03:00Z">
        <w:r w:rsidR="00211562">
          <w:rPr>
            <w:rFonts w:ascii="Courier New"/>
            <w:w w:val="105"/>
          </w:rPr>
          <w:delText>MD5-PW</w:delText>
        </w:r>
        <w:r w:rsidR="00211562">
          <w:rPr>
            <w:rFonts w:ascii="Courier New"/>
            <w:spacing w:val="-25"/>
            <w:w w:val="105"/>
          </w:rPr>
          <w:delText xml:space="preserve"> </w:delText>
        </w:r>
        <w:r w:rsidR="00211562">
          <w:rPr>
            <w:rFonts w:ascii="Courier New"/>
            <w:w w:val="105"/>
          </w:rPr>
          <w:delText xml:space="preserve">$1$cu/QEuCu$qKl69lv4c4t0by7XNQqRX. </w:delText>
        </w:r>
      </w:del>
      <w:ins w:id="66" w:author="Changed/Added" w:date="2021-04-26T11:03:00Z">
        <w:r>
          <w:rPr>
            <w:rFonts w:ascii="Courier New" w:eastAsia="Courier New" w:hAnsi="Courier New" w:cs="Courier New"/>
            <w:sz w:val="21"/>
            <w:szCs w:val="21"/>
          </w:rPr>
          <w:t>BCRYPT</w:t>
        </w:r>
        <w:r>
          <w:rPr>
            <w:rFonts w:ascii="Courier New" w:eastAsia="Courier New" w:hAnsi="Courier New" w:cs="Courier New"/>
            <w:color w:val="000000"/>
            <w:sz w:val="21"/>
            <w:szCs w:val="21"/>
          </w:rPr>
          <w:t>-PW</w:t>
        </w:r>
        <w:r>
          <w:rPr>
            <w:rFonts w:ascii="Courier New" w:eastAsia="Courier New" w:hAnsi="Courier New" w:cs="Courier New"/>
            <w:sz w:val="21"/>
            <w:szCs w:val="21"/>
          </w:rPr>
          <w:t xml:space="preserve"> #Filtered</w:t>
        </w:r>
      </w:ins>
    </w:p>
    <w:p w14:paraId="00000088" w14:textId="77777777" w:rsidR="000A4521" w:rsidRDefault="007473E9">
      <w:pPr>
        <w:pBdr>
          <w:top w:val="nil"/>
          <w:left w:val="nil"/>
          <w:bottom w:val="nil"/>
          <w:right w:val="nil"/>
          <w:between w:val="nil"/>
        </w:pBdr>
        <w:tabs>
          <w:tab w:val="left" w:pos="3099"/>
        </w:tabs>
        <w:spacing w:before="69" w:line="304" w:lineRule="auto"/>
        <w:ind w:left="940" w:right="1165"/>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089" w14:textId="77777777" w:rsidR="000A4521" w:rsidRDefault="007473E9">
      <w:pPr>
        <w:pBdr>
          <w:top w:val="nil"/>
          <w:left w:val="nil"/>
          <w:bottom w:val="nil"/>
          <w:right w:val="nil"/>
          <w:between w:val="nil"/>
        </w:pBdr>
        <w:tabs>
          <w:tab w:val="left" w:pos="3099"/>
        </w:tabs>
        <w:spacing w:before="5"/>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r>
      <w:hyperlink r:id="rId18">
        <w:r>
          <w:rPr>
            <w:rFonts w:ascii="Courier New" w:eastAsia="Courier New" w:hAnsi="Courier New" w:cs="Courier New"/>
            <w:color w:val="000000"/>
            <w:sz w:val="21"/>
            <w:szCs w:val="21"/>
          </w:rPr>
          <w:t>someone@example.com</w:t>
        </w:r>
      </w:hyperlink>
    </w:p>
    <w:p w14:paraId="0000008A" w14:textId="77FF8041" w:rsidR="000A4521" w:rsidRDefault="00211562">
      <w:pPr>
        <w:pBdr>
          <w:top w:val="nil"/>
          <w:left w:val="nil"/>
          <w:bottom w:val="nil"/>
          <w:right w:val="nil"/>
          <w:between w:val="nil"/>
        </w:pBdr>
        <w:tabs>
          <w:tab w:val="left" w:pos="3099"/>
        </w:tabs>
        <w:spacing w:before="70"/>
        <w:ind w:left="940"/>
        <w:rPr>
          <w:rFonts w:ascii="Courier New" w:eastAsia="Courier New" w:hAnsi="Courier New" w:cs="Courier New"/>
          <w:color w:val="000000"/>
          <w:sz w:val="21"/>
          <w:szCs w:val="21"/>
        </w:rPr>
      </w:pPr>
      <w:del w:id="67" w:author="Changed/Added" w:date="2021-04-26T11:03:00Z">
        <w:r>
          <w:rPr>
            <w:rFonts w:ascii="Courier New"/>
            <w:w w:val="105"/>
          </w:rPr>
          <w:delText>source</w:delText>
        </w:r>
      </w:del>
      <w:ins w:id="68" w:author="Changed/Added" w:date="2021-04-26T11:03:00Z">
        <w:r w:rsidR="007473E9">
          <w:rPr>
            <w:rFonts w:ascii="Courier New" w:eastAsia="Courier New" w:hAnsi="Courier New" w:cs="Courier New"/>
            <w:color w:val="000000"/>
            <w:sz w:val="21"/>
            <w:szCs w:val="21"/>
          </w:rPr>
          <w:t>sour</w:t>
        </w:r>
      </w:ins>
      <w:customXmlInsRangeStart w:id="69" w:author="Changed/Added" w:date="2021-04-26T11:03:00Z"/>
      <w:sdt>
        <w:sdtPr>
          <w:tag w:val="goog_rdk_5"/>
          <w:id w:val="1355847131"/>
        </w:sdtPr>
        <w:sdtContent>
          <w:customXmlInsRangeEnd w:id="69"/>
          <w:commentRangeStart w:id="70"/>
          <w:customXmlInsRangeStart w:id="71" w:author="Changed/Added" w:date="2021-04-26T11:03:00Z"/>
        </w:sdtContent>
      </w:sdt>
      <w:customXmlInsRangeEnd w:id="71"/>
      <w:ins w:id="72" w:author="Changed/Added" w:date="2021-04-26T11:03:00Z">
        <w:r w:rsidR="007473E9">
          <w:rPr>
            <w:rFonts w:ascii="Courier New" w:eastAsia="Courier New" w:hAnsi="Courier New" w:cs="Courier New"/>
            <w:color w:val="000000"/>
            <w:sz w:val="21"/>
            <w:szCs w:val="21"/>
          </w:rPr>
          <w:t>c</w:t>
        </w:r>
        <w:commentRangeEnd w:id="70"/>
        <w:r w:rsidR="007473E9">
          <w:commentReference w:id="70"/>
        </w:r>
        <w:r w:rsidR="007473E9">
          <w:rPr>
            <w:rFonts w:ascii="Courier New" w:eastAsia="Courier New" w:hAnsi="Courier New" w:cs="Courier New"/>
            <w:color w:val="000000"/>
            <w:sz w:val="21"/>
            <w:szCs w:val="21"/>
          </w:rPr>
          <w:t>e</w:t>
        </w:r>
      </w:ins>
      <w:r w:rsidR="007473E9">
        <w:rPr>
          <w:rFonts w:ascii="Courier New" w:eastAsia="Courier New" w:hAnsi="Courier New" w:cs="Courier New"/>
          <w:color w:val="000000"/>
          <w:sz w:val="21"/>
          <w:szCs w:val="21"/>
        </w:rPr>
        <w:t>:</w:t>
      </w:r>
      <w:r w:rsidR="007473E9">
        <w:rPr>
          <w:rFonts w:ascii="Courier New" w:eastAsia="Courier New" w:hAnsi="Courier New" w:cs="Courier New"/>
          <w:color w:val="000000"/>
          <w:sz w:val="21"/>
          <w:szCs w:val="21"/>
        </w:rPr>
        <w:tab/>
        <w:t>AFRINIC</w:t>
      </w:r>
    </w:p>
    <w:p w14:paraId="1FE83739" w14:textId="77777777" w:rsidR="0008389A" w:rsidRDefault="007473E9">
      <w:pPr>
        <w:pStyle w:val="BodyText"/>
        <w:tabs>
          <w:tab w:val="left" w:pos="3099"/>
        </w:tabs>
        <w:spacing w:before="64"/>
        <w:ind w:left="940"/>
        <w:rPr>
          <w:del w:id="73" w:author="Changed/Added" w:date="2021-04-26T11:03:00Z"/>
          <w:rFonts w:ascii="Courier New"/>
        </w:rPr>
      </w:pPr>
      <w:r>
        <w:rPr>
          <w:rFonts w:ascii="Courier New" w:eastAsia="Courier New" w:hAnsi="Courier New" w:cs="Courier New"/>
          <w:color w:val="000000"/>
        </w:rPr>
        <w:t>password:</w:t>
      </w:r>
      <w:r>
        <w:rPr>
          <w:rFonts w:ascii="Courier New" w:eastAsia="Courier New" w:hAnsi="Courier New" w:cs="Courier New"/>
          <w:color w:val="000000"/>
        </w:rPr>
        <w:tab/>
      </w:r>
      <w:proofErr w:type="spellStart"/>
      <w:r>
        <w:rPr>
          <w:rFonts w:ascii="Courier New" w:eastAsia="Courier New" w:hAnsi="Courier New" w:cs="Courier New"/>
          <w:color w:val="000000"/>
        </w:rPr>
        <w:t>SomePassword</w:t>
      </w:r>
      <w:proofErr w:type="spellEnd"/>
    </w:p>
    <w:p w14:paraId="2A9B580E" w14:textId="77777777" w:rsidR="0008389A" w:rsidRDefault="0008389A">
      <w:pPr>
        <w:rPr>
          <w:del w:id="74" w:author="Changed/Added" w:date="2021-04-26T11:03:00Z"/>
          <w:rFonts w:ascii="Courier New"/>
        </w:rPr>
        <w:sectPr w:rsidR="0008389A">
          <w:pgSz w:w="12240" w:h="15840"/>
          <w:pgMar w:top="1340" w:right="1340" w:bottom="960" w:left="1220" w:header="726" w:footer="768" w:gutter="0"/>
          <w:cols w:space="720"/>
        </w:sectPr>
      </w:pPr>
    </w:p>
    <w:p w14:paraId="248DDC77" w14:textId="77777777" w:rsidR="0008389A" w:rsidRDefault="0008389A">
      <w:pPr>
        <w:pStyle w:val="BodyText"/>
        <w:spacing w:before="10"/>
        <w:rPr>
          <w:del w:id="75" w:author="Changed/Added" w:date="2021-04-26T11:03:00Z"/>
          <w:rFonts w:ascii="Courier New"/>
          <w:sz w:val="24"/>
        </w:rPr>
      </w:pPr>
    </w:p>
    <w:p w14:paraId="0000008B" w14:textId="714F90BA" w:rsidR="000A4521" w:rsidRDefault="000A4521">
      <w:pPr>
        <w:pBdr>
          <w:top w:val="nil"/>
          <w:left w:val="nil"/>
          <w:bottom w:val="nil"/>
          <w:right w:val="nil"/>
          <w:between w:val="nil"/>
        </w:pBdr>
        <w:tabs>
          <w:tab w:val="left" w:pos="3099"/>
        </w:tabs>
        <w:spacing w:before="64"/>
        <w:ind w:left="940"/>
        <w:rPr>
          <w:ins w:id="76" w:author="Changed/Added" w:date="2021-04-26T11:03:00Z"/>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p>
    <w:p w14:paraId="0000008C" w14:textId="77777777" w:rsidR="000A4521" w:rsidRDefault="000A4521">
      <w:pPr>
        <w:pBdr>
          <w:top w:val="nil"/>
          <w:left w:val="nil"/>
          <w:bottom w:val="nil"/>
          <w:right w:val="nil"/>
          <w:between w:val="nil"/>
        </w:pBdr>
        <w:spacing w:before="10"/>
        <w:rPr>
          <w:ins w:id="77" w:author="Changed/Added" w:date="2021-04-26T11:03:00Z"/>
          <w:rFonts w:ascii="Courier New" w:eastAsia="Courier New" w:hAnsi="Courier New" w:cs="Courier New"/>
          <w:color w:val="000000"/>
          <w:sz w:val="24"/>
          <w:szCs w:val="24"/>
        </w:rPr>
      </w:pPr>
    </w:p>
    <w:p w14:paraId="3BA2429A" w14:textId="52EE8B57" w:rsidR="00687B97" w:rsidRDefault="007473E9">
      <w:pPr>
        <w:pBdr>
          <w:top w:val="nil"/>
          <w:left w:val="nil"/>
          <w:bottom w:val="nil"/>
          <w:right w:val="nil"/>
          <w:between w:val="nil"/>
        </w:pBdr>
        <w:spacing w:before="99" w:line="288" w:lineRule="auto"/>
        <w:ind w:left="220" w:right="349"/>
        <w:rPr>
          <w:ins w:id="78" w:author="Changed/Added" w:date="2021-04-26T11:03:00Z"/>
        </w:rPr>
      </w:pPr>
      <w:r>
        <w:rPr>
          <w:color w:val="000000"/>
          <w:sz w:val="21"/>
          <w:szCs w:val="21"/>
        </w:rPr>
        <w:t xml:space="preserve">The “auth:” attribute contains a hashed password which you can create on </w:t>
      </w:r>
      <w:del w:id="79" w:author="Changed/Added" w:date="2021-04-26T11:03:00Z">
        <w:r w:rsidR="00E40EB0">
          <w:fldChar w:fldCharType="begin"/>
        </w:r>
        <w:r w:rsidR="00E40EB0">
          <w:delInstrText xml:space="preserve"> HYPERLINK "http://www.afrinic.net/services/ip-tools/whoiscrypt" \h </w:delInstrText>
        </w:r>
        <w:r w:rsidR="00E40EB0">
          <w:fldChar w:fldCharType="separate"/>
        </w:r>
        <w:r w:rsidR="00211562">
          <w:rPr>
            <w:color w:val="1155CC"/>
            <w:w w:val="105"/>
            <w:u w:val="single" w:color="1155CC"/>
          </w:rPr>
          <w:delText>http://www.afrinic.net/services/ip-tools/whoiscrypt</w:delText>
        </w:r>
        <w:r w:rsidR="00211562">
          <w:rPr>
            <w:w w:val="105"/>
          </w:rPr>
          <w:delText xml:space="preserve">. </w:delText>
        </w:r>
        <w:r w:rsidR="00E40EB0">
          <w:rPr>
            <w:w w:val="105"/>
          </w:rPr>
          <w:fldChar w:fldCharType="end"/>
        </w:r>
        <w:r w:rsidR="00211562">
          <w:rPr>
            <w:w w:val="105"/>
          </w:rPr>
          <w:delText xml:space="preserve">Never use the </w:delText>
        </w:r>
      </w:del>
      <w:customXmlInsRangeStart w:id="80" w:author="Changed/Added" w:date="2021-04-26T11:03:00Z"/>
      <w:sdt>
        <w:sdtPr>
          <w:tag w:val="goog_rdk_6"/>
          <w:id w:val="1535150048"/>
        </w:sdtPr>
        <w:sdtContent>
          <w:customXmlInsRangeEnd w:id="80"/>
          <w:ins w:id="81" w:author="Changed/Added" w:date="2021-04-26T11:03:00Z">
            <w:r>
              <w:fldChar w:fldCharType="begin"/>
            </w:r>
            <w:r>
              <w:instrText>HYPERLINK "https://www.afrinic.net/whois/utilities#crypt"</w:instrText>
            </w:r>
            <w:r>
              <w:fldChar w:fldCharType="separate"/>
            </w:r>
            <w:r>
              <w:rPr>
                <w:color w:val="000000"/>
                <w:sz w:val="21"/>
                <w:szCs w:val="21"/>
              </w:rPr>
              <w:t>https://www.afrinic.net/whois/utilities#crypt</w:t>
            </w:r>
            <w:r>
              <w:fldChar w:fldCharType="end"/>
            </w:r>
          </w:ins>
          <w:customXmlInsRangeStart w:id="82" w:author="Changed/Added" w:date="2021-04-26T11:03:00Z"/>
        </w:sdtContent>
      </w:sdt>
      <w:customXmlInsRangeEnd w:id="82"/>
      <w:customXmlInsRangeStart w:id="83" w:author="Changed/Added" w:date="2021-04-26T11:03:00Z"/>
      <w:sdt>
        <w:sdtPr>
          <w:tag w:val="goog_rdk_7"/>
          <w:id w:val="-386731048"/>
          <w:showingPlcHdr/>
        </w:sdtPr>
        <w:sdtContent>
          <w:customXmlInsRangeEnd w:id="83"/>
          <w:ins w:id="84" w:author="Changed/Added" w:date="2021-04-26T11:03:00Z">
            <w:r w:rsidR="00687B97">
              <w:t xml:space="preserve">     </w:t>
            </w:r>
          </w:ins>
          <w:customXmlInsRangeStart w:id="85" w:author="Changed/Added" w:date="2021-04-26T11:03:00Z"/>
        </w:sdtContent>
      </w:sdt>
      <w:customXmlInsRangeEnd w:id="85"/>
      <w:customXmlInsRangeStart w:id="86" w:author="Changed/Added" w:date="2021-04-26T11:03:00Z"/>
      <w:sdt>
        <w:sdtPr>
          <w:tag w:val="goog_rdk_8"/>
          <w:id w:val="231126216"/>
          <w:showingPlcHdr/>
        </w:sdtPr>
        <w:sdtContent>
          <w:customXmlInsRangeEnd w:id="86"/>
          <w:r w:rsidR="00E40EB0">
            <w:t xml:space="preserve">     </w:t>
          </w:r>
          <w:customXmlInsRangeStart w:id="87" w:author="Changed/Added" w:date="2021-04-26T11:03:00Z"/>
        </w:sdtContent>
      </w:sdt>
      <w:customXmlInsRangeEnd w:id="87"/>
    </w:p>
    <w:p w14:paraId="0000008D" w14:textId="2D4A8319" w:rsidR="000A4521" w:rsidRDefault="007473E9">
      <w:pPr>
        <w:pBdr>
          <w:top w:val="nil"/>
          <w:left w:val="nil"/>
          <w:bottom w:val="nil"/>
          <w:right w:val="nil"/>
          <w:between w:val="nil"/>
        </w:pBdr>
        <w:spacing w:before="99" w:line="288" w:lineRule="auto"/>
        <w:ind w:left="220" w:right="349"/>
        <w:rPr>
          <w:color w:val="000000"/>
          <w:sz w:val="21"/>
          <w:szCs w:val="21"/>
        </w:rPr>
      </w:pPr>
      <w:ins w:id="88" w:author="Changed/Added" w:date="2021-04-26T11:03:00Z">
        <w:r>
          <w:rPr>
            <w:color w:val="000000"/>
            <w:sz w:val="21"/>
            <w:szCs w:val="21"/>
          </w:rPr>
          <w:t xml:space="preserve">The </w:t>
        </w:r>
      </w:ins>
      <w:customXmlInsRangeStart w:id="89" w:author="Changed/Added" w:date="2021-04-26T11:03:00Z"/>
      <w:sdt>
        <w:sdtPr>
          <w:rPr>
            <w:color w:val="000000"/>
            <w:sz w:val="21"/>
            <w:szCs w:val="21"/>
          </w:rPr>
          <w:tag w:val="goog_rdk_9"/>
          <w:id w:val="-1140344541"/>
        </w:sdtPr>
        <w:sdtContent>
          <w:customXmlInsRangeEnd w:id="89"/>
          <w:ins w:id="90" w:author="Changed/Added" w:date="2021-04-26T11:03:00Z">
            <w:r w:rsidRPr="00E40EB0">
              <w:rPr>
                <w:color w:val="000000"/>
                <w:sz w:val="21"/>
                <w:szCs w:val="21"/>
              </w:rPr>
              <w:t xml:space="preserve">MD5-PW and </w:t>
            </w:r>
          </w:ins>
          <w:customXmlInsRangeStart w:id="91" w:author="Changed/Added" w:date="2021-04-26T11:03:00Z"/>
        </w:sdtContent>
      </w:sdt>
      <w:customXmlInsRangeEnd w:id="91"/>
      <w:r>
        <w:rPr>
          <w:color w:val="000000"/>
          <w:sz w:val="21"/>
          <w:szCs w:val="21"/>
        </w:rPr>
        <w:t xml:space="preserve">CRYPT-PW </w:t>
      </w:r>
      <w:del w:id="92" w:author="Changed/Added" w:date="2021-04-26T11:03:00Z">
        <w:r w:rsidR="00211562">
          <w:rPr>
            <w:w w:val="105"/>
          </w:rPr>
          <w:delText>method, it is no longer secure</w:delText>
        </w:r>
      </w:del>
      <w:ins w:id="93" w:author="Changed/Added" w:date="2021-04-26T11:03:00Z">
        <w:r>
          <w:rPr>
            <w:color w:val="000000"/>
            <w:sz w:val="21"/>
            <w:szCs w:val="21"/>
          </w:rPr>
          <w:t xml:space="preserve">methods </w:t>
        </w:r>
      </w:ins>
      <w:customXmlInsRangeStart w:id="94" w:author="Changed/Added" w:date="2021-04-26T11:03:00Z"/>
      <w:sdt>
        <w:sdtPr>
          <w:rPr>
            <w:color w:val="000000"/>
            <w:sz w:val="21"/>
            <w:szCs w:val="21"/>
          </w:rPr>
          <w:tag w:val="goog_rdk_10"/>
          <w:id w:val="-851649270"/>
        </w:sdtPr>
        <w:sdtContent>
          <w:customXmlInsRangeEnd w:id="94"/>
          <w:ins w:id="95" w:author="Changed/Added" w:date="2021-04-26T11:03:00Z">
            <w:r w:rsidR="00687B97" w:rsidRPr="00E40EB0">
              <w:rPr>
                <w:color w:val="000000"/>
                <w:sz w:val="21"/>
                <w:szCs w:val="21"/>
              </w:rPr>
              <w:t xml:space="preserve"> which were previously in use </w:t>
            </w:r>
          </w:ins>
          <w:customXmlInsRangeStart w:id="96" w:author="Changed/Added" w:date="2021-04-26T11:03:00Z"/>
        </w:sdtContent>
      </w:sdt>
      <w:customXmlInsRangeEnd w:id="96"/>
      <w:customXmlInsRangeStart w:id="97" w:author="Changed/Added" w:date="2021-04-26T11:03:00Z"/>
      <w:sdt>
        <w:sdtPr>
          <w:rPr>
            <w:color w:val="000000"/>
            <w:sz w:val="21"/>
            <w:szCs w:val="21"/>
          </w:rPr>
          <w:tag w:val="goog_rdk_11"/>
          <w:id w:val="1079406762"/>
        </w:sdtPr>
        <w:sdtContent>
          <w:customXmlInsRangeEnd w:id="97"/>
          <w:ins w:id="98" w:author="Changed/Added" w:date="2021-04-26T11:03:00Z">
            <w:r w:rsidRPr="00E40EB0">
              <w:rPr>
                <w:color w:val="000000"/>
                <w:sz w:val="21"/>
                <w:szCs w:val="21"/>
              </w:rPr>
              <w:t xml:space="preserve"> are now deprecated</w:t>
            </w:r>
          </w:ins>
          <w:customXmlInsRangeStart w:id="99" w:author="Changed/Added" w:date="2021-04-26T11:03:00Z"/>
        </w:sdtContent>
      </w:sdt>
      <w:customXmlInsRangeEnd w:id="99"/>
      <w:r>
        <w:rPr>
          <w:color w:val="000000"/>
          <w:sz w:val="21"/>
          <w:szCs w:val="21"/>
        </w:rPr>
        <w:t>.</w:t>
      </w:r>
    </w:p>
    <w:p w14:paraId="0000008E" w14:textId="77777777" w:rsidR="000A4521" w:rsidRDefault="000A4521">
      <w:pPr>
        <w:pBdr>
          <w:top w:val="nil"/>
          <w:left w:val="nil"/>
          <w:bottom w:val="nil"/>
          <w:right w:val="nil"/>
          <w:between w:val="nil"/>
        </w:pBdr>
        <w:spacing w:before="5"/>
        <w:rPr>
          <w:color w:val="000000"/>
          <w:sz w:val="25"/>
          <w:szCs w:val="25"/>
        </w:rPr>
      </w:pPr>
    </w:p>
    <w:p w14:paraId="0000008F" w14:textId="77777777" w:rsidR="000A4521" w:rsidRDefault="007473E9">
      <w:pPr>
        <w:pBdr>
          <w:top w:val="nil"/>
          <w:left w:val="nil"/>
          <w:bottom w:val="nil"/>
          <w:right w:val="nil"/>
          <w:between w:val="nil"/>
        </w:pBdr>
        <w:spacing w:line="288" w:lineRule="auto"/>
        <w:ind w:left="220" w:right="128"/>
        <w:rPr>
          <w:color w:val="000000"/>
          <w:sz w:val="21"/>
          <w:szCs w:val="21"/>
        </w:rPr>
      </w:pPr>
      <w:r>
        <w:rPr>
          <w:color w:val="000000"/>
          <w:sz w:val="21"/>
          <w:szCs w:val="21"/>
        </w:rPr>
        <w:t xml:space="preserve">This example uses a </w:t>
      </w:r>
      <w:proofErr w:type="spellStart"/>
      <w:r>
        <w:rPr>
          <w:color w:val="000000"/>
          <w:sz w:val="21"/>
          <w:szCs w:val="21"/>
        </w:rPr>
        <w:t>mnt</w:t>
      </w:r>
      <w:proofErr w:type="spellEnd"/>
      <w:r>
        <w:rPr>
          <w:color w:val="000000"/>
          <w:sz w:val="21"/>
          <w:szCs w:val="21"/>
        </w:rPr>
        <w:t>-by attribute that references itself. This means that the data for this maintainer is protected by the maintainer itself. To prove that you are indeed authorized to create this maintainer you have to provide the password matching the auth attribute as an extra attribute when sending the update. This password attribute will not be stored in the IRR database.</w:t>
      </w:r>
    </w:p>
    <w:p w14:paraId="00000090" w14:textId="77777777" w:rsidR="000A4521" w:rsidRDefault="000A4521">
      <w:pPr>
        <w:pBdr>
          <w:top w:val="nil"/>
          <w:left w:val="nil"/>
          <w:bottom w:val="nil"/>
          <w:right w:val="nil"/>
          <w:between w:val="nil"/>
        </w:pBdr>
        <w:spacing w:before="11"/>
        <w:rPr>
          <w:color w:val="000000"/>
          <w:sz w:val="25"/>
          <w:szCs w:val="25"/>
        </w:rPr>
      </w:pPr>
    </w:p>
    <w:p w14:paraId="00000091" w14:textId="1E9416F9"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t xml:space="preserve">Now that we have a MNTNER we need to protect our PERSON object with it. </w:t>
      </w:r>
      <w:proofErr w:type="gramStart"/>
      <w:r>
        <w:rPr>
          <w:color w:val="000000"/>
          <w:sz w:val="21"/>
          <w:szCs w:val="21"/>
        </w:rPr>
        <w:t>Otherwise</w:t>
      </w:r>
      <w:proofErr w:type="gramEnd"/>
      <w:r>
        <w:rPr>
          <w:color w:val="000000"/>
          <w:sz w:val="21"/>
          <w:szCs w:val="21"/>
        </w:rPr>
        <w:t xml:space="preserve"> anybody could submit changes to it. Updating an existing object is done by sending a modified version of the object to </w:t>
      </w:r>
      <w:r w:rsidR="00E40EB0">
        <w:fldChar w:fldCharType="begin"/>
      </w:r>
      <w:r w:rsidR="00E40EB0">
        <w:instrText xml:space="preserve"> HYPERLINK "mailto:auto-dbm@afrinic.net" \h </w:instrText>
      </w:r>
      <w:r w:rsidR="00E40EB0">
        <w:fldChar w:fldCharType="separate"/>
      </w:r>
      <w:r>
        <w:rPr>
          <w:color w:val="1155CC"/>
          <w:sz w:val="21"/>
          <w:szCs w:val="21"/>
          <w:u w:val="single"/>
        </w:rPr>
        <w:t>auto-dbm@afrinic.net</w:t>
      </w:r>
      <w:del w:id="100" w:author="Changed/Added" w:date="2021-04-26T11:03:00Z">
        <w:r w:rsidR="00211562">
          <w:rPr>
            <w:w w:val="105"/>
          </w:rPr>
          <w:delText>:</w:delText>
        </w:r>
      </w:del>
      <w:r w:rsidR="00E40EB0">
        <w:rPr>
          <w:color w:val="1155CC"/>
          <w:sz w:val="21"/>
          <w:szCs w:val="21"/>
          <w:u w:val="single"/>
        </w:rPr>
        <w:fldChar w:fldCharType="end"/>
      </w:r>
      <w:ins w:id="101" w:author="Changed/Added" w:date="2021-04-26T11:03:00Z">
        <w:r w:rsidR="00E40EB0">
          <w:fldChar w:fldCharType="begin"/>
        </w:r>
        <w:r w:rsidR="00E40EB0">
          <w:instrText xml:space="preserve"> HYPERLINK "mailto:auto-dbm@afrinic.net" \h </w:instrText>
        </w:r>
        <w:r w:rsidR="00E40EB0">
          <w:fldChar w:fldCharType="separate"/>
        </w:r>
        <w:r>
          <w:rPr>
            <w:color w:val="000000"/>
            <w:sz w:val="21"/>
            <w:szCs w:val="21"/>
          </w:rPr>
          <w:t>:</w:t>
        </w:r>
        <w:r w:rsidR="00E40EB0">
          <w:rPr>
            <w:color w:val="000000"/>
            <w:sz w:val="21"/>
            <w:szCs w:val="21"/>
          </w:rPr>
          <w:fldChar w:fldCharType="end"/>
        </w:r>
      </w:ins>
    </w:p>
    <w:p w14:paraId="00000092" w14:textId="77777777" w:rsidR="000A4521" w:rsidRDefault="000A4521">
      <w:pPr>
        <w:pBdr>
          <w:top w:val="nil"/>
          <w:left w:val="nil"/>
          <w:bottom w:val="nil"/>
          <w:right w:val="nil"/>
          <w:between w:val="nil"/>
        </w:pBdr>
        <w:spacing w:before="7"/>
        <w:rPr>
          <w:color w:val="000000"/>
          <w:sz w:val="18"/>
          <w:szCs w:val="18"/>
        </w:rPr>
      </w:pPr>
    </w:p>
    <w:p w14:paraId="00000093" w14:textId="77777777" w:rsidR="000A4521" w:rsidRDefault="007473E9">
      <w:pPr>
        <w:pBdr>
          <w:top w:val="nil"/>
          <w:left w:val="nil"/>
          <w:bottom w:val="nil"/>
          <w:right w:val="nil"/>
          <w:between w:val="nil"/>
        </w:pBdr>
        <w:tabs>
          <w:tab w:val="left" w:pos="3099"/>
        </w:tabs>
        <w:spacing w:before="10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person:</w:t>
      </w:r>
      <w:r>
        <w:rPr>
          <w:rFonts w:ascii="Courier New" w:eastAsia="Courier New" w:hAnsi="Courier New" w:cs="Courier New"/>
          <w:color w:val="000000"/>
          <w:sz w:val="21"/>
          <w:szCs w:val="21"/>
        </w:rPr>
        <w:tab/>
        <w:t>Some Random Person</w:t>
      </w:r>
    </w:p>
    <w:p w14:paraId="00000094"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Somewhere</w:t>
      </w:r>
    </w:p>
    <w:p w14:paraId="00000095" w14:textId="77777777" w:rsidR="000A4521" w:rsidRDefault="007473E9">
      <w:pPr>
        <w:pBdr>
          <w:top w:val="nil"/>
          <w:left w:val="nil"/>
          <w:bottom w:val="nil"/>
          <w:right w:val="nil"/>
          <w:between w:val="nil"/>
        </w:pBdr>
        <w:tabs>
          <w:tab w:val="left" w:pos="4287"/>
        </w:tabs>
        <w:spacing w:before="7" w:line="252" w:lineRule="auto"/>
        <w:ind w:left="3100" w:right="4201"/>
        <w:rPr>
          <w:rFonts w:ascii="Courier New" w:eastAsia="Courier New" w:hAnsi="Courier New" w:cs="Courier New"/>
          <w:color w:val="000000"/>
          <w:sz w:val="21"/>
          <w:szCs w:val="21"/>
        </w:rPr>
      </w:pPr>
      <w:r>
        <w:rPr>
          <w:rFonts w:ascii="Courier New" w:eastAsia="Courier New" w:hAnsi="Courier New" w:cs="Courier New"/>
          <w:color w:val="000000"/>
          <w:sz w:val="21"/>
          <w:szCs w:val="21"/>
        </w:rPr>
        <w:t>7300 XX</w:t>
      </w:r>
      <w:r>
        <w:rPr>
          <w:rFonts w:ascii="Courier New" w:eastAsia="Courier New" w:hAnsi="Courier New" w:cs="Courier New"/>
          <w:color w:val="000000"/>
          <w:sz w:val="21"/>
          <w:szCs w:val="21"/>
        </w:rPr>
        <w:tab/>
        <w:t>Apeldoorn The Netherlands</w:t>
      </w:r>
    </w:p>
    <w:p w14:paraId="00000096" w14:textId="77777777" w:rsidR="000A4521" w:rsidRDefault="007473E9">
      <w:pPr>
        <w:pBdr>
          <w:top w:val="nil"/>
          <w:left w:val="nil"/>
          <w:bottom w:val="nil"/>
          <w:right w:val="nil"/>
          <w:between w:val="nil"/>
        </w:pBdr>
        <w:tabs>
          <w:tab w:val="left" w:pos="3099"/>
        </w:tabs>
        <w:spacing w:before="5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+31-55-0000000</w:t>
      </w:r>
    </w:p>
    <w:p w14:paraId="00000097"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22">
        <w:r>
          <w:rPr>
            <w:rFonts w:ascii="Courier New" w:eastAsia="Courier New" w:hAnsi="Courier New" w:cs="Courier New"/>
            <w:color w:val="000000"/>
            <w:sz w:val="21"/>
            <w:szCs w:val="21"/>
          </w:rPr>
          <w:t>someone@example.com</w:t>
        </w:r>
      </w:hyperlink>
    </w:p>
    <w:p w14:paraId="00000098" w14:textId="77777777" w:rsidR="000A4521" w:rsidRDefault="007473E9">
      <w:pPr>
        <w:pStyle w:val="Heading3"/>
        <w:tabs>
          <w:tab w:val="left" w:pos="3099"/>
        </w:tabs>
        <w:spacing w:before="64"/>
        <w:ind w:left="910" w:firstLine="0"/>
        <w:rPr>
          <w:rFonts w:ascii="Courier New" w:eastAsia="Courier New" w:hAnsi="Courier New" w:cs="Courier New"/>
        </w:rPr>
      </w:pPr>
      <w:proofErr w:type="spellStart"/>
      <w:r>
        <w:rPr>
          <w:rFonts w:ascii="Courier New" w:eastAsia="Courier New" w:hAnsi="Courier New" w:cs="Courier New"/>
        </w:rPr>
        <w:t>nic-hdl</w:t>
      </w:r>
      <w:proofErr w:type="spellEnd"/>
      <w:r>
        <w:rPr>
          <w:rFonts w:ascii="Courier New" w:eastAsia="Courier New" w:hAnsi="Courier New" w:cs="Courier New"/>
        </w:rPr>
        <w:t>:</w:t>
      </w:r>
      <w:r>
        <w:rPr>
          <w:rFonts w:ascii="Courier New" w:eastAsia="Courier New" w:hAnsi="Courier New" w:cs="Courier New"/>
        </w:rPr>
        <w:tab/>
        <w:t>SRP9999-AFRINIC</w:t>
      </w:r>
    </w:p>
    <w:p w14:paraId="00000099" w14:textId="77777777" w:rsidR="000A4521" w:rsidRDefault="007473E9">
      <w:pPr>
        <w:pBdr>
          <w:top w:val="nil"/>
          <w:left w:val="nil"/>
          <w:bottom w:val="nil"/>
          <w:right w:val="nil"/>
          <w:between w:val="nil"/>
        </w:pBdr>
        <w:tabs>
          <w:tab w:val="left" w:pos="309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notify:</w:t>
      </w:r>
      <w:r>
        <w:rPr>
          <w:rFonts w:ascii="Courier New" w:eastAsia="Courier New" w:hAnsi="Courier New" w:cs="Courier New"/>
          <w:color w:val="000000"/>
          <w:sz w:val="21"/>
          <w:szCs w:val="21"/>
        </w:rPr>
        <w:tab/>
      </w:r>
      <w:hyperlink r:id="rId23">
        <w:r>
          <w:rPr>
            <w:rFonts w:ascii="Courier New" w:eastAsia="Courier New" w:hAnsi="Courier New" w:cs="Courier New"/>
            <w:color w:val="000000"/>
            <w:sz w:val="21"/>
            <w:szCs w:val="21"/>
          </w:rPr>
          <w:t>someone@example.com</w:t>
        </w:r>
      </w:hyperlink>
    </w:p>
    <w:p w14:paraId="0000009A" w14:textId="77777777" w:rsidR="000A4521" w:rsidRDefault="007473E9">
      <w:pPr>
        <w:pStyle w:val="Heading3"/>
        <w:tabs>
          <w:tab w:val="left" w:pos="3099"/>
        </w:tabs>
        <w:spacing w:before="64"/>
        <w:ind w:left="910" w:firstLine="0"/>
        <w:rPr>
          <w:rFonts w:ascii="Courier New" w:eastAsia="Courier New" w:hAnsi="Courier New" w:cs="Courier New"/>
        </w:rPr>
      </w:pPr>
      <w:proofErr w:type="spellStart"/>
      <w:r>
        <w:rPr>
          <w:rFonts w:ascii="Courier New" w:eastAsia="Courier New" w:hAnsi="Courier New" w:cs="Courier New"/>
        </w:rPr>
        <w:t>mnt</w:t>
      </w:r>
      <w:proofErr w:type="spellEnd"/>
      <w:r>
        <w:rPr>
          <w:rFonts w:ascii="Courier New" w:eastAsia="Courier New" w:hAnsi="Courier New" w:cs="Courier New"/>
        </w:rPr>
        <w:t>-by:</w:t>
      </w:r>
      <w:r>
        <w:rPr>
          <w:rFonts w:ascii="Courier New" w:eastAsia="Courier New" w:hAnsi="Courier New" w:cs="Courier New"/>
        </w:rPr>
        <w:tab/>
        <w:t>MAINT-AS64500</w:t>
      </w:r>
    </w:p>
    <w:p w14:paraId="0000009B"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r>
      <w:hyperlink r:id="rId24">
        <w:r>
          <w:rPr>
            <w:rFonts w:ascii="Courier New" w:eastAsia="Courier New" w:hAnsi="Courier New" w:cs="Courier New"/>
            <w:color w:val="000000"/>
            <w:sz w:val="21"/>
            <w:szCs w:val="21"/>
          </w:rPr>
          <w:t>someone@example.com</w:t>
        </w:r>
      </w:hyperlink>
    </w:p>
    <w:p w14:paraId="0000009C" w14:textId="77777777" w:rsidR="000A4521" w:rsidRDefault="007473E9">
      <w:pPr>
        <w:pBdr>
          <w:top w:val="nil"/>
          <w:left w:val="nil"/>
          <w:bottom w:val="nil"/>
          <w:right w:val="nil"/>
          <w:between w:val="nil"/>
        </w:pBdr>
        <w:tabs>
          <w:tab w:val="left" w:pos="309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source:</w:t>
      </w:r>
      <w:r>
        <w:rPr>
          <w:rFonts w:ascii="Courier New" w:eastAsia="Courier New" w:hAnsi="Courier New" w:cs="Courier New"/>
          <w:color w:val="000000"/>
          <w:sz w:val="21"/>
          <w:szCs w:val="21"/>
        </w:rPr>
        <w:tab/>
        <w:t>AFRINIC</w:t>
      </w:r>
    </w:p>
    <w:p w14:paraId="0000009D" w14:textId="77777777" w:rsidR="000A4521" w:rsidRDefault="007473E9">
      <w:pPr>
        <w:pStyle w:val="Heading3"/>
        <w:tabs>
          <w:tab w:val="left" w:pos="3099"/>
        </w:tabs>
        <w:spacing w:before="64"/>
        <w:ind w:left="910" w:firstLine="0"/>
        <w:rPr>
          <w:rFonts w:ascii="Courier New" w:eastAsia="Courier New" w:hAnsi="Courier New" w:cs="Courier New"/>
        </w:rPr>
      </w:pPr>
      <w:r>
        <w:rPr>
          <w:rFonts w:ascii="Courier New" w:eastAsia="Courier New" w:hAnsi="Courier New" w:cs="Courier New"/>
        </w:rPr>
        <w:t>password:</w:t>
      </w:r>
      <w:r>
        <w:rPr>
          <w:rFonts w:ascii="Courier New" w:eastAsia="Courier New" w:hAnsi="Courier New" w:cs="Courier New"/>
        </w:rPr>
        <w:tab/>
      </w:r>
      <w:proofErr w:type="spellStart"/>
      <w:r>
        <w:rPr>
          <w:rFonts w:ascii="Courier New" w:eastAsia="Courier New" w:hAnsi="Courier New" w:cs="Courier New"/>
        </w:rPr>
        <w:t>SomePassword</w:t>
      </w:r>
      <w:proofErr w:type="spellEnd"/>
    </w:p>
    <w:p w14:paraId="0000009E" w14:textId="77777777" w:rsidR="000A4521" w:rsidRDefault="000A4521">
      <w:pPr>
        <w:pBdr>
          <w:top w:val="nil"/>
          <w:left w:val="nil"/>
          <w:bottom w:val="nil"/>
          <w:right w:val="nil"/>
          <w:between w:val="nil"/>
        </w:pBdr>
        <w:spacing w:before="2"/>
        <w:rPr>
          <w:rFonts w:ascii="Courier New" w:eastAsia="Courier New" w:hAnsi="Courier New" w:cs="Courier New"/>
          <w:b/>
          <w:color w:val="000000"/>
          <w:sz w:val="29"/>
          <w:szCs w:val="29"/>
        </w:rPr>
      </w:pPr>
    </w:p>
    <w:p w14:paraId="0000009F" w14:textId="77777777" w:rsidR="000A4521" w:rsidRDefault="007473E9">
      <w:pPr>
        <w:pBdr>
          <w:top w:val="nil"/>
          <w:left w:val="nil"/>
          <w:bottom w:val="nil"/>
          <w:right w:val="nil"/>
          <w:between w:val="nil"/>
        </w:pBdr>
        <w:spacing w:line="290" w:lineRule="auto"/>
        <w:ind w:left="220" w:right="125"/>
        <w:rPr>
          <w:color w:val="000000"/>
          <w:sz w:val="21"/>
          <w:szCs w:val="21"/>
        </w:rPr>
      </w:pPr>
      <w:r>
        <w:rPr>
          <w:color w:val="000000"/>
          <w:sz w:val="21"/>
          <w:szCs w:val="21"/>
        </w:rPr>
        <w:t xml:space="preserve">In this example we added a </w:t>
      </w:r>
      <w:proofErr w:type="spellStart"/>
      <w:r>
        <w:rPr>
          <w:color w:val="000000"/>
          <w:sz w:val="21"/>
          <w:szCs w:val="21"/>
        </w:rPr>
        <w:t>mnt</w:t>
      </w:r>
      <w:proofErr w:type="spellEnd"/>
      <w:r>
        <w:rPr>
          <w:color w:val="000000"/>
          <w:sz w:val="21"/>
          <w:szCs w:val="21"/>
        </w:rPr>
        <w:t xml:space="preserve">-by attribute to protect the person. Remember to use the real </w:t>
      </w:r>
      <w:proofErr w:type="spellStart"/>
      <w:r>
        <w:rPr>
          <w:color w:val="000000"/>
          <w:sz w:val="21"/>
          <w:szCs w:val="21"/>
        </w:rPr>
        <w:t>nic-hdl</w:t>
      </w:r>
      <w:proofErr w:type="spellEnd"/>
      <w:r>
        <w:rPr>
          <w:color w:val="000000"/>
          <w:sz w:val="21"/>
          <w:szCs w:val="21"/>
        </w:rPr>
        <w:t xml:space="preserve"> for the person when sending the update so that the IRR database knows to update the person object instead of creating a new one. To show that we are authorized to add this maintainer we also have to provide the maintainer’s password when sending the update. Again, this password attribute will not be stored in the IRR database.</w:t>
      </w:r>
    </w:p>
    <w:p w14:paraId="000000A0" w14:textId="77777777" w:rsidR="000A4521" w:rsidRDefault="000A4521">
      <w:pPr>
        <w:pBdr>
          <w:top w:val="nil"/>
          <w:left w:val="nil"/>
          <w:bottom w:val="nil"/>
          <w:right w:val="nil"/>
          <w:between w:val="nil"/>
        </w:pBdr>
        <w:spacing w:before="10"/>
        <w:rPr>
          <w:color w:val="000000"/>
          <w:sz w:val="24"/>
          <w:szCs w:val="24"/>
        </w:rPr>
      </w:pPr>
    </w:p>
    <w:p w14:paraId="000000A1"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Now we have a PERSON (</w:t>
      </w:r>
      <w:proofErr w:type="spellStart"/>
      <w:r>
        <w:rPr>
          <w:color w:val="000000"/>
          <w:sz w:val="21"/>
          <w:szCs w:val="21"/>
        </w:rPr>
        <w:t>nic-hdl</w:t>
      </w:r>
      <w:proofErr w:type="spellEnd"/>
      <w:r>
        <w:rPr>
          <w:color w:val="000000"/>
          <w:sz w:val="21"/>
          <w:szCs w:val="21"/>
        </w:rPr>
        <w:t>: SRP9999-AFRINIC) and a maintainer (</w:t>
      </w:r>
      <w:proofErr w:type="spellStart"/>
      <w:r>
        <w:rPr>
          <w:color w:val="000000"/>
          <w:sz w:val="21"/>
          <w:szCs w:val="21"/>
        </w:rPr>
        <w:t>mntner</w:t>
      </w:r>
      <w:proofErr w:type="spellEnd"/>
      <w:r>
        <w:rPr>
          <w:color w:val="000000"/>
          <w:sz w:val="21"/>
          <w:szCs w:val="21"/>
        </w:rPr>
        <w:t>: MAINT- AS64500) that we can use to publish further data in the IRR.</w:t>
      </w:r>
    </w:p>
    <w:p w14:paraId="000000A2" w14:textId="77777777" w:rsidR="000A4521" w:rsidRDefault="000A4521">
      <w:pPr>
        <w:pBdr>
          <w:top w:val="nil"/>
          <w:left w:val="nil"/>
          <w:bottom w:val="nil"/>
          <w:right w:val="nil"/>
          <w:between w:val="nil"/>
        </w:pBdr>
        <w:spacing w:before="3"/>
        <w:rPr>
          <w:color w:val="000000"/>
          <w:sz w:val="19"/>
          <w:szCs w:val="19"/>
        </w:rPr>
      </w:pPr>
    </w:p>
    <w:p w14:paraId="000000A3" w14:textId="77777777" w:rsidR="000A4521" w:rsidRDefault="007473E9">
      <w:pPr>
        <w:numPr>
          <w:ilvl w:val="4"/>
          <w:numId w:val="2"/>
        </w:numPr>
        <w:pBdr>
          <w:top w:val="nil"/>
          <w:left w:val="nil"/>
          <w:bottom w:val="nil"/>
          <w:right w:val="nil"/>
          <w:between w:val="nil"/>
        </w:pBdr>
        <w:tabs>
          <w:tab w:val="left" w:pos="1110"/>
        </w:tabs>
        <w:spacing w:before="1"/>
        <w:ind w:hanging="889"/>
        <w:rPr>
          <w:b/>
          <w:color w:val="000000"/>
          <w:sz w:val="19"/>
          <w:szCs w:val="19"/>
        </w:rPr>
      </w:pPr>
      <w:r>
        <w:rPr>
          <w:b/>
          <w:color w:val="000000"/>
          <w:sz w:val="19"/>
          <w:szCs w:val="19"/>
        </w:rPr>
        <w:t>Creating a new maintainer in the APNIC IRR</w:t>
      </w:r>
    </w:p>
    <w:p w14:paraId="32420D79" w14:textId="77777777" w:rsidR="0008389A" w:rsidRDefault="007473E9">
      <w:pPr>
        <w:pStyle w:val="BodyText"/>
        <w:spacing w:before="84" w:line="288" w:lineRule="auto"/>
        <w:ind w:left="220"/>
        <w:rPr>
          <w:del w:id="102" w:author="Changed/Added" w:date="2021-04-26T11:03:00Z"/>
        </w:rPr>
      </w:pPr>
      <w:r>
        <w:rPr>
          <w:color w:val="000000"/>
        </w:rPr>
        <w:t xml:space="preserve">APNIC automatically creates a maintainer and role object for all new members. If members wish to create a new maintainer object, they can create it through the </w:t>
      </w:r>
      <w:proofErr w:type="spellStart"/>
      <w:r>
        <w:rPr>
          <w:color w:val="000000"/>
        </w:rPr>
        <w:t>MyAPNIC</w:t>
      </w:r>
      <w:proofErr w:type="spellEnd"/>
      <w:r>
        <w:rPr>
          <w:color w:val="000000"/>
        </w:rPr>
        <w:t xml:space="preserve"> portal at </w:t>
      </w:r>
      <w:r>
        <w:rPr>
          <w:color w:val="1155CC"/>
          <w:u w:val="single"/>
        </w:rPr>
        <w:t>https://myapnic.net</w:t>
      </w:r>
      <w:r>
        <w:rPr>
          <w:color w:val="000000"/>
        </w:rPr>
        <w:t xml:space="preserve">: </w:t>
      </w:r>
      <w:proofErr w:type="spellStart"/>
      <w:r>
        <w:rPr>
          <w:color w:val="000000"/>
        </w:rPr>
        <w:t>MyAPNIC</w:t>
      </w:r>
      <w:proofErr w:type="spellEnd"/>
      <w:r>
        <w:rPr>
          <w:color w:val="000000"/>
        </w:rPr>
        <w:t xml:space="preserve"> -&gt; Resources -&gt; </w:t>
      </w:r>
      <w:proofErr w:type="spellStart"/>
      <w:r>
        <w:rPr>
          <w:color w:val="000000"/>
        </w:rPr>
        <w:t>Whois</w:t>
      </w:r>
      <w:proofErr w:type="spellEnd"/>
      <w:r>
        <w:rPr>
          <w:color w:val="000000"/>
        </w:rPr>
        <w:t xml:space="preserve"> updates -&gt; Add -&gt; </w:t>
      </w:r>
      <w:proofErr w:type="spellStart"/>
      <w:r>
        <w:rPr>
          <w:color w:val="000000"/>
        </w:rPr>
        <w:t>Mntner</w:t>
      </w:r>
      <w:proofErr w:type="spellEnd"/>
    </w:p>
    <w:p w14:paraId="000000A4" w14:textId="2B0BAB95" w:rsidR="000A4521" w:rsidRDefault="000A4521">
      <w:pPr>
        <w:pBdr>
          <w:top w:val="nil"/>
          <w:left w:val="nil"/>
          <w:bottom w:val="nil"/>
          <w:right w:val="nil"/>
          <w:between w:val="nil"/>
        </w:pBdr>
        <w:spacing w:before="84" w:line="288" w:lineRule="auto"/>
        <w:ind w:left="220"/>
        <w:rPr>
          <w:color w:val="000000"/>
          <w:sz w:val="21"/>
          <w:szCs w:val="21"/>
        </w:rPr>
        <w:sectPr w:rsidR="000A4521">
          <w:pgSz w:w="12240" w:h="15840"/>
          <w:pgMar w:top="1340" w:right="1340" w:bottom="960" w:left="1220" w:header="726" w:footer="768" w:gutter="0"/>
          <w:cols w:space="720"/>
        </w:sectPr>
      </w:pPr>
    </w:p>
    <w:p w14:paraId="000000A5" w14:textId="77777777" w:rsidR="000A4521" w:rsidRDefault="007473E9">
      <w:pPr>
        <w:numPr>
          <w:ilvl w:val="4"/>
          <w:numId w:val="2"/>
        </w:numPr>
        <w:pBdr>
          <w:top w:val="nil"/>
          <w:left w:val="nil"/>
          <w:bottom w:val="nil"/>
          <w:right w:val="nil"/>
          <w:between w:val="nil"/>
        </w:pBdr>
        <w:tabs>
          <w:tab w:val="left" w:pos="1110"/>
        </w:tabs>
        <w:spacing w:before="93"/>
        <w:ind w:hanging="889"/>
        <w:rPr>
          <w:b/>
          <w:color w:val="000000"/>
          <w:sz w:val="19"/>
          <w:szCs w:val="19"/>
        </w:rPr>
      </w:pPr>
      <w:r>
        <w:rPr>
          <w:b/>
          <w:color w:val="000000"/>
          <w:sz w:val="19"/>
          <w:szCs w:val="19"/>
        </w:rPr>
        <w:lastRenderedPageBreak/>
        <w:t>Creating a new maintainer in the RIPE IRR</w:t>
      </w:r>
    </w:p>
    <w:p w14:paraId="000000A6" w14:textId="77777777"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The RIPE IRR does not permit objects to be unprotected. It is therefore not possible to create a PERSON object first and then create a MNTNER that references that person. It is also not possible to create a MNTNER first because it needs a reference to a PERSON.</w:t>
      </w:r>
    </w:p>
    <w:p w14:paraId="000000A7" w14:textId="77777777" w:rsidR="000A4521" w:rsidRDefault="000A4521">
      <w:pPr>
        <w:pBdr>
          <w:top w:val="nil"/>
          <w:left w:val="nil"/>
          <w:bottom w:val="nil"/>
          <w:right w:val="nil"/>
          <w:between w:val="nil"/>
        </w:pBdr>
        <w:spacing w:before="2"/>
        <w:rPr>
          <w:color w:val="000000"/>
          <w:sz w:val="25"/>
          <w:szCs w:val="25"/>
        </w:rPr>
      </w:pPr>
    </w:p>
    <w:p w14:paraId="000000A8" w14:textId="77777777"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 xml:space="preserve">To resolve this catch-22 situation, the RIPE NCC provides a web interface to create a person and maintainer together at </w:t>
      </w:r>
      <w:r>
        <w:rPr>
          <w:color w:val="1155CC"/>
          <w:sz w:val="21"/>
          <w:szCs w:val="21"/>
          <w:u w:val="single"/>
        </w:rPr>
        <w:t>https://apps.db.ripe.net/db-web-ui/#/webupdates/create/person/self</w:t>
      </w:r>
      <w:r>
        <w:rPr>
          <w:color w:val="000000"/>
          <w:sz w:val="21"/>
          <w:szCs w:val="21"/>
        </w:rPr>
        <w:t xml:space="preserve">. To be able to access that page you need to have a RIPE NCC Access account, which can be created at </w:t>
      </w:r>
      <w:r>
        <w:rPr>
          <w:color w:val="1155CC"/>
          <w:sz w:val="21"/>
          <w:szCs w:val="21"/>
          <w:u w:val="single"/>
        </w:rPr>
        <w:t>https://access.ripe.net/registration</w:t>
      </w:r>
      <w:r>
        <w:rPr>
          <w:color w:val="000000"/>
          <w:sz w:val="21"/>
          <w:szCs w:val="21"/>
        </w:rPr>
        <w:t>.</w:t>
      </w:r>
    </w:p>
    <w:p w14:paraId="000000A9" w14:textId="77777777" w:rsidR="000A4521" w:rsidRDefault="000A4521">
      <w:pPr>
        <w:pBdr>
          <w:top w:val="nil"/>
          <w:left w:val="nil"/>
          <w:bottom w:val="nil"/>
          <w:right w:val="nil"/>
          <w:between w:val="nil"/>
        </w:pBdr>
        <w:spacing w:before="2"/>
        <w:rPr>
          <w:color w:val="000000"/>
          <w:sz w:val="16"/>
          <w:szCs w:val="16"/>
        </w:rPr>
      </w:pPr>
    </w:p>
    <w:p w14:paraId="000000AA" w14:textId="79C237AF" w:rsidR="000A4521" w:rsidRDefault="007473E9">
      <w:pPr>
        <w:pBdr>
          <w:top w:val="nil"/>
          <w:left w:val="nil"/>
          <w:bottom w:val="nil"/>
          <w:right w:val="nil"/>
          <w:between w:val="nil"/>
        </w:pBdr>
        <w:spacing w:before="99" w:line="288" w:lineRule="auto"/>
        <w:ind w:left="220" w:right="125"/>
        <w:rPr>
          <w:color w:val="000000"/>
          <w:sz w:val="21"/>
          <w:szCs w:val="21"/>
        </w:rPr>
      </w:pPr>
      <w:r>
        <w:rPr>
          <w:color w:val="000000"/>
          <w:sz w:val="21"/>
          <w:szCs w:val="21"/>
        </w:rPr>
        <w:t xml:space="preserve">Your maintainer is automatically linked to your access account so that you are automatically authenticated as that maintainer when editing IRR objects through the web interface. You can also edit the maintainer and add an “auth: MD5-PW” attribute. That allows you to submit updates through the e-mail interface at </w:t>
      </w:r>
      <w:del w:id="103" w:author="Changed/Added" w:date="2021-04-26T11:03:00Z">
        <w:r w:rsidR="00E40EB0">
          <w:fldChar w:fldCharType="begin"/>
        </w:r>
        <w:r w:rsidR="00E40EB0">
          <w:delInstrText xml:space="preserve"> HYPERLINK "mailto:auto-dbm@ripe.net" \h </w:delInstrText>
        </w:r>
        <w:r w:rsidR="00E40EB0">
          <w:fldChar w:fldCharType="separate"/>
        </w:r>
        <w:r w:rsidR="00211562">
          <w:rPr>
            <w:color w:val="1155CC"/>
            <w:w w:val="105"/>
            <w:u w:val="single" w:color="1155CC"/>
          </w:rPr>
          <w:delText>auto-dbm@ripe.net</w:delText>
        </w:r>
        <w:r w:rsidR="00211562">
          <w:rPr>
            <w:color w:val="1155CC"/>
            <w:spacing w:val="-7"/>
            <w:w w:val="105"/>
          </w:rPr>
          <w:delText xml:space="preserve"> </w:delText>
        </w:r>
        <w:r w:rsidR="00E40EB0">
          <w:rPr>
            <w:color w:val="1155CC"/>
            <w:spacing w:val="-7"/>
            <w:w w:val="105"/>
          </w:rPr>
          <w:fldChar w:fldCharType="end"/>
        </w:r>
      </w:del>
      <w:ins w:id="104" w:author="Changed/Added" w:date="2021-04-26T11:03:00Z">
        <w:r w:rsidR="00E40EB0">
          <w:fldChar w:fldCharType="begin"/>
        </w:r>
        <w:r w:rsidR="00E40EB0">
          <w:instrText xml:space="preserve"> HYPERLINK "mailto:auto-dbm@ripe.net" \h </w:instrText>
        </w:r>
        <w:r w:rsidR="00E40EB0">
          <w:fldChar w:fldCharType="separate"/>
        </w:r>
        <w:r>
          <w:rPr>
            <w:color w:val="1155CC"/>
            <w:sz w:val="21"/>
            <w:szCs w:val="21"/>
            <w:u w:val="single"/>
          </w:rPr>
          <w:t>auto-dbm@ripe.net</w:t>
        </w:r>
        <w:r w:rsidR="00E40EB0">
          <w:rPr>
            <w:color w:val="1155CC"/>
            <w:sz w:val="21"/>
            <w:szCs w:val="21"/>
            <w:u w:val="single"/>
          </w:rPr>
          <w:fldChar w:fldCharType="end"/>
        </w:r>
        <w:r w:rsidR="00E40EB0">
          <w:fldChar w:fldCharType="begin"/>
        </w:r>
        <w:r w:rsidR="00E40EB0">
          <w:instrText xml:space="preserve"> HYPERLINK "mailto:auto-dbm@ripe.net" \h </w:instrText>
        </w:r>
        <w:r w:rsidR="00E40EB0">
          <w:fldChar w:fldCharType="separate"/>
        </w:r>
        <w:r>
          <w:rPr>
            <w:color w:val="1155CC"/>
            <w:sz w:val="21"/>
            <w:szCs w:val="21"/>
          </w:rPr>
          <w:t xml:space="preserve"> </w:t>
        </w:r>
        <w:r w:rsidR="00E40EB0">
          <w:rPr>
            <w:color w:val="1155CC"/>
            <w:sz w:val="21"/>
            <w:szCs w:val="21"/>
          </w:rPr>
          <w:fldChar w:fldCharType="end"/>
        </w:r>
      </w:ins>
      <w:r>
        <w:rPr>
          <w:color w:val="000000"/>
          <w:sz w:val="21"/>
          <w:szCs w:val="21"/>
        </w:rPr>
        <w:t>in the same way as described above for the AFRINIC IRR.</w:t>
      </w:r>
    </w:p>
    <w:p w14:paraId="000000AB" w14:textId="77777777" w:rsidR="000A4521" w:rsidRDefault="000A4521">
      <w:pPr>
        <w:pBdr>
          <w:top w:val="nil"/>
          <w:left w:val="nil"/>
          <w:bottom w:val="nil"/>
          <w:right w:val="nil"/>
          <w:between w:val="nil"/>
        </w:pBdr>
        <w:spacing w:before="1"/>
        <w:rPr>
          <w:color w:val="000000"/>
          <w:sz w:val="20"/>
          <w:szCs w:val="20"/>
        </w:rPr>
      </w:pPr>
    </w:p>
    <w:p w14:paraId="000000AC" w14:textId="77777777" w:rsidR="000A4521" w:rsidRDefault="007473E9">
      <w:pPr>
        <w:numPr>
          <w:ilvl w:val="3"/>
          <w:numId w:val="25"/>
        </w:numPr>
        <w:pBdr>
          <w:top w:val="nil"/>
          <w:left w:val="nil"/>
          <w:bottom w:val="nil"/>
          <w:right w:val="nil"/>
          <w:between w:val="nil"/>
        </w:pBdr>
        <w:tabs>
          <w:tab w:val="left" w:pos="943"/>
        </w:tabs>
        <w:ind w:hanging="722"/>
        <w:rPr>
          <w:b/>
          <w:color w:val="000000"/>
          <w:sz w:val="19"/>
          <w:szCs w:val="19"/>
        </w:rPr>
      </w:pPr>
      <w:r>
        <w:rPr>
          <w:b/>
          <w:color w:val="000000"/>
          <w:sz w:val="19"/>
          <w:szCs w:val="19"/>
        </w:rPr>
        <w:t>ROLE objects</w:t>
      </w:r>
    </w:p>
    <w:p w14:paraId="000000AD" w14:textId="77777777" w:rsidR="000A4521" w:rsidRDefault="007473E9">
      <w:pPr>
        <w:pBdr>
          <w:top w:val="nil"/>
          <w:left w:val="nil"/>
          <w:bottom w:val="nil"/>
          <w:right w:val="nil"/>
          <w:between w:val="nil"/>
        </w:pBdr>
        <w:spacing w:before="79" w:line="290" w:lineRule="auto"/>
        <w:ind w:left="220" w:right="87"/>
        <w:rPr>
          <w:color w:val="000000"/>
          <w:sz w:val="21"/>
          <w:szCs w:val="21"/>
        </w:rPr>
      </w:pPr>
      <w:r>
        <w:rPr>
          <w:color w:val="000000"/>
          <w:sz w:val="21"/>
          <w:szCs w:val="21"/>
        </w:rPr>
        <w:t xml:space="preserve">PERSON objects are important points of contact, especially in very small </w:t>
      </w:r>
      <w:proofErr w:type="spellStart"/>
      <w:r>
        <w:rPr>
          <w:color w:val="000000"/>
          <w:sz w:val="21"/>
          <w:szCs w:val="21"/>
        </w:rPr>
        <w:t>organisations</w:t>
      </w:r>
      <w:proofErr w:type="spellEnd"/>
      <w:r>
        <w:rPr>
          <w:color w:val="000000"/>
          <w:sz w:val="21"/>
          <w:szCs w:val="21"/>
        </w:rPr>
        <w:t xml:space="preserve">. They are too limited for a more complex </w:t>
      </w:r>
      <w:proofErr w:type="spellStart"/>
      <w:r>
        <w:rPr>
          <w:color w:val="000000"/>
          <w:sz w:val="21"/>
          <w:szCs w:val="21"/>
        </w:rPr>
        <w:t>organisational</w:t>
      </w:r>
      <w:proofErr w:type="spellEnd"/>
      <w:r>
        <w:rPr>
          <w:color w:val="000000"/>
          <w:sz w:val="21"/>
          <w:szCs w:val="21"/>
        </w:rPr>
        <w:t xml:space="preserve"> structure though. In many cases the proper point of contact is a department, a job function or a group of people. For that the IRR system supports ROLE objects.</w:t>
      </w:r>
    </w:p>
    <w:p w14:paraId="000000AE" w14:textId="77777777" w:rsidR="000A4521" w:rsidRDefault="000A4521">
      <w:pPr>
        <w:pBdr>
          <w:top w:val="nil"/>
          <w:left w:val="nil"/>
          <w:bottom w:val="nil"/>
          <w:right w:val="nil"/>
          <w:between w:val="nil"/>
        </w:pBdr>
        <w:spacing w:before="10"/>
        <w:rPr>
          <w:color w:val="000000"/>
          <w:sz w:val="24"/>
          <w:szCs w:val="24"/>
        </w:rPr>
      </w:pPr>
    </w:p>
    <w:p w14:paraId="000000AF" w14:textId="77777777" w:rsidR="000A4521" w:rsidRDefault="007473E9">
      <w:pPr>
        <w:pBdr>
          <w:top w:val="nil"/>
          <w:left w:val="nil"/>
          <w:bottom w:val="nil"/>
          <w:right w:val="nil"/>
          <w:between w:val="nil"/>
        </w:pBdr>
        <w:spacing w:line="290" w:lineRule="auto"/>
        <w:ind w:left="220" w:right="128"/>
        <w:rPr>
          <w:color w:val="000000"/>
          <w:sz w:val="21"/>
          <w:szCs w:val="21"/>
        </w:rPr>
      </w:pPr>
      <w:r>
        <w:rPr>
          <w:color w:val="000000"/>
          <w:sz w:val="21"/>
          <w:szCs w:val="21"/>
        </w:rPr>
        <w:t xml:space="preserve">A ROLE object can be referenced everywhere a PERSON object can. Both are identified by their </w:t>
      </w:r>
      <w:proofErr w:type="spellStart"/>
      <w:r>
        <w:rPr>
          <w:color w:val="000000"/>
          <w:sz w:val="21"/>
          <w:szCs w:val="21"/>
        </w:rPr>
        <w:t>nic-hdl</w:t>
      </w:r>
      <w:proofErr w:type="spellEnd"/>
      <w:r>
        <w:rPr>
          <w:color w:val="000000"/>
          <w:sz w:val="21"/>
          <w:szCs w:val="21"/>
        </w:rPr>
        <w:t xml:space="preserve"> attribute. The advantage of using a ROLE object is that while people can change jobs and move to a different </w:t>
      </w:r>
      <w:proofErr w:type="spellStart"/>
      <w:r>
        <w:rPr>
          <w:color w:val="000000"/>
          <w:sz w:val="21"/>
          <w:szCs w:val="21"/>
        </w:rPr>
        <w:t>organisation</w:t>
      </w:r>
      <w:proofErr w:type="spellEnd"/>
      <w:r>
        <w:rPr>
          <w:color w:val="000000"/>
          <w:sz w:val="21"/>
          <w:szCs w:val="21"/>
        </w:rPr>
        <w:t>, a role does not change. A ROLE object can, in fact, optionally refer to other PERSON objects, adding information about contact persons for a specific group or department.</w:t>
      </w:r>
    </w:p>
    <w:p w14:paraId="000000B0" w14:textId="77777777" w:rsidR="000A4521" w:rsidRDefault="000A4521">
      <w:pPr>
        <w:pBdr>
          <w:top w:val="nil"/>
          <w:left w:val="nil"/>
          <w:bottom w:val="nil"/>
          <w:right w:val="nil"/>
          <w:between w:val="nil"/>
        </w:pBdr>
        <w:spacing w:before="10"/>
        <w:rPr>
          <w:color w:val="000000"/>
          <w:sz w:val="24"/>
          <w:szCs w:val="24"/>
        </w:rPr>
      </w:pPr>
    </w:p>
    <w:p w14:paraId="000000B1" w14:textId="77777777" w:rsidR="000A4521" w:rsidRDefault="007473E9">
      <w:pPr>
        <w:pBdr>
          <w:top w:val="nil"/>
          <w:left w:val="nil"/>
          <w:bottom w:val="nil"/>
          <w:right w:val="nil"/>
          <w:between w:val="nil"/>
        </w:pBdr>
        <w:spacing w:line="288" w:lineRule="auto"/>
        <w:ind w:left="220" w:right="128"/>
        <w:rPr>
          <w:color w:val="000000"/>
          <w:sz w:val="21"/>
          <w:szCs w:val="21"/>
        </w:rPr>
      </w:pPr>
      <w:r>
        <w:rPr>
          <w:color w:val="000000"/>
          <w:sz w:val="21"/>
          <w:szCs w:val="21"/>
        </w:rPr>
        <w:t xml:space="preserve">This is an example of a typical role object which utilizes the ‘remarks’ attribute to provide additional information. In this example, the network operator provides contact details for the ‘role’ object, but also provides summary information in the ‘remarks’ attribute not just for their NOC information, but also for their abuse and security contacts, and a URL to the operator’s </w:t>
      </w:r>
      <w:proofErr w:type="spellStart"/>
      <w:r>
        <w:rPr>
          <w:color w:val="000000"/>
          <w:sz w:val="21"/>
          <w:szCs w:val="21"/>
        </w:rPr>
        <w:t>PeeringDB</w:t>
      </w:r>
      <w:proofErr w:type="spellEnd"/>
      <w:r>
        <w:rPr>
          <w:color w:val="000000"/>
          <w:sz w:val="21"/>
          <w:szCs w:val="21"/>
        </w:rPr>
        <w:t xml:space="preserve"> info page.</w:t>
      </w:r>
    </w:p>
    <w:p w14:paraId="000000B2" w14:textId="77777777" w:rsidR="000A4521" w:rsidRDefault="000A4521">
      <w:pPr>
        <w:pBdr>
          <w:top w:val="nil"/>
          <w:left w:val="nil"/>
          <w:bottom w:val="nil"/>
          <w:right w:val="nil"/>
          <w:between w:val="nil"/>
        </w:pBdr>
        <w:spacing w:before="10"/>
        <w:rPr>
          <w:color w:val="000000"/>
          <w:sz w:val="27"/>
          <w:szCs w:val="27"/>
        </w:rPr>
      </w:pPr>
    </w:p>
    <w:p w14:paraId="000000B3"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role:</w:t>
      </w:r>
      <w:r>
        <w:rPr>
          <w:rFonts w:ascii="Courier New" w:eastAsia="Courier New" w:hAnsi="Courier New" w:cs="Courier New"/>
          <w:color w:val="000000"/>
          <w:sz w:val="21"/>
          <w:szCs w:val="21"/>
        </w:rPr>
        <w:tab/>
        <w:t>AS64500 NOC</w:t>
      </w:r>
    </w:p>
    <w:p w14:paraId="000000B4"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NOC: </w:t>
      </w:r>
      <w:hyperlink r:id="rId25">
        <w:r>
          <w:rPr>
            <w:rFonts w:ascii="Courier New" w:eastAsia="Courier New" w:hAnsi="Courier New" w:cs="Courier New"/>
            <w:color w:val="000000"/>
            <w:sz w:val="21"/>
            <w:szCs w:val="21"/>
          </w:rPr>
          <w:t>noc@example.net</w:t>
        </w:r>
      </w:hyperlink>
    </w:p>
    <w:p w14:paraId="000000B5" w14:textId="77777777" w:rsidR="000A4521" w:rsidRDefault="007473E9">
      <w:pPr>
        <w:pBdr>
          <w:top w:val="nil"/>
          <w:left w:val="nil"/>
          <w:bottom w:val="nil"/>
          <w:right w:val="nil"/>
          <w:between w:val="nil"/>
        </w:pBdr>
        <w:tabs>
          <w:tab w:val="left" w:pos="3069"/>
        </w:tabs>
        <w:spacing w:before="69" w:line="304" w:lineRule="auto"/>
        <w:ind w:left="910" w:right="1723"/>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Security issues: </w:t>
      </w:r>
      <w:hyperlink r:id="rId26">
        <w:r>
          <w:rPr>
            <w:rFonts w:ascii="Courier New" w:eastAsia="Courier New" w:hAnsi="Courier New" w:cs="Courier New"/>
            <w:color w:val="000000"/>
            <w:sz w:val="21"/>
            <w:szCs w:val="21"/>
          </w:rPr>
          <w:t>security@example.net</w:t>
        </w:r>
      </w:hyperlink>
      <w:r>
        <w:rPr>
          <w:rFonts w:ascii="Courier New" w:eastAsia="Courier New" w:hAnsi="Courier New" w:cs="Courier New"/>
          <w:color w:val="000000"/>
          <w:sz w:val="21"/>
          <w:szCs w:val="21"/>
        </w:rPr>
        <w:t xml:space="preserve"> remarks:</w:t>
      </w:r>
      <w:r>
        <w:rPr>
          <w:rFonts w:ascii="Courier New" w:eastAsia="Courier New" w:hAnsi="Courier New" w:cs="Courier New"/>
          <w:color w:val="000000"/>
          <w:sz w:val="21"/>
          <w:szCs w:val="21"/>
        </w:rPr>
        <w:tab/>
        <w:t>https://as64500.peeringdb.com/</w:t>
      </w:r>
    </w:p>
    <w:p w14:paraId="000000B6" w14:textId="77777777" w:rsidR="000A4521" w:rsidRDefault="007473E9">
      <w:pPr>
        <w:pBdr>
          <w:top w:val="nil"/>
          <w:left w:val="nil"/>
          <w:bottom w:val="nil"/>
          <w:right w:val="nil"/>
          <w:between w:val="nil"/>
        </w:pBdr>
        <w:tabs>
          <w:tab w:val="left" w:pos="3069"/>
        </w:tabs>
        <w:spacing w:before="5" w:line="306" w:lineRule="auto"/>
        <w:ind w:left="910" w:right="4363"/>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27">
        <w:r>
          <w:rPr>
            <w:rFonts w:ascii="Courier New" w:eastAsia="Courier New" w:hAnsi="Courier New" w:cs="Courier New"/>
            <w:color w:val="000000"/>
            <w:sz w:val="21"/>
            <w:szCs w:val="21"/>
          </w:rPr>
          <w:t>noc@example.net</w:t>
        </w:r>
      </w:hyperlink>
      <w:r>
        <w:rPr>
          <w:rFonts w:ascii="Courier New" w:eastAsia="Courier New" w:hAnsi="Courier New" w:cs="Courier New"/>
          <w:color w:val="000000"/>
          <w:sz w:val="21"/>
          <w:szCs w:val="21"/>
        </w:rPr>
        <w:t xml:space="preserve"> abuse-mailbox:</w:t>
      </w:r>
      <w:r>
        <w:rPr>
          <w:rFonts w:ascii="Courier New" w:eastAsia="Courier New" w:hAnsi="Courier New" w:cs="Courier New"/>
          <w:color w:val="000000"/>
          <w:sz w:val="21"/>
          <w:szCs w:val="21"/>
        </w:rPr>
        <w:tab/>
      </w:r>
      <w:hyperlink r:id="rId28">
        <w:r>
          <w:rPr>
            <w:rFonts w:ascii="Courier New" w:eastAsia="Courier New" w:hAnsi="Courier New" w:cs="Courier New"/>
            <w:color w:val="000000"/>
            <w:sz w:val="21"/>
            <w:szCs w:val="21"/>
          </w:rPr>
          <w:t>abuse@example.net</w:t>
        </w:r>
      </w:hyperlink>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nic-hdl</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AS64500NOC-RIPE</w:t>
      </w:r>
    </w:p>
    <w:p w14:paraId="000000B7" w14:textId="77777777" w:rsidR="000A4521" w:rsidRDefault="007473E9">
      <w:pPr>
        <w:pBdr>
          <w:top w:val="nil"/>
          <w:left w:val="nil"/>
          <w:bottom w:val="nil"/>
          <w:right w:val="nil"/>
          <w:between w:val="nil"/>
        </w:pBdr>
        <w:tabs>
          <w:tab w:val="left" w:pos="3069"/>
        </w:tabs>
        <w:spacing w:before="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0B8"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2ADF3C7F" w14:textId="77777777" w:rsidR="0008389A" w:rsidRDefault="007473E9">
      <w:pPr>
        <w:pStyle w:val="BodyText"/>
        <w:tabs>
          <w:tab w:val="left" w:pos="3069"/>
        </w:tabs>
        <w:spacing w:before="69"/>
        <w:ind w:left="910"/>
        <w:rPr>
          <w:del w:id="105" w:author="Changed/Added" w:date="2021-04-26T11:03:00Z"/>
          <w:rFonts w:ascii="Courier New"/>
        </w:rPr>
      </w:pPr>
      <w:r>
        <w:rPr>
          <w:rFonts w:ascii="Courier New" w:eastAsia="Courier New" w:hAnsi="Courier New" w:cs="Courier New"/>
          <w:color w:val="000000"/>
        </w:rPr>
        <w:t>last-modified:</w:t>
      </w:r>
      <w:r>
        <w:rPr>
          <w:rFonts w:ascii="Courier New" w:eastAsia="Courier New" w:hAnsi="Courier New" w:cs="Courier New"/>
          <w:color w:val="000000"/>
        </w:rPr>
        <w:tab/>
        <w:t>2016-02-27T12:33:15Z</w:t>
      </w:r>
    </w:p>
    <w:p w14:paraId="000000B9" w14:textId="51209ACB" w:rsidR="000A4521" w:rsidRDefault="000A4521">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p>
    <w:p w14:paraId="000000BA" w14:textId="77777777" w:rsidR="000A4521" w:rsidRDefault="007473E9">
      <w:pPr>
        <w:pBdr>
          <w:top w:val="nil"/>
          <w:left w:val="nil"/>
          <w:bottom w:val="nil"/>
          <w:right w:val="nil"/>
          <w:between w:val="nil"/>
        </w:pBdr>
        <w:tabs>
          <w:tab w:val="left" w:pos="3069"/>
        </w:tabs>
        <w:spacing w:before="11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source:</w:t>
      </w:r>
      <w:r>
        <w:rPr>
          <w:rFonts w:ascii="Courier New" w:eastAsia="Courier New" w:hAnsi="Courier New" w:cs="Courier New"/>
          <w:color w:val="000000"/>
          <w:sz w:val="21"/>
          <w:szCs w:val="21"/>
        </w:rPr>
        <w:tab/>
        <w:t>RIPE</w:t>
      </w:r>
    </w:p>
    <w:p w14:paraId="000000BB"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0BC" w14:textId="77777777" w:rsidR="000A4521" w:rsidRDefault="000A4521">
      <w:pPr>
        <w:pBdr>
          <w:top w:val="nil"/>
          <w:left w:val="nil"/>
          <w:bottom w:val="nil"/>
          <w:right w:val="nil"/>
          <w:between w:val="nil"/>
        </w:pBdr>
        <w:rPr>
          <w:rFonts w:ascii="Courier New" w:eastAsia="Courier New" w:hAnsi="Courier New" w:cs="Courier New"/>
          <w:color w:val="000000"/>
          <w:sz w:val="25"/>
          <w:szCs w:val="25"/>
        </w:rPr>
      </w:pPr>
    </w:p>
    <w:p w14:paraId="000000BD" w14:textId="77777777" w:rsidR="000A4521" w:rsidRDefault="007473E9">
      <w:pPr>
        <w:numPr>
          <w:ilvl w:val="3"/>
          <w:numId w:val="25"/>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INETNUM and INET6NUM objects</w:t>
      </w:r>
    </w:p>
    <w:p w14:paraId="000000BE" w14:textId="77777777" w:rsidR="000A4521" w:rsidRDefault="007473E9">
      <w:pPr>
        <w:pBdr>
          <w:top w:val="nil"/>
          <w:left w:val="nil"/>
          <w:bottom w:val="nil"/>
          <w:right w:val="nil"/>
          <w:between w:val="nil"/>
        </w:pBdr>
        <w:spacing w:before="79" w:line="290" w:lineRule="auto"/>
        <w:ind w:left="220" w:right="591"/>
        <w:jc w:val="both"/>
        <w:rPr>
          <w:color w:val="000000"/>
          <w:sz w:val="21"/>
          <w:szCs w:val="21"/>
        </w:rPr>
      </w:pPr>
      <w:r>
        <w:rPr>
          <w:color w:val="000000"/>
          <w:sz w:val="21"/>
          <w:szCs w:val="21"/>
        </w:rPr>
        <w:t>IRRs are used to document information about resources such as IP address blocks and AS numbers. IPv4 ranges and IPv6 prefixes are documented using INETNUM and INET6NUM objects.</w:t>
      </w:r>
    </w:p>
    <w:p w14:paraId="000000BF" w14:textId="77777777" w:rsidR="000A4521" w:rsidRDefault="000A4521">
      <w:pPr>
        <w:pBdr>
          <w:top w:val="nil"/>
          <w:left w:val="nil"/>
          <w:bottom w:val="nil"/>
          <w:right w:val="nil"/>
          <w:between w:val="nil"/>
        </w:pBdr>
        <w:spacing w:before="2"/>
        <w:rPr>
          <w:color w:val="000000"/>
          <w:sz w:val="25"/>
          <w:szCs w:val="25"/>
        </w:rPr>
      </w:pPr>
    </w:p>
    <w:p w14:paraId="000000C0" w14:textId="77777777"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 xml:space="preserve">The ROLE object above is referenced in the ‘tech-c’ attribute of this </w:t>
      </w:r>
      <w:proofErr w:type="gramStart"/>
      <w:r>
        <w:rPr>
          <w:color w:val="000000"/>
          <w:sz w:val="21"/>
          <w:szCs w:val="21"/>
        </w:rPr>
        <w:t>INET[</w:t>
      </w:r>
      <w:proofErr w:type="gramEnd"/>
      <w:r>
        <w:rPr>
          <w:color w:val="000000"/>
          <w:sz w:val="21"/>
          <w:szCs w:val="21"/>
        </w:rPr>
        <w:t>6]NUM object example. The ‘remarks’ attribute also provides additional information.</w:t>
      </w:r>
    </w:p>
    <w:p w14:paraId="000000C1" w14:textId="77777777" w:rsidR="000A4521" w:rsidRDefault="000A4521">
      <w:pPr>
        <w:pBdr>
          <w:top w:val="nil"/>
          <w:left w:val="nil"/>
          <w:bottom w:val="nil"/>
          <w:right w:val="nil"/>
          <w:between w:val="nil"/>
        </w:pBdr>
        <w:spacing w:before="5"/>
        <w:rPr>
          <w:color w:val="000000"/>
          <w:sz w:val="27"/>
          <w:szCs w:val="27"/>
        </w:rPr>
      </w:pPr>
    </w:p>
    <w:p w14:paraId="000000C2" w14:textId="77777777" w:rsidR="000A4521" w:rsidRDefault="007473E9">
      <w:pPr>
        <w:pBdr>
          <w:top w:val="nil"/>
          <w:left w:val="nil"/>
          <w:bottom w:val="nil"/>
          <w:right w:val="nil"/>
          <w:between w:val="nil"/>
        </w:pBdr>
        <w:tabs>
          <w:tab w:val="left" w:pos="3084"/>
        </w:tabs>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inet6num:</w:t>
      </w:r>
      <w:r>
        <w:rPr>
          <w:rFonts w:ascii="Courier New" w:eastAsia="Courier New" w:hAnsi="Courier New" w:cs="Courier New"/>
          <w:color w:val="000000"/>
          <w:sz w:val="21"/>
          <w:szCs w:val="21"/>
        </w:rPr>
        <w:tab/>
        <w:t>2001:db</w:t>
      </w:r>
      <w:proofErr w:type="gramStart"/>
      <w:r>
        <w:rPr>
          <w:rFonts w:ascii="Courier New" w:eastAsia="Courier New" w:hAnsi="Courier New" w:cs="Courier New"/>
          <w:color w:val="000000"/>
          <w:sz w:val="21"/>
          <w:szCs w:val="21"/>
        </w:rPr>
        <w:t>8::/</w:t>
      </w:r>
      <w:proofErr w:type="gramEnd"/>
      <w:r>
        <w:rPr>
          <w:rFonts w:ascii="Courier New" w:eastAsia="Courier New" w:hAnsi="Courier New" w:cs="Courier New"/>
          <w:color w:val="000000"/>
          <w:sz w:val="21"/>
          <w:szCs w:val="21"/>
        </w:rPr>
        <w:t>32</w:t>
      </w:r>
    </w:p>
    <w:p w14:paraId="000000C3" w14:textId="77777777" w:rsidR="000A4521" w:rsidRDefault="007473E9">
      <w:pPr>
        <w:pBdr>
          <w:top w:val="nil"/>
          <w:left w:val="nil"/>
          <w:bottom w:val="nil"/>
          <w:right w:val="nil"/>
          <w:between w:val="nil"/>
        </w:pBdr>
        <w:tabs>
          <w:tab w:val="left" w:pos="3084"/>
        </w:tabs>
        <w:spacing w:before="65"/>
        <w:ind w:left="925"/>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netname</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EXAMPLE-NET</w:t>
      </w:r>
    </w:p>
    <w:p w14:paraId="000000C4" w14:textId="77777777" w:rsidR="000A4521" w:rsidRDefault="007473E9">
      <w:pPr>
        <w:pBdr>
          <w:top w:val="nil"/>
          <w:left w:val="nil"/>
          <w:bottom w:val="nil"/>
          <w:right w:val="nil"/>
          <w:between w:val="nil"/>
        </w:pBdr>
        <w:tabs>
          <w:tab w:val="left" w:pos="3084"/>
        </w:tabs>
        <w:spacing w:before="69"/>
        <w:ind w:left="925"/>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An example allocation</w:t>
      </w:r>
    </w:p>
    <w:p w14:paraId="000000C5" w14:textId="77777777" w:rsidR="000A4521" w:rsidRDefault="007473E9">
      <w:pPr>
        <w:pBdr>
          <w:top w:val="nil"/>
          <w:left w:val="nil"/>
          <w:bottom w:val="nil"/>
          <w:right w:val="nil"/>
          <w:between w:val="nil"/>
        </w:pBdr>
        <w:tabs>
          <w:tab w:val="left" w:pos="3084"/>
        </w:tabs>
        <w:spacing w:before="65"/>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NOC: </w:t>
      </w:r>
      <w:hyperlink r:id="rId29">
        <w:r>
          <w:rPr>
            <w:rFonts w:ascii="Courier New" w:eastAsia="Courier New" w:hAnsi="Courier New" w:cs="Courier New"/>
            <w:color w:val="000000"/>
            <w:sz w:val="21"/>
            <w:szCs w:val="21"/>
          </w:rPr>
          <w:t>noc@example.net</w:t>
        </w:r>
      </w:hyperlink>
    </w:p>
    <w:p w14:paraId="000000C6" w14:textId="77777777" w:rsidR="000A4521" w:rsidRDefault="007473E9">
      <w:pPr>
        <w:pBdr>
          <w:top w:val="nil"/>
          <w:left w:val="nil"/>
          <w:bottom w:val="nil"/>
          <w:right w:val="nil"/>
          <w:between w:val="nil"/>
        </w:pBdr>
        <w:tabs>
          <w:tab w:val="left" w:pos="3084"/>
        </w:tabs>
        <w:spacing w:before="69" w:line="306" w:lineRule="auto"/>
        <w:ind w:left="925" w:right="1708"/>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Security issues: </w:t>
      </w:r>
      <w:hyperlink r:id="rId30">
        <w:r>
          <w:rPr>
            <w:rFonts w:ascii="Courier New" w:eastAsia="Courier New" w:hAnsi="Courier New" w:cs="Courier New"/>
            <w:color w:val="000000"/>
            <w:sz w:val="21"/>
            <w:szCs w:val="21"/>
          </w:rPr>
          <w:t>security@example.net</w:t>
        </w:r>
      </w:hyperlink>
      <w:r>
        <w:rPr>
          <w:rFonts w:ascii="Courier New" w:eastAsia="Courier New" w:hAnsi="Courier New" w:cs="Courier New"/>
          <w:color w:val="000000"/>
          <w:sz w:val="21"/>
          <w:szCs w:val="21"/>
        </w:rPr>
        <w:t xml:space="preserve"> remarks:</w:t>
      </w:r>
      <w:r>
        <w:rPr>
          <w:rFonts w:ascii="Courier New" w:eastAsia="Courier New" w:hAnsi="Courier New" w:cs="Courier New"/>
          <w:color w:val="000000"/>
          <w:sz w:val="21"/>
          <w:szCs w:val="21"/>
        </w:rPr>
        <w:tab/>
      </w:r>
      <w:hyperlink r:id="rId31">
        <w:r>
          <w:rPr>
            <w:rFonts w:ascii="Courier New" w:eastAsia="Courier New" w:hAnsi="Courier New" w:cs="Courier New"/>
            <w:color w:val="000000"/>
            <w:sz w:val="21"/>
            <w:szCs w:val="21"/>
          </w:rPr>
          <w:t>https://www.peeringdb.com/asn/64500</w:t>
        </w:r>
      </w:hyperlink>
      <w:r>
        <w:rPr>
          <w:rFonts w:ascii="Courier New" w:eastAsia="Courier New" w:hAnsi="Courier New" w:cs="Courier New"/>
          <w:color w:val="000000"/>
          <w:sz w:val="21"/>
          <w:szCs w:val="21"/>
        </w:rPr>
        <w:t xml:space="preserve"> country:</w:t>
      </w:r>
      <w:r>
        <w:rPr>
          <w:rFonts w:ascii="Courier New" w:eastAsia="Courier New" w:hAnsi="Courier New" w:cs="Courier New"/>
          <w:color w:val="000000"/>
          <w:sz w:val="21"/>
          <w:szCs w:val="21"/>
        </w:rPr>
        <w:tab/>
        <w:t>CH</w:t>
      </w:r>
    </w:p>
    <w:p w14:paraId="000000C7" w14:textId="77777777" w:rsidR="000A4521" w:rsidRDefault="007473E9">
      <w:pPr>
        <w:pBdr>
          <w:top w:val="nil"/>
          <w:left w:val="nil"/>
          <w:bottom w:val="nil"/>
          <w:right w:val="nil"/>
          <w:between w:val="nil"/>
        </w:pBdr>
        <w:tabs>
          <w:tab w:val="left" w:pos="3084"/>
        </w:tabs>
        <w:spacing w:before="3"/>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status:</w:t>
      </w:r>
      <w:r>
        <w:rPr>
          <w:rFonts w:ascii="Courier New" w:eastAsia="Courier New" w:hAnsi="Courier New" w:cs="Courier New"/>
          <w:color w:val="000000"/>
          <w:sz w:val="21"/>
          <w:szCs w:val="21"/>
        </w:rPr>
        <w:tab/>
        <w:t>ALLOCATED PA</w:t>
      </w:r>
    </w:p>
    <w:p w14:paraId="000000C8" w14:textId="77777777" w:rsidR="000A4521" w:rsidRDefault="007473E9">
      <w:pPr>
        <w:pBdr>
          <w:top w:val="nil"/>
          <w:left w:val="nil"/>
          <w:bottom w:val="nil"/>
          <w:right w:val="nil"/>
          <w:between w:val="nil"/>
        </w:pBdr>
        <w:tabs>
          <w:tab w:val="left" w:pos="3084"/>
        </w:tabs>
        <w:spacing w:before="65"/>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org:</w:t>
      </w:r>
      <w:r>
        <w:rPr>
          <w:rFonts w:ascii="Courier New" w:eastAsia="Courier New" w:hAnsi="Courier New" w:cs="Courier New"/>
          <w:color w:val="000000"/>
          <w:sz w:val="21"/>
          <w:szCs w:val="21"/>
        </w:rPr>
        <w:tab/>
        <w:t>ORG-AS64500-RIPE</w:t>
      </w:r>
    </w:p>
    <w:p w14:paraId="000000C9" w14:textId="77777777" w:rsidR="000A4521" w:rsidRDefault="007473E9">
      <w:pPr>
        <w:pBdr>
          <w:top w:val="nil"/>
          <w:left w:val="nil"/>
          <w:bottom w:val="nil"/>
          <w:right w:val="nil"/>
          <w:between w:val="nil"/>
        </w:pBdr>
        <w:tabs>
          <w:tab w:val="left" w:pos="3084"/>
        </w:tabs>
        <w:spacing w:before="69"/>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admin-c:</w:t>
      </w:r>
      <w:r>
        <w:rPr>
          <w:rFonts w:ascii="Courier New" w:eastAsia="Courier New" w:hAnsi="Courier New" w:cs="Courier New"/>
          <w:color w:val="000000"/>
          <w:sz w:val="21"/>
          <w:szCs w:val="21"/>
        </w:rPr>
        <w:tab/>
        <w:t>AS64500NOC-RIPE</w:t>
      </w:r>
    </w:p>
    <w:p w14:paraId="000000CA" w14:textId="77777777" w:rsidR="000A4521" w:rsidRDefault="007473E9">
      <w:pPr>
        <w:pBdr>
          <w:top w:val="nil"/>
          <w:left w:val="nil"/>
          <w:bottom w:val="nil"/>
          <w:right w:val="nil"/>
          <w:between w:val="nil"/>
        </w:pBdr>
        <w:tabs>
          <w:tab w:val="left" w:pos="3084"/>
        </w:tabs>
        <w:spacing w:before="65"/>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tech-c:</w:t>
      </w:r>
      <w:r>
        <w:rPr>
          <w:rFonts w:ascii="Courier New" w:eastAsia="Courier New" w:hAnsi="Courier New" w:cs="Courier New"/>
          <w:color w:val="000000"/>
          <w:sz w:val="21"/>
          <w:szCs w:val="21"/>
        </w:rPr>
        <w:tab/>
        <w:t>AS64500NOC-RIPE</w:t>
      </w:r>
    </w:p>
    <w:p w14:paraId="000000CB" w14:textId="77777777" w:rsidR="000A4521" w:rsidRDefault="007473E9">
      <w:pPr>
        <w:pBdr>
          <w:top w:val="nil"/>
          <w:left w:val="nil"/>
          <w:bottom w:val="nil"/>
          <w:right w:val="nil"/>
          <w:between w:val="nil"/>
        </w:pBdr>
        <w:tabs>
          <w:tab w:val="left" w:pos="3084"/>
        </w:tabs>
        <w:spacing w:before="69"/>
        <w:ind w:left="925"/>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RIPE-NCC-HM-MNT</w:t>
      </w:r>
    </w:p>
    <w:p w14:paraId="000000CC" w14:textId="77777777" w:rsidR="000A4521" w:rsidRDefault="007473E9">
      <w:pPr>
        <w:pBdr>
          <w:top w:val="nil"/>
          <w:left w:val="nil"/>
          <w:bottom w:val="nil"/>
          <w:right w:val="nil"/>
          <w:between w:val="nil"/>
        </w:pBdr>
        <w:tabs>
          <w:tab w:val="left" w:pos="3084"/>
        </w:tabs>
        <w:spacing w:before="69" w:line="304" w:lineRule="auto"/>
        <w:ind w:left="925" w:right="4876"/>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-lower:</w:t>
      </w:r>
      <w:r>
        <w:rPr>
          <w:rFonts w:ascii="Courier New" w:eastAsia="Courier New" w:hAnsi="Courier New" w:cs="Courier New"/>
          <w:color w:val="000000"/>
          <w:sz w:val="21"/>
          <w:szCs w:val="21"/>
        </w:rPr>
        <w:tab/>
        <w:t xml:space="preserve">MAINT-AS64500 </w:t>
      </w: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-routes:</w:t>
      </w:r>
      <w:r>
        <w:rPr>
          <w:rFonts w:ascii="Courier New" w:eastAsia="Courier New" w:hAnsi="Courier New" w:cs="Courier New"/>
          <w:color w:val="000000"/>
          <w:sz w:val="21"/>
          <w:szCs w:val="21"/>
        </w:rPr>
        <w:tab/>
        <w:t>MAINT-AS64500</w:t>
      </w:r>
    </w:p>
    <w:p w14:paraId="000000CD" w14:textId="77777777" w:rsidR="000A4521" w:rsidRDefault="007473E9">
      <w:pPr>
        <w:pBdr>
          <w:top w:val="nil"/>
          <w:left w:val="nil"/>
          <w:bottom w:val="nil"/>
          <w:right w:val="nil"/>
          <w:between w:val="nil"/>
        </w:pBdr>
        <w:tabs>
          <w:tab w:val="left" w:pos="3084"/>
        </w:tabs>
        <w:spacing w:before="6"/>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0CE" w14:textId="77777777" w:rsidR="000A4521" w:rsidRDefault="007473E9">
      <w:pPr>
        <w:pBdr>
          <w:top w:val="nil"/>
          <w:left w:val="nil"/>
          <w:bottom w:val="nil"/>
          <w:right w:val="nil"/>
          <w:between w:val="nil"/>
        </w:pBdr>
        <w:tabs>
          <w:tab w:val="left" w:pos="3084"/>
        </w:tabs>
        <w:spacing w:before="64" w:line="309" w:lineRule="auto"/>
        <w:ind w:left="925"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0CF" w14:textId="77777777" w:rsidR="000A4521" w:rsidRDefault="000A4521">
      <w:pPr>
        <w:pBdr>
          <w:top w:val="nil"/>
          <w:left w:val="nil"/>
          <w:bottom w:val="nil"/>
          <w:right w:val="nil"/>
          <w:between w:val="nil"/>
        </w:pBdr>
        <w:spacing w:before="1"/>
        <w:rPr>
          <w:rFonts w:ascii="Courier New" w:eastAsia="Courier New" w:hAnsi="Courier New" w:cs="Courier New"/>
          <w:color w:val="000000"/>
          <w:sz w:val="23"/>
          <w:szCs w:val="23"/>
        </w:rPr>
      </w:pPr>
    </w:p>
    <w:p w14:paraId="000000D0" w14:textId="77777777" w:rsidR="000A4521" w:rsidRDefault="007473E9">
      <w:pPr>
        <w:pBdr>
          <w:top w:val="nil"/>
          <w:left w:val="nil"/>
          <w:bottom w:val="nil"/>
          <w:right w:val="nil"/>
          <w:between w:val="nil"/>
        </w:pBdr>
        <w:spacing w:line="290" w:lineRule="auto"/>
        <w:ind w:left="220" w:right="87"/>
        <w:rPr>
          <w:color w:val="000000"/>
          <w:sz w:val="21"/>
          <w:szCs w:val="21"/>
        </w:rPr>
      </w:pPr>
      <w:r>
        <w:rPr>
          <w:color w:val="000000"/>
          <w:sz w:val="21"/>
          <w:szCs w:val="21"/>
        </w:rPr>
        <w:t>IRRs that are linked to the RIR database don’t allow users to create their own top-level allocations. Those are automatically created by the RIR and can often only be edited through their web portal.</w:t>
      </w:r>
    </w:p>
    <w:p w14:paraId="000000D1" w14:textId="77777777" w:rsidR="000A4521" w:rsidRDefault="000A4521">
      <w:pPr>
        <w:pBdr>
          <w:top w:val="nil"/>
          <w:left w:val="nil"/>
          <w:bottom w:val="nil"/>
          <w:right w:val="nil"/>
          <w:between w:val="nil"/>
        </w:pBdr>
        <w:spacing w:before="2"/>
        <w:rPr>
          <w:color w:val="000000"/>
          <w:sz w:val="25"/>
          <w:szCs w:val="25"/>
        </w:rPr>
      </w:pPr>
    </w:p>
    <w:p w14:paraId="000000D2" w14:textId="77777777"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 xml:space="preserve">In the example given above you can see that the maintainer for the object is RIPE-NCC-HM- MNT, the maintainer of RIPE NCC itself. As a user you are only allowed to maintain (create) </w:t>
      </w:r>
      <w:proofErr w:type="gramStart"/>
      <w:r>
        <w:rPr>
          <w:color w:val="000000"/>
          <w:sz w:val="21"/>
          <w:szCs w:val="21"/>
        </w:rPr>
        <w:t>lower level</w:t>
      </w:r>
      <w:proofErr w:type="gramEnd"/>
      <w:r>
        <w:rPr>
          <w:color w:val="000000"/>
          <w:sz w:val="21"/>
          <w:szCs w:val="21"/>
        </w:rPr>
        <w:t xml:space="preserve"> objects, such as the assignments you make from this allocation and ROUTE/ROUTE6 objects to document routing the prefix.</w:t>
      </w:r>
    </w:p>
    <w:p w14:paraId="000000D3" w14:textId="77777777" w:rsidR="000A4521" w:rsidRDefault="000A4521">
      <w:pPr>
        <w:pBdr>
          <w:top w:val="nil"/>
          <w:left w:val="nil"/>
          <w:bottom w:val="nil"/>
          <w:right w:val="nil"/>
          <w:between w:val="nil"/>
        </w:pBdr>
        <w:spacing w:before="10"/>
        <w:rPr>
          <w:color w:val="000000"/>
          <w:sz w:val="18"/>
          <w:szCs w:val="18"/>
        </w:rPr>
      </w:pPr>
    </w:p>
    <w:p w14:paraId="000000D4" w14:textId="77777777" w:rsidR="000A4521" w:rsidRDefault="007473E9">
      <w:pPr>
        <w:numPr>
          <w:ilvl w:val="3"/>
          <w:numId w:val="25"/>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AUT-NUM objects</w:t>
      </w:r>
    </w:p>
    <w:p w14:paraId="6ADF4299" w14:textId="77777777" w:rsidR="0008389A" w:rsidRDefault="007473E9">
      <w:pPr>
        <w:pStyle w:val="BodyText"/>
        <w:spacing w:before="79" w:line="290" w:lineRule="auto"/>
        <w:ind w:left="220" w:right="116"/>
        <w:rPr>
          <w:del w:id="106" w:author="Changed/Added" w:date="2021-04-26T11:03:00Z"/>
        </w:rPr>
      </w:pPr>
      <w:r>
        <w:rPr>
          <w:color w:val="000000"/>
        </w:rPr>
        <w:t xml:space="preserve">AS Numbers (ASNs) are documented using AUT-NUM objects. These objects contain information about the ASN and its peering policy. The level of detail that </w:t>
      </w:r>
      <w:proofErr w:type="spellStart"/>
      <w:r>
        <w:rPr>
          <w:color w:val="000000"/>
        </w:rPr>
        <w:t>organisations</w:t>
      </w:r>
      <w:proofErr w:type="spellEnd"/>
      <w:r>
        <w:rPr>
          <w:color w:val="000000"/>
        </w:rPr>
        <w:t xml:space="preserve"> publish in their AUT-NUM object varies. In this section we focus on the contact information. For information on publishing routing policies and using them for validation of routing information see sections 4.3 and 4.4.</w:t>
      </w:r>
    </w:p>
    <w:p w14:paraId="000000D5" w14:textId="120AD428" w:rsidR="000A4521" w:rsidRDefault="000A4521">
      <w:pPr>
        <w:pBdr>
          <w:top w:val="nil"/>
          <w:left w:val="nil"/>
          <w:bottom w:val="nil"/>
          <w:right w:val="nil"/>
          <w:between w:val="nil"/>
        </w:pBdr>
        <w:spacing w:before="79" w:line="290" w:lineRule="auto"/>
        <w:ind w:left="220" w:right="116"/>
        <w:rPr>
          <w:color w:val="000000"/>
          <w:sz w:val="21"/>
          <w:szCs w:val="21"/>
        </w:rPr>
        <w:sectPr w:rsidR="000A4521">
          <w:pgSz w:w="12240" w:h="15840"/>
          <w:pgMar w:top="1340" w:right="1340" w:bottom="960" w:left="1220" w:header="726" w:footer="768" w:gutter="0"/>
          <w:cols w:space="720"/>
        </w:sectPr>
      </w:pPr>
    </w:p>
    <w:p w14:paraId="000000D6" w14:textId="77777777" w:rsidR="000A4521" w:rsidRDefault="000A4521">
      <w:pPr>
        <w:pBdr>
          <w:top w:val="nil"/>
          <w:left w:val="nil"/>
          <w:bottom w:val="nil"/>
          <w:right w:val="nil"/>
          <w:between w:val="nil"/>
        </w:pBdr>
        <w:spacing w:before="6"/>
        <w:rPr>
          <w:color w:val="000000"/>
          <w:sz w:val="24"/>
          <w:szCs w:val="24"/>
        </w:rPr>
      </w:pPr>
    </w:p>
    <w:p w14:paraId="000000D7" w14:textId="77777777" w:rsidR="000A4521" w:rsidRDefault="007473E9">
      <w:pPr>
        <w:pBdr>
          <w:top w:val="nil"/>
          <w:left w:val="nil"/>
          <w:bottom w:val="nil"/>
          <w:right w:val="nil"/>
          <w:between w:val="nil"/>
        </w:pBdr>
        <w:spacing w:before="99"/>
        <w:ind w:left="220"/>
        <w:rPr>
          <w:color w:val="000000"/>
          <w:sz w:val="21"/>
          <w:szCs w:val="21"/>
        </w:rPr>
      </w:pPr>
      <w:r>
        <w:rPr>
          <w:color w:val="000000"/>
          <w:sz w:val="21"/>
          <w:szCs w:val="21"/>
        </w:rPr>
        <w:t>An example of a minimal AUT-NUM object is:</w:t>
      </w:r>
    </w:p>
    <w:p w14:paraId="000000D8" w14:textId="77777777" w:rsidR="000A4521" w:rsidRDefault="000A4521">
      <w:pPr>
        <w:pBdr>
          <w:top w:val="nil"/>
          <w:left w:val="nil"/>
          <w:bottom w:val="nil"/>
          <w:right w:val="nil"/>
          <w:between w:val="nil"/>
        </w:pBdr>
        <w:spacing w:before="6"/>
        <w:rPr>
          <w:color w:val="000000"/>
          <w:sz w:val="28"/>
          <w:szCs w:val="28"/>
        </w:rPr>
      </w:pPr>
    </w:p>
    <w:p w14:paraId="000000D9"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aut</w:t>
      </w:r>
      <w:proofErr w:type="spellEnd"/>
      <w:r>
        <w:rPr>
          <w:rFonts w:ascii="Courier New" w:eastAsia="Courier New" w:hAnsi="Courier New" w:cs="Courier New"/>
          <w:color w:val="000000"/>
          <w:sz w:val="21"/>
          <w:szCs w:val="21"/>
        </w:rPr>
        <w:t>-num:</w:t>
      </w:r>
      <w:r>
        <w:rPr>
          <w:rFonts w:ascii="Courier New" w:eastAsia="Courier New" w:hAnsi="Courier New" w:cs="Courier New"/>
          <w:color w:val="000000"/>
          <w:sz w:val="21"/>
          <w:szCs w:val="21"/>
        </w:rPr>
        <w:tab/>
        <w:t>AS64500</w:t>
      </w:r>
    </w:p>
    <w:p w14:paraId="000000DA"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0DB" w14:textId="77777777" w:rsidR="000A4521" w:rsidRDefault="007473E9">
      <w:pPr>
        <w:pBdr>
          <w:top w:val="nil"/>
          <w:left w:val="nil"/>
          <w:bottom w:val="nil"/>
          <w:right w:val="nil"/>
          <w:between w:val="nil"/>
        </w:pBdr>
        <w:tabs>
          <w:tab w:val="left" w:pos="3069"/>
        </w:tabs>
        <w:spacing w:before="70" w:line="309" w:lineRule="auto"/>
        <w:ind w:left="910" w:right="1063"/>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t xml:space="preserve">from AS64510 accept ANY except FLTR-BOGONS </w:t>
      </w: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to AS64510 announce AS64500:AS-ALL</w:t>
      </w:r>
    </w:p>
    <w:p w14:paraId="000000DC" w14:textId="77777777" w:rsidR="000A4521" w:rsidRDefault="007473E9">
      <w:pPr>
        <w:pBdr>
          <w:top w:val="nil"/>
          <w:left w:val="nil"/>
          <w:bottom w:val="nil"/>
          <w:right w:val="nil"/>
          <w:between w:val="nil"/>
        </w:pBdr>
        <w:tabs>
          <w:tab w:val="left" w:pos="3084"/>
        </w:tabs>
        <w:spacing w:line="234" w:lineRule="auto"/>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admin-c:</w:t>
      </w:r>
      <w:r>
        <w:rPr>
          <w:rFonts w:ascii="Courier New" w:eastAsia="Courier New" w:hAnsi="Courier New" w:cs="Courier New"/>
          <w:color w:val="000000"/>
          <w:sz w:val="21"/>
          <w:szCs w:val="21"/>
        </w:rPr>
        <w:tab/>
        <w:t>AS64500NOC-RIPE</w:t>
      </w:r>
    </w:p>
    <w:p w14:paraId="000000DD" w14:textId="77777777" w:rsidR="000A4521" w:rsidRDefault="007473E9">
      <w:pPr>
        <w:pBdr>
          <w:top w:val="nil"/>
          <w:left w:val="nil"/>
          <w:bottom w:val="nil"/>
          <w:right w:val="nil"/>
          <w:between w:val="nil"/>
        </w:pBdr>
        <w:tabs>
          <w:tab w:val="left" w:pos="3084"/>
        </w:tabs>
        <w:spacing w:before="69"/>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tech-c:</w:t>
      </w:r>
      <w:r>
        <w:rPr>
          <w:rFonts w:ascii="Courier New" w:eastAsia="Courier New" w:hAnsi="Courier New" w:cs="Courier New"/>
          <w:color w:val="000000"/>
          <w:sz w:val="21"/>
          <w:szCs w:val="21"/>
        </w:rPr>
        <w:tab/>
        <w:t>AS64500NOC-RIPE</w:t>
      </w:r>
    </w:p>
    <w:p w14:paraId="000000DE"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0DF"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0E0" w14:textId="77777777" w:rsidR="000A4521" w:rsidRDefault="007473E9">
      <w:pPr>
        <w:pBdr>
          <w:top w:val="nil"/>
          <w:left w:val="nil"/>
          <w:bottom w:val="nil"/>
          <w:right w:val="nil"/>
          <w:between w:val="nil"/>
        </w:pBdr>
        <w:tabs>
          <w:tab w:val="left" w:pos="3069"/>
        </w:tabs>
        <w:spacing w:before="64" w:line="309"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0E1"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0E2" w14:textId="77777777" w:rsidR="000A4521" w:rsidRDefault="000A4521">
      <w:pPr>
        <w:pBdr>
          <w:top w:val="nil"/>
          <w:left w:val="nil"/>
          <w:bottom w:val="nil"/>
          <w:right w:val="nil"/>
          <w:between w:val="nil"/>
        </w:pBdr>
        <w:spacing w:before="3"/>
        <w:rPr>
          <w:rFonts w:ascii="Courier New" w:eastAsia="Courier New" w:hAnsi="Courier New" w:cs="Courier New"/>
          <w:color w:val="000000"/>
          <w:sz w:val="20"/>
          <w:szCs w:val="20"/>
        </w:rPr>
      </w:pPr>
    </w:p>
    <w:p w14:paraId="000000E3" w14:textId="77777777" w:rsidR="000A4521" w:rsidRDefault="007473E9">
      <w:pPr>
        <w:numPr>
          <w:ilvl w:val="2"/>
          <w:numId w:val="5"/>
        </w:numPr>
        <w:pBdr>
          <w:top w:val="nil"/>
          <w:left w:val="nil"/>
          <w:bottom w:val="nil"/>
          <w:right w:val="nil"/>
          <w:between w:val="nil"/>
        </w:pBdr>
        <w:tabs>
          <w:tab w:val="left" w:pos="831"/>
        </w:tabs>
        <w:spacing w:before="1" w:line="309" w:lineRule="auto"/>
        <w:ind w:right="348" w:firstLine="0"/>
        <w:rPr>
          <w:color w:val="000000"/>
          <w:sz w:val="21"/>
          <w:szCs w:val="21"/>
        </w:rPr>
      </w:pPr>
      <w:r>
        <w:rPr>
          <w:b/>
          <w:color w:val="000000"/>
          <w:sz w:val="21"/>
          <w:szCs w:val="21"/>
        </w:rPr>
        <w:t xml:space="preserve">Maintaining Contact Information in Regional Internet Registries (RIRs): LACNIC </w:t>
      </w:r>
      <w:proofErr w:type="spellStart"/>
      <w:r>
        <w:rPr>
          <w:color w:val="000000"/>
          <w:sz w:val="21"/>
          <w:szCs w:val="21"/>
        </w:rPr>
        <w:t>LACNIC</w:t>
      </w:r>
      <w:proofErr w:type="spellEnd"/>
      <w:r>
        <w:rPr>
          <w:color w:val="000000"/>
          <w:sz w:val="21"/>
          <w:szCs w:val="21"/>
        </w:rPr>
        <w:t xml:space="preserve"> uses a different system where resource holders can update their contact information through the lacnic.net web interface. While the format of the information looks the same as for</w:t>
      </w:r>
    </w:p>
    <w:p w14:paraId="000000E4" w14:textId="77777777" w:rsidR="000A4521" w:rsidRDefault="007473E9">
      <w:pPr>
        <w:pBdr>
          <w:top w:val="nil"/>
          <w:left w:val="nil"/>
          <w:bottom w:val="nil"/>
          <w:right w:val="nil"/>
          <w:between w:val="nil"/>
        </w:pBdr>
        <w:spacing w:line="224" w:lineRule="auto"/>
        <w:ind w:left="220"/>
        <w:rPr>
          <w:color w:val="000000"/>
          <w:sz w:val="21"/>
          <w:szCs w:val="21"/>
        </w:rPr>
      </w:pPr>
      <w:r>
        <w:rPr>
          <w:color w:val="000000"/>
          <w:sz w:val="21"/>
          <w:szCs w:val="21"/>
        </w:rPr>
        <w:t xml:space="preserve">the IRRs, there are significant differences. For </w:t>
      </w:r>
      <w:proofErr w:type="gramStart"/>
      <w:r>
        <w:rPr>
          <w:color w:val="000000"/>
          <w:sz w:val="21"/>
          <w:szCs w:val="21"/>
        </w:rPr>
        <w:t>example</w:t>
      </w:r>
      <w:proofErr w:type="gramEnd"/>
      <w:r>
        <w:rPr>
          <w:color w:val="000000"/>
          <w:sz w:val="21"/>
          <w:szCs w:val="21"/>
        </w:rPr>
        <w:t xml:space="preserve"> there is no INET6NUM object type, both</w:t>
      </w:r>
    </w:p>
    <w:p w14:paraId="000000E5" w14:textId="77777777" w:rsidR="000A4521" w:rsidRDefault="007473E9">
      <w:pPr>
        <w:pBdr>
          <w:top w:val="nil"/>
          <w:left w:val="nil"/>
          <w:bottom w:val="nil"/>
          <w:right w:val="nil"/>
          <w:between w:val="nil"/>
        </w:pBdr>
        <w:spacing w:before="46" w:line="290" w:lineRule="auto"/>
        <w:ind w:left="220"/>
        <w:rPr>
          <w:color w:val="000000"/>
          <w:sz w:val="21"/>
          <w:szCs w:val="21"/>
        </w:rPr>
      </w:pPr>
      <w:r>
        <w:rPr>
          <w:color w:val="000000"/>
          <w:sz w:val="21"/>
          <w:szCs w:val="21"/>
        </w:rPr>
        <w:t>IPv4 and IPv6 address space uses INETNUMs. The possible attributes for the object types are different as well.</w:t>
      </w:r>
    </w:p>
    <w:p w14:paraId="000000E6" w14:textId="77777777" w:rsidR="000A4521" w:rsidRDefault="000A4521">
      <w:pPr>
        <w:pBdr>
          <w:top w:val="nil"/>
          <w:left w:val="nil"/>
          <w:bottom w:val="nil"/>
          <w:right w:val="nil"/>
          <w:between w:val="nil"/>
        </w:pBdr>
        <w:spacing w:before="2"/>
        <w:rPr>
          <w:color w:val="000000"/>
          <w:sz w:val="25"/>
          <w:szCs w:val="25"/>
        </w:rPr>
      </w:pPr>
    </w:p>
    <w:p w14:paraId="000000E7" w14:textId="4479BDA6" w:rsidR="000A4521" w:rsidRDefault="007473E9">
      <w:pPr>
        <w:pBdr>
          <w:top w:val="nil"/>
          <w:left w:val="nil"/>
          <w:bottom w:val="nil"/>
          <w:right w:val="nil"/>
          <w:between w:val="nil"/>
        </w:pBdr>
        <w:spacing w:line="290" w:lineRule="auto"/>
        <w:ind w:left="220"/>
        <w:rPr>
          <w:sz w:val="21"/>
          <w:szCs w:val="21"/>
        </w:rPr>
      </w:pPr>
      <w:r>
        <w:rPr>
          <w:color w:val="000000"/>
          <w:sz w:val="21"/>
          <w:szCs w:val="21"/>
        </w:rPr>
        <w:t xml:space="preserve">Contact information can be updated in LACNIC’s administrative system: </w:t>
      </w:r>
      <w:del w:id="107" w:author="Changed/Added" w:date="2021-04-26T11:03:00Z">
        <w:r w:rsidR="00E40EB0">
          <w:fldChar w:fldCharType="begin"/>
        </w:r>
        <w:r w:rsidR="00E40EB0">
          <w:delInstrText xml:space="preserve"> HYPERLINK "http://lacnic.net/cgi-" \h </w:delInstrText>
        </w:r>
        <w:r w:rsidR="00E40EB0">
          <w:fldChar w:fldCharType="separate"/>
        </w:r>
        <w:r w:rsidR="00211562">
          <w:rPr>
            <w:color w:val="1155CC"/>
            <w:w w:val="105"/>
            <w:u w:val="single" w:color="1155CC"/>
          </w:rPr>
          <w:delText>http://lacnic.net/cgi-</w:delText>
        </w:r>
        <w:r w:rsidR="00E40EB0">
          <w:rPr>
            <w:color w:val="1155CC"/>
            <w:w w:val="105"/>
            <w:u w:val="single" w:color="1155CC"/>
          </w:rPr>
          <w:fldChar w:fldCharType="end"/>
        </w:r>
        <w:r w:rsidR="00211562">
          <w:rPr>
            <w:color w:val="1155CC"/>
            <w:w w:val="105"/>
          </w:rPr>
          <w:delText xml:space="preserve"> </w:delText>
        </w:r>
        <w:r w:rsidR="00211562">
          <w:rPr>
            <w:color w:val="1155CC"/>
            <w:w w:val="105"/>
            <w:u w:val="single" w:color="1155CC"/>
          </w:rPr>
          <w:delText>bin/lacnic/stini</w:delText>
        </w:r>
      </w:del>
      <w:ins w:id="108" w:author="Changed/Added" w:date="2021-04-26T11:03:00Z">
        <w:r w:rsidR="00E40EB0">
          <w:fldChar w:fldCharType="begin"/>
        </w:r>
        <w:r w:rsidR="00E40EB0">
          <w:instrText xml:space="preserve"> HYPERLINK "http://milcanic.lacnic.net" \h </w:instrText>
        </w:r>
        <w:r w:rsidR="00E40EB0">
          <w:fldChar w:fldCharType="separate"/>
        </w:r>
        <w:r>
          <w:rPr>
            <w:color w:val="1155CC"/>
            <w:sz w:val="21"/>
            <w:szCs w:val="21"/>
            <w:u w:val="single"/>
          </w:rPr>
          <w:t>http://milcanic.lacnic.net</w:t>
        </w:r>
        <w:r w:rsidR="00E40EB0">
          <w:rPr>
            <w:color w:val="1155CC"/>
            <w:sz w:val="21"/>
            <w:szCs w:val="21"/>
            <w:u w:val="single"/>
          </w:rPr>
          <w:fldChar w:fldCharType="end"/>
        </w:r>
      </w:ins>
    </w:p>
    <w:p w14:paraId="000000E8" w14:textId="77777777" w:rsidR="000A4521" w:rsidRDefault="000A4521">
      <w:pPr>
        <w:pBdr>
          <w:top w:val="nil"/>
          <w:left w:val="nil"/>
          <w:bottom w:val="nil"/>
          <w:right w:val="nil"/>
          <w:between w:val="nil"/>
        </w:pBdr>
        <w:spacing w:before="6"/>
        <w:rPr>
          <w:color w:val="000000"/>
          <w:sz w:val="16"/>
          <w:szCs w:val="16"/>
        </w:rPr>
      </w:pPr>
    </w:p>
    <w:p w14:paraId="000000E9" w14:textId="77777777" w:rsidR="000A4521" w:rsidRDefault="007473E9">
      <w:pPr>
        <w:pBdr>
          <w:top w:val="nil"/>
          <w:left w:val="nil"/>
          <w:bottom w:val="nil"/>
          <w:right w:val="nil"/>
          <w:between w:val="nil"/>
        </w:pBdr>
        <w:spacing w:before="99" w:line="285" w:lineRule="auto"/>
        <w:ind w:left="220"/>
        <w:rPr>
          <w:color w:val="000000"/>
          <w:sz w:val="21"/>
          <w:szCs w:val="21"/>
        </w:rPr>
      </w:pPr>
      <w:r>
        <w:rPr>
          <w:color w:val="000000"/>
          <w:sz w:val="21"/>
          <w:szCs w:val="21"/>
        </w:rPr>
        <w:t xml:space="preserve">Logging in with your </w:t>
      </w:r>
      <w:proofErr w:type="spellStart"/>
      <w:r>
        <w:rPr>
          <w:color w:val="000000"/>
          <w:sz w:val="21"/>
          <w:szCs w:val="21"/>
        </w:rPr>
        <w:t>userID</w:t>
      </w:r>
      <w:proofErr w:type="spellEnd"/>
      <w:r>
        <w:rPr>
          <w:color w:val="000000"/>
          <w:sz w:val="21"/>
          <w:szCs w:val="21"/>
        </w:rPr>
        <w:t xml:space="preserve"> you can access information about your personal user, organization information and resources information.</w:t>
      </w:r>
    </w:p>
    <w:p w14:paraId="000000EA" w14:textId="77777777" w:rsidR="000A4521" w:rsidRDefault="007473E9">
      <w:pPr>
        <w:numPr>
          <w:ilvl w:val="3"/>
          <w:numId w:val="5"/>
        </w:numPr>
        <w:pBdr>
          <w:top w:val="nil"/>
          <w:left w:val="nil"/>
          <w:bottom w:val="nil"/>
          <w:right w:val="nil"/>
          <w:between w:val="nil"/>
        </w:pBdr>
        <w:tabs>
          <w:tab w:val="left" w:pos="939"/>
          <w:tab w:val="left" w:pos="940"/>
        </w:tabs>
        <w:spacing w:before="6"/>
        <w:rPr>
          <w:color w:val="000000"/>
          <w:sz w:val="21"/>
          <w:szCs w:val="21"/>
        </w:rPr>
      </w:pPr>
      <w:r>
        <w:rPr>
          <w:color w:val="000000"/>
          <w:sz w:val="21"/>
          <w:szCs w:val="21"/>
        </w:rPr>
        <w:t xml:space="preserve">In the tab “ID </w:t>
      </w:r>
      <w:proofErr w:type="gramStart"/>
      <w:r>
        <w:rPr>
          <w:color w:val="000000"/>
          <w:sz w:val="21"/>
          <w:szCs w:val="21"/>
        </w:rPr>
        <w:t>UPDATE[</w:t>
      </w:r>
      <w:proofErr w:type="spellStart"/>
      <w:proofErr w:type="gramEnd"/>
      <w:r>
        <w:rPr>
          <w:color w:val="000000"/>
          <w:sz w:val="21"/>
          <w:szCs w:val="21"/>
        </w:rPr>
        <w:t>userID</w:t>
      </w:r>
      <w:proofErr w:type="spellEnd"/>
      <w:r>
        <w:rPr>
          <w:color w:val="000000"/>
          <w:sz w:val="21"/>
          <w:szCs w:val="21"/>
        </w:rPr>
        <w:t xml:space="preserve">]” you can update info about </w:t>
      </w:r>
      <w:proofErr w:type="spellStart"/>
      <w:r>
        <w:rPr>
          <w:color w:val="000000"/>
          <w:sz w:val="21"/>
          <w:szCs w:val="21"/>
        </w:rPr>
        <w:t>you</w:t>
      </w:r>
      <w:proofErr w:type="spellEnd"/>
      <w:r>
        <w:rPr>
          <w:color w:val="000000"/>
          <w:sz w:val="21"/>
          <w:szCs w:val="21"/>
        </w:rPr>
        <w:t xml:space="preserve"> personal user.</w:t>
      </w:r>
    </w:p>
    <w:p w14:paraId="000000EB" w14:textId="77777777" w:rsidR="000A4521" w:rsidRDefault="007473E9">
      <w:pPr>
        <w:numPr>
          <w:ilvl w:val="3"/>
          <w:numId w:val="5"/>
        </w:numPr>
        <w:pBdr>
          <w:top w:val="nil"/>
          <w:left w:val="nil"/>
          <w:bottom w:val="nil"/>
          <w:right w:val="nil"/>
          <w:between w:val="nil"/>
        </w:pBdr>
        <w:tabs>
          <w:tab w:val="left" w:pos="939"/>
          <w:tab w:val="left" w:pos="940"/>
        </w:tabs>
        <w:spacing w:before="52" w:line="285" w:lineRule="auto"/>
        <w:ind w:right="448"/>
        <w:rPr>
          <w:color w:val="000000"/>
          <w:sz w:val="21"/>
          <w:szCs w:val="21"/>
        </w:rPr>
      </w:pPr>
      <w:r>
        <w:rPr>
          <w:color w:val="000000"/>
          <w:sz w:val="21"/>
          <w:szCs w:val="21"/>
        </w:rPr>
        <w:t>By clicking on any organization under the “Entities” section you will be able to change the POC’s of said entity (admin POC, billing POC and/or membership POC)</w:t>
      </w:r>
    </w:p>
    <w:p w14:paraId="000000EC" w14:textId="77777777" w:rsidR="000A4521" w:rsidRDefault="007473E9">
      <w:pPr>
        <w:numPr>
          <w:ilvl w:val="3"/>
          <w:numId w:val="5"/>
        </w:numPr>
        <w:pBdr>
          <w:top w:val="nil"/>
          <w:left w:val="nil"/>
          <w:bottom w:val="nil"/>
          <w:right w:val="nil"/>
          <w:between w:val="nil"/>
        </w:pBdr>
        <w:tabs>
          <w:tab w:val="left" w:pos="939"/>
          <w:tab w:val="left" w:pos="940"/>
        </w:tabs>
        <w:spacing w:before="6" w:line="288" w:lineRule="auto"/>
        <w:ind w:right="570"/>
        <w:rPr>
          <w:color w:val="000000"/>
          <w:sz w:val="21"/>
          <w:szCs w:val="21"/>
        </w:rPr>
      </w:pPr>
      <w:r>
        <w:rPr>
          <w:color w:val="000000"/>
          <w:sz w:val="21"/>
          <w:szCs w:val="21"/>
        </w:rPr>
        <w:t>Finally, still in the selected organization, you will be able to change the technical or abuse POC of a specific resource associated to such organization by clicking on the ASN or IP block desired.</w:t>
      </w:r>
    </w:p>
    <w:p w14:paraId="000000ED" w14:textId="77777777" w:rsidR="000A4521" w:rsidRDefault="000A4521">
      <w:pPr>
        <w:pBdr>
          <w:top w:val="nil"/>
          <w:left w:val="nil"/>
          <w:bottom w:val="nil"/>
          <w:right w:val="nil"/>
          <w:between w:val="nil"/>
        </w:pBdr>
        <w:spacing w:before="4"/>
        <w:rPr>
          <w:color w:val="000000"/>
          <w:sz w:val="25"/>
          <w:szCs w:val="25"/>
        </w:rPr>
      </w:pPr>
    </w:p>
    <w:p w14:paraId="000000EE" w14:textId="0D6D6F36" w:rsidR="000A4521" w:rsidRDefault="007473E9">
      <w:pPr>
        <w:pBdr>
          <w:top w:val="nil"/>
          <w:left w:val="nil"/>
          <w:bottom w:val="nil"/>
          <w:right w:val="nil"/>
          <w:between w:val="nil"/>
        </w:pBdr>
        <w:ind w:left="220"/>
        <w:rPr>
          <w:color w:val="000000"/>
          <w:sz w:val="21"/>
          <w:szCs w:val="21"/>
        </w:rPr>
      </w:pPr>
      <w:r>
        <w:rPr>
          <w:color w:val="000000"/>
          <w:sz w:val="21"/>
          <w:szCs w:val="21"/>
        </w:rPr>
        <w:t xml:space="preserve">New POC’s must be previously created at </w:t>
      </w:r>
      <w:r w:rsidR="00E40EB0">
        <w:fldChar w:fldCharType="begin"/>
      </w:r>
      <w:r w:rsidR="00E40EB0">
        <w:instrText xml:space="preserve"> HYPERLINK "http://www.lacnic.net/newid" \h </w:instrText>
      </w:r>
      <w:r w:rsidR="00E40EB0">
        <w:fldChar w:fldCharType="separate"/>
      </w:r>
      <w:r>
        <w:rPr>
          <w:color w:val="1155CC"/>
          <w:sz w:val="21"/>
          <w:szCs w:val="21"/>
          <w:u w:val="single"/>
        </w:rPr>
        <w:t>www.lacnic.net/newid</w:t>
      </w:r>
      <w:del w:id="109" w:author="Changed/Added" w:date="2021-04-26T11:03:00Z">
        <w:r w:rsidR="00211562">
          <w:rPr>
            <w:w w:val="105"/>
          </w:rPr>
          <w:delText>.</w:delText>
        </w:r>
      </w:del>
      <w:r w:rsidR="00E40EB0">
        <w:rPr>
          <w:color w:val="1155CC"/>
          <w:sz w:val="21"/>
          <w:szCs w:val="21"/>
          <w:u w:val="single"/>
        </w:rPr>
        <w:fldChar w:fldCharType="end"/>
      </w:r>
      <w:ins w:id="110" w:author="Changed/Added" w:date="2021-04-26T11:03:00Z">
        <w:r w:rsidR="00E40EB0">
          <w:fldChar w:fldCharType="begin"/>
        </w:r>
        <w:r w:rsidR="00E40EB0">
          <w:instrText xml:space="preserve"> HYPERLINK "http://www.lacnic.net/newid" \h </w:instrText>
        </w:r>
        <w:r w:rsidR="00E40EB0">
          <w:fldChar w:fldCharType="separate"/>
        </w:r>
        <w:r>
          <w:rPr>
            <w:color w:val="000000"/>
            <w:sz w:val="21"/>
            <w:szCs w:val="21"/>
          </w:rPr>
          <w:t>.</w:t>
        </w:r>
        <w:r w:rsidR="00E40EB0">
          <w:rPr>
            <w:color w:val="000000"/>
            <w:sz w:val="21"/>
            <w:szCs w:val="21"/>
          </w:rPr>
          <w:fldChar w:fldCharType="end"/>
        </w:r>
      </w:ins>
    </w:p>
    <w:p w14:paraId="000000EF" w14:textId="77777777" w:rsidR="000A4521" w:rsidRDefault="000A4521">
      <w:pPr>
        <w:pBdr>
          <w:top w:val="nil"/>
          <w:left w:val="nil"/>
          <w:bottom w:val="nil"/>
          <w:right w:val="nil"/>
          <w:between w:val="nil"/>
        </w:pBdr>
        <w:spacing w:before="4"/>
        <w:rPr>
          <w:color w:val="000000"/>
          <w:sz w:val="21"/>
          <w:szCs w:val="21"/>
        </w:rPr>
      </w:pPr>
    </w:p>
    <w:p w14:paraId="3A501F4B" w14:textId="77777777" w:rsidR="0008389A" w:rsidRDefault="007473E9">
      <w:pPr>
        <w:pStyle w:val="BodyText"/>
        <w:spacing w:before="99" w:line="285" w:lineRule="auto"/>
        <w:ind w:left="220"/>
        <w:rPr>
          <w:del w:id="111" w:author="Changed/Added" w:date="2021-04-26T11:03:00Z"/>
        </w:rPr>
      </w:pPr>
      <w:r>
        <w:rPr>
          <w:color w:val="000000"/>
        </w:rPr>
        <w:t xml:space="preserve">In order to change general information about the organization you must send an e-mail to </w:t>
      </w:r>
      <w:hyperlink r:id="rId32">
        <w:r>
          <w:rPr>
            <w:color w:val="000000"/>
          </w:rPr>
          <w:t>hostmaster@lacnic.net</w:t>
        </w:r>
      </w:hyperlink>
    </w:p>
    <w:p w14:paraId="000000F0" w14:textId="2ECD4E53" w:rsidR="000A4521" w:rsidRDefault="000A4521">
      <w:pPr>
        <w:pBdr>
          <w:top w:val="nil"/>
          <w:left w:val="nil"/>
          <w:bottom w:val="nil"/>
          <w:right w:val="nil"/>
          <w:between w:val="nil"/>
        </w:pBdr>
        <w:spacing w:before="99" w:line="285" w:lineRule="auto"/>
        <w:ind w:left="220"/>
        <w:rPr>
          <w:color w:val="000000"/>
          <w:sz w:val="21"/>
          <w:szCs w:val="21"/>
        </w:rPr>
        <w:sectPr w:rsidR="000A4521">
          <w:pgSz w:w="12240" w:h="15840"/>
          <w:pgMar w:top="1340" w:right="1340" w:bottom="960" w:left="1220" w:header="726" w:footer="768" w:gutter="0"/>
          <w:cols w:space="720"/>
        </w:sectPr>
      </w:pPr>
    </w:p>
    <w:p w14:paraId="000000F1" w14:textId="77777777" w:rsidR="000A4521" w:rsidRDefault="007473E9">
      <w:pPr>
        <w:pBdr>
          <w:top w:val="nil"/>
          <w:left w:val="nil"/>
          <w:bottom w:val="nil"/>
          <w:right w:val="nil"/>
          <w:between w:val="nil"/>
        </w:pBdr>
        <w:spacing w:before="88"/>
        <w:ind w:left="220"/>
        <w:rPr>
          <w:color w:val="000000"/>
          <w:sz w:val="21"/>
          <w:szCs w:val="21"/>
        </w:rPr>
      </w:pPr>
      <w:r>
        <w:rPr>
          <w:color w:val="000000"/>
          <w:sz w:val="21"/>
          <w:szCs w:val="21"/>
        </w:rPr>
        <w:lastRenderedPageBreak/>
        <w:t>POC record example:</w:t>
      </w:r>
    </w:p>
    <w:p w14:paraId="000000F2" w14:textId="77777777" w:rsidR="000A4521" w:rsidRDefault="000A4521">
      <w:pPr>
        <w:pBdr>
          <w:top w:val="nil"/>
          <w:left w:val="nil"/>
          <w:bottom w:val="nil"/>
          <w:right w:val="nil"/>
          <w:between w:val="nil"/>
        </w:pBdr>
        <w:spacing w:before="10"/>
        <w:rPr>
          <w:color w:val="000000"/>
          <w:sz w:val="31"/>
          <w:szCs w:val="31"/>
        </w:rPr>
      </w:pPr>
    </w:p>
    <w:p w14:paraId="000000F3" w14:textId="77777777" w:rsidR="000A4521" w:rsidRDefault="007473E9">
      <w:pPr>
        <w:pBdr>
          <w:top w:val="nil"/>
          <w:left w:val="nil"/>
          <w:bottom w:val="nil"/>
          <w:right w:val="nil"/>
          <w:between w:val="nil"/>
        </w:pBdr>
        <w:tabs>
          <w:tab w:val="left" w:pos="3099"/>
        </w:tabs>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nic-hdl</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SRA</w:t>
      </w:r>
    </w:p>
    <w:p w14:paraId="000000F4"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person:</w:t>
      </w:r>
      <w:r>
        <w:rPr>
          <w:rFonts w:ascii="Courier New" w:eastAsia="Courier New" w:hAnsi="Courier New" w:cs="Courier New"/>
          <w:color w:val="000000"/>
          <w:sz w:val="21"/>
          <w:szCs w:val="21"/>
        </w:rPr>
        <w:tab/>
        <w:t xml:space="preserve">Sergio Rojas </w:t>
      </w:r>
      <w:proofErr w:type="spellStart"/>
      <w:r>
        <w:rPr>
          <w:rFonts w:ascii="Courier New" w:eastAsia="Courier New" w:hAnsi="Courier New" w:cs="Courier New"/>
          <w:color w:val="000000"/>
          <w:sz w:val="21"/>
          <w:szCs w:val="21"/>
        </w:rPr>
        <w:t>Astigarraga</w:t>
      </w:r>
      <w:proofErr w:type="spellEnd"/>
    </w:p>
    <w:p w14:paraId="000000F5" w14:textId="77777777" w:rsidR="000A4521" w:rsidRDefault="007473E9">
      <w:pPr>
        <w:pBdr>
          <w:top w:val="nil"/>
          <w:left w:val="nil"/>
          <w:bottom w:val="nil"/>
          <w:right w:val="nil"/>
          <w:between w:val="nil"/>
        </w:pBdr>
        <w:tabs>
          <w:tab w:val="left" w:pos="3099"/>
        </w:tabs>
        <w:spacing w:before="10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33">
        <w:r>
          <w:rPr>
            <w:rFonts w:ascii="Courier New" w:eastAsia="Courier New" w:hAnsi="Courier New" w:cs="Courier New"/>
            <w:color w:val="000000"/>
            <w:sz w:val="21"/>
            <w:szCs w:val="21"/>
          </w:rPr>
          <w:t>sergio@LACNIC.NET</w:t>
        </w:r>
      </w:hyperlink>
    </w:p>
    <w:p w14:paraId="000000F6" w14:textId="77777777" w:rsidR="000A4521" w:rsidRDefault="007473E9">
      <w:pPr>
        <w:pBdr>
          <w:top w:val="nil"/>
          <w:left w:val="nil"/>
          <w:bottom w:val="nil"/>
          <w:right w:val="nil"/>
          <w:between w:val="nil"/>
        </w:pBdr>
        <w:tabs>
          <w:tab w:val="left" w:pos="3099"/>
        </w:tabs>
        <w:spacing w:before="103" w:line="348" w:lineRule="auto"/>
        <w:ind w:left="910" w:right="2881"/>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Rambla Rep. de México, 6125, address:</w:t>
      </w:r>
      <w:r>
        <w:rPr>
          <w:rFonts w:ascii="Courier New" w:eastAsia="Courier New" w:hAnsi="Courier New" w:cs="Courier New"/>
          <w:color w:val="000000"/>
          <w:sz w:val="21"/>
          <w:szCs w:val="21"/>
        </w:rPr>
        <w:tab/>
        <w:t>1400 - Montevideo -</w:t>
      </w:r>
    </w:p>
    <w:p w14:paraId="000000F7" w14:textId="77777777" w:rsidR="000A4521" w:rsidRDefault="007473E9">
      <w:pPr>
        <w:pBdr>
          <w:top w:val="nil"/>
          <w:left w:val="nil"/>
          <w:bottom w:val="nil"/>
          <w:right w:val="nil"/>
          <w:between w:val="nil"/>
        </w:pBdr>
        <w:tabs>
          <w:tab w:val="left" w:pos="3099"/>
        </w:tabs>
        <w:spacing w:line="234" w:lineRule="auto"/>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country:</w:t>
      </w:r>
      <w:r>
        <w:rPr>
          <w:rFonts w:ascii="Courier New" w:eastAsia="Courier New" w:hAnsi="Courier New" w:cs="Courier New"/>
          <w:color w:val="000000"/>
          <w:sz w:val="21"/>
          <w:szCs w:val="21"/>
        </w:rPr>
        <w:tab/>
        <w:t>UY</w:t>
      </w:r>
    </w:p>
    <w:p w14:paraId="000000F8" w14:textId="77777777" w:rsidR="000A4521" w:rsidRDefault="007473E9">
      <w:pPr>
        <w:pBdr>
          <w:top w:val="nil"/>
          <w:left w:val="nil"/>
          <w:bottom w:val="nil"/>
          <w:right w:val="nil"/>
          <w:between w:val="nil"/>
        </w:pBdr>
        <w:tabs>
          <w:tab w:val="left" w:pos="3099"/>
        </w:tabs>
        <w:spacing w:before="102"/>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+598 2 6042222 []</w:t>
      </w:r>
    </w:p>
    <w:p w14:paraId="000000F9" w14:textId="77777777" w:rsidR="000A4521" w:rsidRDefault="007473E9">
      <w:pPr>
        <w:pBdr>
          <w:top w:val="nil"/>
          <w:left w:val="nil"/>
          <w:bottom w:val="nil"/>
          <w:right w:val="nil"/>
          <w:between w:val="nil"/>
        </w:pBdr>
        <w:tabs>
          <w:tab w:val="left" w:pos="3099"/>
        </w:tabs>
        <w:spacing w:before="10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20090904</w:t>
      </w:r>
    </w:p>
    <w:p w14:paraId="000000FA"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t>20161205</w:t>
      </w:r>
    </w:p>
    <w:p w14:paraId="000000FB" w14:textId="77777777" w:rsidR="000A4521" w:rsidRDefault="000A4521">
      <w:pPr>
        <w:pBdr>
          <w:top w:val="nil"/>
          <w:left w:val="nil"/>
          <w:bottom w:val="nil"/>
          <w:right w:val="nil"/>
          <w:between w:val="nil"/>
        </w:pBdr>
        <w:spacing w:before="6"/>
        <w:rPr>
          <w:rFonts w:ascii="Courier New" w:eastAsia="Courier New" w:hAnsi="Courier New" w:cs="Courier New"/>
          <w:color w:val="000000"/>
          <w:sz w:val="32"/>
          <w:szCs w:val="32"/>
        </w:rPr>
      </w:pPr>
    </w:p>
    <w:p w14:paraId="000000FC" w14:textId="77777777" w:rsidR="000A4521" w:rsidRDefault="007473E9">
      <w:pPr>
        <w:pBdr>
          <w:top w:val="nil"/>
          <w:left w:val="nil"/>
          <w:bottom w:val="nil"/>
          <w:right w:val="nil"/>
          <w:between w:val="nil"/>
        </w:pBdr>
        <w:ind w:left="220"/>
        <w:rPr>
          <w:color w:val="000000"/>
          <w:sz w:val="21"/>
          <w:szCs w:val="21"/>
        </w:rPr>
      </w:pPr>
      <w:r>
        <w:rPr>
          <w:color w:val="000000"/>
          <w:sz w:val="21"/>
          <w:szCs w:val="21"/>
        </w:rPr>
        <w:t>Org example:</w:t>
      </w:r>
    </w:p>
    <w:p w14:paraId="000000FD" w14:textId="77777777" w:rsidR="000A4521" w:rsidRDefault="000A4521">
      <w:pPr>
        <w:pBdr>
          <w:top w:val="nil"/>
          <w:left w:val="nil"/>
          <w:bottom w:val="nil"/>
          <w:right w:val="nil"/>
          <w:between w:val="nil"/>
        </w:pBdr>
        <w:spacing w:before="10"/>
        <w:rPr>
          <w:color w:val="000000"/>
          <w:sz w:val="31"/>
          <w:szCs w:val="31"/>
        </w:rPr>
      </w:pPr>
    </w:p>
    <w:p w14:paraId="000000FE" w14:textId="77777777" w:rsidR="000A4521" w:rsidRDefault="007473E9">
      <w:pPr>
        <w:pBdr>
          <w:top w:val="nil"/>
          <w:left w:val="nil"/>
          <w:bottom w:val="nil"/>
          <w:right w:val="nil"/>
          <w:between w:val="nil"/>
        </w:pBdr>
        <w:tabs>
          <w:tab w:val="left" w:pos="309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owner:</w:t>
      </w:r>
      <w:r>
        <w:rPr>
          <w:rFonts w:ascii="Courier New" w:eastAsia="Courier New" w:hAnsi="Courier New" w:cs="Courier New"/>
          <w:color w:val="000000"/>
          <w:sz w:val="21"/>
          <w:szCs w:val="21"/>
        </w:rPr>
        <w:tab/>
        <w:t>LACNIC DEBOGON TESTER</w:t>
      </w:r>
    </w:p>
    <w:p w14:paraId="000000FF" w14:textId="77777777" w:rsidR="000A4521" w:rsidRDefault="007473E9">
      <w:pPr>
        <w:pBdr>
          <w:top w:val="nil"/>
          <w:left w:val="nil"/>
          <w:bottom w:val="nil"/>
          <w:right w:val="nil"/>
          <w:between w:val="nil"/>
        </w:pBdr>
        <w:tabs>
          <w:tab w:val="left" w:pos="3099"/>
        </w:tabs>
        <w:spacing w:before="108" w:line="343" w:lineRule="auto"/>
        <w:ind w:left="910" w:right="4729"/>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ownerid</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UY-OPPL-LACNIC responsible:</w:t>
      </w:r>
      <w:r>
        <w:rPr>
          <w:rFonts w:ascii="Courier New" w:eastAsia="Courier New" w:hAnsi="Courier New" w:cs="Courier New"/>
          <w:color w:val="000000"/>
          <w:sz w:val="21"/>
          <w:szCs w:val="21"/>
        </w:rPr>
        <w:tab/>
        <w:t>Sergio Rojas</w:t>
      </w:r>
    </w:p>
    <w:p w14:paraId="00000100" w14:textId="77777777" w:rsidR="000A4521" w:rsidRDefault="007473E9">
      <w:pPr>
        <w:pBdr>
          <w:top w:val="nil"/>
          <w:left w:val="nil"/>
          <w:bottom w:val="nil"/>
          <w:right w:val="nil"/>
          <w:between w:val="nil"/>
        </w:pBdr>
        <w:tabs>
          <w:tab w:val="left" w:pos="3099"/>
        </w:tabs>
        <w:spacing w:before="1" w:line="348" w:lineRule="auto"/>
        <w:ind w:left="910" w:right="2221"/>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 xml:space="preserve">Rambla </w:t>
      </w:r>
      <w:proofErr w:type="spellStart"/>
      <w:r>
        <w:rPr>
          <w:rFonts w:ascii="Courier New" w:eastAsia="Courier New" w:hAnsi="Courier New" w:cs="Courier New"/>
          <w:color w:val="000000"/>
          <w:sz w:val="21"/>
          <w:szCs w:val="21"/>
        </w:rPr>
        <w:t>Republica</w:t>
      </w:r>
      <w:proofErr w:type="spellEnd"/>
      <w:r>
        <w:rPr>
          <w:rFonts w:ascii="Courier New" w:eastAsia="Courier New" w:hAnsi="Courier New" w:cs="Courier New"/>
          <w:color w:val="000000"/>
          <w:sz w:val="21"/>
          <w:szCs w:val="21"/>
        </w:rPr>
        <w:t xml:space="preserve"> de México, 1234, address:</w:t>
      </w:r>
      <w:r>
        <w:rPr>
          <w:rFonts w:ascii="Courier New" w:eastAsia="Courier New" w:hAnsi="Courier New" w:cs="Courier New"/>
          <w:color w:val="000000"/>
          <w:sz w:val="21"/>
          <w:szCs w:val="21"/>
        </w:rPr>
        <w:tab/>
        <w:t>11400 - Montevideo - MV</w:t>
      </w:r>
    </w:p>
    <w:p w14:paraId="00000101" w14:textId="77777777" w:rsidR="000A4521" w:rsidRDefault="007473E9">
      <w:pPr>
        <w:pBdr>
          <w:top w:val="nil"/>
          <w:left w:val="nil"/>
          <w:bottom w:val="nil"/>
          <w:right w:val="nil"/>
          <w:between w:val="nil"/>
        </w:pBdr>
        <w:tabs>
          <w:tab w:val="left" w:pos="3069"/>
        </w:tabs>
        <w:spacing w:line="234" w:lineRule="auto"/>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country:</w:t>
      </w:r>
      <w:r>
        <w:rPr>
          <w:rFonts w:ascii="Courier New" w:eastAsia="Courier New" w:hAnsi="Courier New" w:cs="Courier New"/>
          <w:color w:val="000000"/>
          <w:sz w:val="21"/>
          <w:szCs w:val="21"/>
        </w:rPr>
        <w:tab/>
        <w:t>UY</w:t>
      </w:r>
    </w:p>
    <w:p w14:paraId="00000102"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+598 2 6041111 []</w:t>
      </w:r>
    </w:p>
    <w:p w14:paraId="00000103"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owner-c:</w:t>
      </w:r>
      <w:r>
        <w:rPr>
          <w:rFonts w:ascii="Courier New" w:eastAsia="Courier New" w:hAnsi="Courier New" w:cs="Courier New"/>
          <w:color w:val="000000"/>
          <w:sz w:val="21"/>
          <w:szCs w:val="21"/>
        </w:rPr>
        <w:tab/>
        <w:t>SRA</w:t>
      </w:r>
    </w:p>
    <w:p w14:paraId="00000104"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20100222</w:t>
      </w:r>
    </w:p>
    <w:p w14:paraId="00000105" w14:textId="77777777" w:rsidR="000A4521" w:rsidRDefault="007473E9">
      <w:pPr>
        <w:pBdr>
          <w:top w:val="nil"/>
          <w:left w:val="nil"/>
          <w:bottom w:val="nil"/>
          <w:right w:val="nil"/>
          <w:between w:val="nil"/>
        </w:pBdr>
        <w:tabs>
          <w:tab w:val="left" w:pos="3099"/>
        </w:tabs>
        <w:spacing w:before="10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t>20161205</w:t>
      </w:r>
    </w:p>
    <w:p w14:paraId="00000106" w14:textId="77777777" w:rsidR="000A4521" w:rsidRDefault="000A4521">
      <w:pPr>
        <w:pBdr>
          <w:top w:val="nil"/>
          <w:left w:val="nil"/>
          <w:bottom w:val="nil"/>
          <w:right w:val="nil"/>
          <w:between w:val="nil"/>
        </w:pBdr>
        <w:spacing w:before="10"/>
        <w:rPr>
          <w:rFonts w:ascii="Courier New" w:eastAsia="Courier New" w:hAnsi="Courier New" w:cs="Courier New"/>
          <w:color w:val="000000"/>
          <w:sz w:val="34"/>
          <w:szCs w:val="34"/>
        </w:rPr>
      </w:pPr>
    </w:p>
    <w:p w14:paraId="00000107" w14:textId="77777777" w:rsidR="000A4521" w:rsidRDefault="007473E9">
      <w:pPr>
        <w:pBdr>
          <w:top w:val="nil"/>
          <w:left w:val="nil"/>
          <w:bottom w:val="nil"/>
          <w:right w:val="nil"/>
          <w:between w:val="nil"/>
        </w:pBdr>
        <w:tabs>
          <w:tab w:val="left" w:pos="3099"/>
        </w:tabs>
        <w:spacing w:before="1"/>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nic-hdl</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SRA</w:t>
      </w:r>
    </w:p>
    <w:p w14:paraId="00000108" w14:textId="77777777" w:rsidR="000A4521" w:rsidRDefault="007473E9">
      <w:pPr>
        <w:pBdr>
          <w:top w:val="nil"/>
          <w:left w:val="nil"/>
          <w:bottom w:val="nil"/>
          <w:right w:val="nil"/>
          <w:between w:val="nil"/>
        </w:pBdr>
        <w:tabs>
          <w:tab w:val="left" w:pos="3099"/>
        </w:tabs>
        <w:spacing w:before="102"/>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person:</w:t>
      </w:r>
      <w:r>
        <w:rPr>
          <w:rFonts w:ascii="Courier New" w:eastAsia="Courier New" w:hAnsi="Courier New" w:cs="Courier New"/>
          <w:color w:val="000000"/>
          <w:sz w:val="21"/>
          <w:szCs w:val="21"/>
        </w:rPr>
        <w:tab/>
        <w:t xml:space="preserve">Sergio Rojas </w:t>
      </w:r>
      <w:proofErr w:type="spellStart"/>
      <w:r>
        <w:rPr>
          <w:rFonts w:ascii="Courier New" w:eastAsia="Courier New" w:hAnsi="Courier New" w:cs="Courier New"/>
          <w:color w:val="000000"/>
          <w:sz w:val="21"/>
          <w:szCs w:val="21"/>
        </w:rPr>
        <w:t>Astigarraga</w:t>
      </w:r>
      <w:proofErr w:type="spellEnd"/>
    </w:p>
    <w:p w14:paraId="00000109" w14:textId="77777777" w:rsidR="000A4521" w:rsidRDefault="007473E9">
      <w:pPr>
        <w:pBdr>
          <w:top w:val="nil"/>
          <w:left w:val="nil"/>
          <w:bottom w:val="nil"/>
          <w:right w:val="nil"/>
          <w:between w:val="nil"/>
        </w:pBdr>
        <w:tabs>
          <w:tab w:val="left" w:pos="3099"/>
        </w:tabs>
        <w:spacing w:before="10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34">
        <w:r>
          <w:rPr>
            <w:rFonts w:ascii="Courier New" w:eastAsia="Courier New" w:hAnsi="Courier New" w:cs="Courier New"/>
            <w:color w:val="000000"/>
            <w:sz w:val="21"/>
            <w:szCs w:val="21"/>
          </w:rPr>
          <w:t>sergio@LACNIC.NET</w:t>
        </w:r>
      </w:hyperlink>
    </w:p>
    <w:p w14:paraId="0000010A" w14:textId="77777777" w:rsidR="000A4521" w:rsidRDefault="007473E9">
      <w:pPr>
        <w:pBdr>
          <w:top w:val="nil"/>
          <w:left w:val="nil"/>
          <w:bottom w:val="nil"/>
          <w:right w:val="nil"/>
          <w:between w:val="nil"/>
        </w:pBdr>
        <w:tabs>
          <w:tab w:val="left" w:pos="3099"/>
        </w:tabs>
        <w:spacing w:before="103" w:line="343" w:lineRule="auto"/>
        <w:ind w:left="910" w:right="2881"/>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Rambla Rep. de México, 6125, address:</w:t>
      </w:r>
      <w:r>
        <w:rPr>
          <w:rFonts w:ascii="Courier New" w:eastAsia="Courier New" w:hAnsi="Courier New" w:cs="Courier New"/>
          <w:color w:val="000000"/>
          <w:sz w:val="21"/>
          <w:szCs w:val="21"/>
        </w:rPr>
        <w:tab/>
        <w:t>1400 - Montevideo -</w:t>
      </w:r>
    </w:p>
    <w:p w14:paraId="0000010B" w14:textId="77777777" w:rsidR="000A4521" w:rsidRDefault="007473E9">
      <w:pPr>
        <w:pBdr>
          <w:top w:val="nil"/>
          <w:left w:val="nil"/>
          <w:bottom w:val="nil"/>
          <w:right w:val="nil"/>
          <w:between w:val="nil"/>
        </w:pBdr>
        <w:tabs>
          <w:tab w:val="left" w:pos="3099"/>
        </w:tabs>
        <w:spacing w:before="6"/>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country:</w:t>
      </w:r>
      <w:r>
        <w:rPr>
          <w:rFonts w:ascii="Courier New" w:eastAsia="Courier New" w:hAnsi="Courier New" w:cs="Courier New"/>
          <w:color w:val="000000"/>
          <w:sz w:val="21"/>
          <w:szCs w:val="21"/>
        </w:rPr>
        <w:tab/>
        <w:t>UY</w:t>
      </w:r>
    </w:p>
    <w:p w14:paraId="0000010C"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+598 2 6042222 []</w:t>
      </w:r>
    </w:p>
    <w:p w14:paraId="0000010D"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20090904</w:t>
      </w:r>
    </w:p>
    <w:p w14:paraId="0000010E" w14:textId="77777777" w:rsidR="000A4521" w:rsidRDefault="007473E9">
      <w:pPr>
        <w:pBdr>
          <w:top w:val="nil"/>
          <w:left w:val="nil"/>
          <w:bottom w:val="nil"/>
          <w:right w:val="nil"/>
          <w:between w:val="nil"/>
        </w:pBdr>
        <w:tabs>
          <w:tab w:val="left" w:pos="3099"/>
        </w:tabs>
        <w:spacing w:before="10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t>20161205</w:t>
      </w:r>
    </w:p>
    <w:p w14:paraId="0000010F"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110"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111" w14:textId="77777777" w:rsidR="000A4521" w:rsidRDefault="007473E9">
      <w:pPr>
        <w:pBdr>
          <w:top w:val="nil"/>
          <w:left w:val="nil"/>
          <w:bottom w:val="nil"/>
          <w:right w:val="nil"/>
          <w:between w:val="nil"/>
        </w:pBdr>
        <w:tabs>
          <w:tab w:val="left" w:pos="3069"/>
        </w:tabs>
        <w:spacing w:before="140"/>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aut</w:t>
      </w:r>
      <w:proofErr w:type="spellEnd"/>
      <w:r>
        <w:rPr>
          <w:rFonts w:ascii="Courier New" w:eastAsia="Courier New" w:hAnsi="Courier New" w:cs="Courier New"/>
          <w:color w:val="000000"/>
          <w:sz w:val="21"/>
          <w:szCs w:val="21"/>
        </w:rPr>
        <w:t>-num:</w:t>
      </w:r>
      <w:r>
        <w:rPr>
          <w:rFonts w:ascii="Courier New" w:eastAsia="Courier New" w:hAnsi="Courier New" w:cs="Courier New"/>
          <w:color w:val="000000"/>
          <w:sz w:val="21"/>
          <w:szCs w:val="21"/>
        </w:rPr>
        <w:tab/>
        <w:t>64500</w:t>
      </w:r>
    </w:p>
    <w:p w14:paraId="00000112"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inetnum</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2001:db</w:t>
      </w:r>
      <w:proofErr w:type="gramStart"/>
      <w:r>
        <w:rPr>
          <w:rFonts w:ascii="Courier New" w:eastAsia="Courier New" w:hAnsi="Courier New" w:cs="Courier New"/>
          <w:color w:val="000000"/>
          <w:sz w:val="21"/>
          <w:szCs w:val="21"/>
        </w:rPr>
        <w:t>8:1000::/</w:t>
      </w:r>
      <w:proofErr w:type="gramEnd"/>
      <w:r>
        <w:rPr>
          <w:rFonts w:ascii="Courier New" w:eastAsia="Courier New" w:hAnsi="Courier New" w:cs="Courier New"/>
          <w:color w:val="000000"/>
          <w:sz w:val="21"/>
          <w:szCs w:val="21"/>
        </w:rPr>
        <w:t>36</w:t>
      </w:r>
    </w:p>
    <w:p w14:paraId="154283F9" w14:textId="77777777" w:rsidR="0008389A" w:rsidRDefault="007473E9">
      <w:pPr>
        <w:pStyle w:val="BodyText"/>
        <w:tabs>
          <w:tab w:val="left" w:pos="3069"/>
        </w:tabs>
        <w:spacing w:before="69"/>
        <w:ind w:left="910"/>
        <w:rPr>
          <w:del w:id="112" w:author="Changed/Added" w:date="2021-04-26T11:03:00Z"/>
          <w:rFonts w:ascii="Courier New"/>
        </w:rPr>
      </w:pPr>
      <w:proofErr w:type="spellStart"/>
      <w:r>
        <w:rPr>
          <w:rFonts w:ascii="Courier New" w:eastAsia="Courier New" w:hAnsi="Courier New" w:cs="Courier New"/>
          <w:color w:val="000000"/>
        </w:rPr>
        <w:t>inetnum</w:t>
      </w:r>
      <w:proofErr w:type="spellEnd"/>
      <w:r>
        <w:rPr>
          <w:rFonts w:ascii="Courier New" w:eastAsia="Courier New" w:hAnsi="Courier New" w:cs="Courier New"/>
          <w:color w:val="000000"/>
        </w:rPr>
        <w:t>:</w:t>
      </w:r>
      <w:r>
        <w:rPr>
          <w:rFonts w:ascii="Courier New" w:eastAsia="Courier New" w:hAnsi="Courier New" w:cs="Courier New"/>
          <w:color w:val="000000"/>
        </w:rPr>
        <w:tab/>
        <w:t>203.0.113.0/24</w:t>
      </w:r>
    </w:p>
    <w:p w14:paraId="33CD9550" w14:textId="77777777" w:rsidR="0008389A" w:rsidRDefault="0008389A">
      <w:pPr>
        <w:rPr>
          <w:del w:id="113" w:author="Changed/Added" w:date="2021-04-26T11:03:00Z"/>
          <w:rFonts w:ascii="Courier New"/>
        </w:rPr>
        <w:sectPr w:rsidR="0008389A">
          <w:pgSz w:w="12240" w:h="15840"/>
          <w:pgMar w:top="1340" w:right="1340" w:bottom="960" w:left="1220" w:header="726" w:footer="768" w:gutter="0"/>
          <w:cols w:space="720"/>
        </w:sectPr>
      </w:pPr>
    </w:p>
    <w:p w14:paraId="70E5FE31" w14:textId="77777777" w:rsidR="0008389A" w:rsidRDefault="0008389A">
      <w:pPr>
        <w:pStyle w:val="BodyText"/>
        <w:rPr>
          <w:del w:id="114" w:author="Changed/Added" w:date="2021-04-26T11:03:00Z"/>
          <w:rFonts w:ascii="Courier New"/>
          <w:sz w:val="20"/>
        </w:rPr>
      </w:pPr>
    </w:p>
    <w:p w14:paraId="42559FBA" w14:textId="77777777" w:rsidR="0008389A" w:rsidRDefault="0008389A">
      <w:pPr>
        <w:pStyle w:val="BodyText"/>
        <w:rPr>
          <w:del w:id="115" w:author="Changed/Added" w:date="2021-04-26T11:03:00Z"/>
          <w:rFonts w:ascii="Courier New"/>
          <w:sz w:val="20"/>
        </w:rPr>
      </w:pPr>
    </w:p>
    <w:p w14:paraId="69DD7B35" w14:textId="77777777" w:rsidR="0008389A" w:rsidRDefault="0008389A">
      <w:pPr>
        <w:pStyle w:val="BodyText"/>
        <w:rPr>
          <w:del w:id="116" w:author="Changed/Added" w:date="2021-04-26T11:03:00Z"/>
          <w:rFonts w:ascii="Courier New"/>
          <w:sz w:val="20"/>
        </w:rPr>
      </w:pPr>
    </w:p>
    <w:p w14:paraId="00000113" w14:textId="70CC9BE2" w:rsidR="000A4521" w:rsidRDefault="000A4521">
      <w:pPr>
        <w:pBdr>
          <w:top w:val="nil"/>
          <w:left w:val="nil"/>
          <w:bottom w:val="nil"/>
          <w:right w:val="nil"/>
          <w:between w:val="nil"/>
        </w:pBdr>
        <w:tabs>
          <w:tab w:val="left" w:pos="3069"/>
        </w:tabs>
        <w:spacing w:before="69"/>
        <w:ind w:left="910"/>
        <w:rPr>
          <w:ins w:id="117" w:author="Changed/Added" w:date="2021-04-26T11:03:00Z"/>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p>
    <w:p w14:paraId="00000114" w14:textId="77777777" w:rsidR="000A4521" w:rsidRDefault="000A4521">
      <w:pPr>
        <w:pBdr>
          <w:top w:val="nil"/>
          <w:left w:val="nil"/>
          <w:bottom w:val="nil"/>
          <w:right w:val="nil"/>
          <w:between w:val="nil"/>
        </w:pBdr>
        <w:rPr>
          <w:rFonts w:ascii="Courier New" w:eastAsia="Courier New" w:hAnsi="Courier New" w:cs="Courier New"/>
          <w:color w:val="000000"/>
          <w:sz w:val="20"/>
          <w:szCs w:val="20"/>
        </w:rPr>
      </w:pPr>
    </w:p>
    <w:p w14:paraId="00000115" w14:textId="77777777" w:rsidR="000A4521" w:rsidRDefault="007473E9">
      <w:pPr>
        <w:pStyle w:val="Heading3"/>
        <w:numPr>
          <w:ilvl w:val="2"/>
          <w:numId w:val="5"/>
        </w:numPr>
        <w:tabs>
          <w:tab w:val="left" w:pos="831"/>
        </w:tabs>
        <w:ind w:firstLine="0"/>
      </w:pPr>
      <w:r>
        <w:t>Maintaining Contact Information in Regional Internet Registries (RIRs): ARIN</w:t>
      </w:r>
    </w:p>
    <w:p w14:paraId="00000116" w14:textId="77777777" w:rsidR="000A4521" w:rsidRDefault="007473E9">
      <w:pPr>
        <w:pBdr>
          <w:top w:val="nil"/>
          <w:left w:val="nil"/>
          <w:bottom w:val="nil"/>
          <w:right w:val="nil"/>
          <w:between w:val="nil"/>
        </w:pBdr>
        <w:spacing w:before="90" w:line="290" w:lineRule="auto"/>
        <w:ind w:left="220" w:right="115"/>
        <w:rPr>
          <w:color w:val="000000"/>
          <w:sz w:val="21"/>
          <w:szCs w:val="21"/>
        </w:rPr>
      </w:pPr>
      <w:r>
        <w:rPr>
          <w:color w:val="000000"/>
          <w:sz w:val="21"/>
          <w:szCs w:val="21"/>
        </w:rPr>
        <w:t>For ARIN, the process is slightly different for creating contacts from the AFRINIC/APNIC/RIPE and LACNIC examples described above. For ARIN records, an operator must first create a Point of Contact (POC) record in the ARIN database. Once the POC record has been created, the operator can associate the POC record to their network resources (ASN, IP Addresses) as a NOC POC.</w:t>
      </w:r>
    </w:p>
    <w:p w14:paraId="00000117" w14:textId="77777777" w:rsidR="000A4521" w:rsidRDefault="000A4521">
      <w:pPr>
        <w:pBdr>
          <w:top w:val="nil"/>
          <w:left w:val="nil"/>
          <w:bottom w:val="nil"/>
          <w:right w:val="nil"/>
          <w:between w:val="nil"/>
        </w:pBdr>
        <w:spacing w:before="11"/>
        <w:rPr>
          <w:color w:val="000000"/>
          <w:sz w:val="18"/>
          <w:szCs w:val="18"/>
        </w:rPr>
      </w:pPr>
    </w:p>
    <w:p w14:paraId="00000118" w14:textId="77777777" w:rsidR="000A4521" w:rsidRDefault="007473E9">
      <w:pPr>
        <w:numPr>
          <w:ilvl w:val="3"/>
          <w:numId w:val="3"/>
        </w:numPr>
        <w:pBdr>
          <w:top w:val="nil"/>
          <w:left w:val="nil"/>
          <w:bottom w:val="nil"/>
          <w:right w:val="nil"/>
          <w:between w:val="nil"/>
        </w:pBdr>
        <w:tabs>
          <w:tab w:val="left" w:pos="943"/>
        </w:tabs>
        <w:ind w:hanging="722"/>
        <w:rPr>
          <w:b/>
          <w:color w:val="000000"/>
          <w:sz w:val="19"/>
          <w:szCs w:val="19"/>
        </w:rPr>
      </w:pPr>
      <w:r>
        <w:rPr>
          <w:b/>
          <w:color w:val="000000"/>
          <w:sz w:val="19"/>
          <w:szCs w:val="19"/>
        </w:rPr>
        <w:t>Point of Contact (POC) Object Example:</w:t>
      </w:r>
    </w:p>
    <w:p w14:paraId="00000119" w14:textId="77777777" w:rsidR="000A4521" w:rsidRDefault="007473E9">
      <w:pPr>
        <w:pBdr>
          <w:top w:val="nil"/>
          <w:left w:val="nil"/>
          <w:bottom w:val="nil"/>
          <w:right w:val="nil"/>
          <w:between w:val="nil"/>
        </w:pBdr>
        <w:spacing w:before="80"/>
        <w:ind w:left="220"/>
        <w:rPr>
          <w:color w:val="000000"/>
          <w:sz w:val="21"/>
          <w:szCs w:val="21"/>
        </w:rPr>
      </w:pPr>
      <w:r>
        <w:rPr>
          <w:color w:val="000000"/>
          <w:sz w:val="21"/>
          <w:szCs w:val="21"/>
        </w:rPr>
        <w:t>This is a typical example of what a POC record would look like for an ARIN POC record:</w:t>
      </w:r>
    </w:p>
    <w:p w14:paraId="0000011A" w14:textId="77777777" w:rsidR="000A4521" w:rsidRDefault="000A4521">
      <w:pPr>
        <w:pBdr>
          <w:top w:val="nil"/>
          <w:left w:val="nil"/>
          <w:bottom w:val="nil"/>
          <w:right w:val="nil"/>
          <w:between w:val="nil"/>
        </w:pBdr>
        <w:spacing w:before="3"/>
        <w:rPr>
          <w:color w:val="000000"/>
          <w:sz w:val="32"/>
          <w:szCs w:val="32"/>
        </w:rPr>
      </w:pPr>
    </w:p>
    <w:p w14:paraId="0000011B"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Name:</w:t>
      </w:r>
      <w:r>
        <w:rPr>
          <w:rFonts w:ascii="Courier New" w:eastAsia="Courier New" w:hAnsi="Courier New" w:cs="Courier New"/>
          <w:color w:val="000000"/>
          <w:sz w:val="21"/>
          <w:szCs w:val="21"/>
        </w:rPr>
        <w:tab/>
        <w:t>Example ISP NOC</w:t>
      </w:r>
    </w:p>
    <w:p w14:paraId="0000011C"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Handle:</w:t>
      </w:r>
      <w:r>
        <w:rPr>
          <w:rFonts w:ascii="Courier New" w:eastAsia="Courier New" w:hAnsi="Courier New" w:cs="Courier New"/>
          <w:color w:val="000000"/>
          <w:sz w:val="21"/>
          <w:szCs w:val="21"/>
        </w:rPr>
        <w:tab/>
        <w:t>EXAMPLENOC-ARIN</w:t>
      </w:r>
    </w:p>
    <w:p w14:paraId="0000011D"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Company:</w:t>
      </w:r>
      <w:r>
        <w:rPr>
          <w:rFonts w:ascii="Courier New" w:eastAsia="Courier New" w:hAnsi="Courier New" w:cs="Courier New"/>
          <w:color w:val="000000"/>
          <w:sz w:val="21"/>
          <w:szCs w:val="21"/>
        </w:rPr>
        <w:tab/>
        <w:t>Example ISP</w:t>
      </w:r>
    </w:p>
    <w:p w14:paraId="0000011E"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123 X Street</w:t>
      </w:r>
    </w:p>
    <w:p w14:paraId="0000011F"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City:</w:t>
      </w:r>
      <w:r>
        <w:rPr>
          <w:rFonts w:ascii="Courier New" w:eastAsia="Courier New" w:hAnsi="Courier New" w:cs="Courier New"/>
          <w:color w:val="000000"/>
          <w:sz w:val="21"/>
          <w:szCs w:val="21"/>
        </w:rPr>
        <w:tab/>
        <w:t>New York</w:t>
      </w:r>
    </w:p>
    <w:p w14:paraId="00000120"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StateProv</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NY</w:t>
      </w:r>
    </w:p>
    <w:p w14:paraId="00000121"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PostalCode</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10011</w:t>
      </w:r>
    </w:p>
    <w:p w14:paraId="00000122"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Country:</w:t>
      </w:r>
      <w:r>
        <w:rPr>
          <w:rFonts w:ascii="Courier New" w:eastAsia="Courier New" w:hAnsi="Courier New" w:cs="Courier New"/>
          <w:color w:val="000000"/>
          <w:sz w:val="21"/>
          <w:szCs w:val="21"/>
        </w:rPr>
        <w:tab/>
        <w:t>US</w:t>
      </w:r>
    </w:p>
    <w:p w14:paraId="00000123" w14:textId="77777777" w:rsidR="000A4521" w:rsidRDefault="007473E9">
      <w:pPr>
        <w:pBdr>
          <w:top w:val="nil"/>
          <w:left w:val="nil"/>
          <w:bottom w:val="nil"/>
          <w:right w:val="nil"/>
          <w:between w:val="nil"/>
        </w:pBdr>
        <w:tabs>
          <w:tab w:val="right" w:pos="4390"/>
        </w:tabs>
        <w:spacing w:before="6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RegDate</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2015-01-01</w:t>
      </w:r>
    </w:p>
    <w:p w14:paraId="00000124" w14:textId="77777777" w:rsidR="000A4521" w:rsidRDefault="007473E9">
      <w:pPr>
        <w:pBdr>
          <w:top w:val="nil"/>
          <w:left w:val="nil"/>
          <w:bottom w:val="nil"/>
          <w:right w:val="nil"/>
          <w:between w:val="nil"/>
        </w:pBdr>
        <w:tabs>
          <w:tab w:val="right" w:pos="4390"/>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Updated:</w:t>
      </w:r>
      <w:r>
        <w:rPr>
          <w:rFonts w:ascii="Courier New" w:eastAsia="Courier New" w:hAnsi="Courier New" w:cs="Courier New"/>
          <w:color w:val="000000"/>
          <w:sz w:val="21"/>
          <w:szCs w:val="21"/>
        </w:rPr>
        <w:tab/>
        <w:t>2015-01-01</w:t>
      </w:r>
    </w:p>
    <w:p w14:paraId="00000125"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+1-800-555-1212</w:t>
      </w:r>
    </w:p>
    <w:p w14:paraId="00000126"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35">
        <w:r>
          <w:rPr>
            <w:rFonts w:ascii="Courier New" w:eastAsia="Courier New" w:hAnsi="Courier New" w:cs="Courier New"/>
            <w:color w:val="000000"/>
            <w:sz w:val="21"/>
            <w:szCs w:val="21"/>
          </w:rPr>
          <w:t>noc@example.net</w:t>
        </w:r>
      </w:hyperlink>
    </w:p>
    <w:p w14:paraId="00000127"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128" w14:textId="77777777" w:rsidR="000A4521" w:rsidRDefault="000A4521">
      <w:pPr>
        <w:pBdr>
          <w:top w:val="nil"/>
          <w:left w:val="nil"/>
          <w:bottom w:val="nil"/>
          <w:right w:val="nil"/>
          <w:between w:val="nil"/>
        </w:pBdr>
        <w:rPr>
          <w:rFonts w:ascii="Courier New" w:eastAsia="Courier New" w:hAnsi="Courier New" w:cs="Courier New"/>
          <w:color w:val="000000"/>
          <w:sz w:val="25"/>
          <w:szCs w:val="25"/>
        </w:rPr>
      </w:pPr>
    </w:p>
    <w:p w14:paraId="00000129" w14:textId="77777777" w:rsidR="000A4521" w:rsidRDefault="007473E9">
      <w:pPr>
        <w:numPr>
          <w:ilvl w:val="3"/>
          <w:numId w:val="3"/>
        </w:numPr>
        <w:pBdr>
          <w:top w:val="nil"/>
          <w:left w:val="nil"/>
          <w:bottom w:val="nil"/>
          <w:right w:val="nil"/>
          <w:between w:val="nil"/>
        </w:pBdr>
        <w:tabs>
          <w:tab w:val="left" w:pos="943"/>
        </w:tabs>
        <w:spacing w:before="1"/>
        <w:ind w:hanging="722"/>
        <w:rPr>
          <w:b/>
          <w:color w:val="000000"/>
          <w:sz w:val="19"/>
          <w:szCs w:val="19"/>
        </w:rPr>
      </w:pPr>
      <w:proofErr w:type="spellStart"/>
      <w:r>
        <w:rPr>
          <w:b/>
          <w:color w:val="000000"/>
          <w:sz w:val="19"/>
          <w:szCs w:val="19"/>
        </w:rPr>
        <w:t>OrgNOCHandle</w:t>
      </w:r>
      <w:proofErr w:type="spellEnd"/>
      <w:r>
        <w:rPr>
          <w:b/>
          <w:color w:val="000000"/>
          <w:sz w:val="19"/>
          <w:szCs w:val="19"/>
        </w:rPr>
        <w:t xml:space="preserve"> in Network Object Example:</w:t>
      </w:r>
    </w:p>
    <w:p w14:paraId="0000012A" w14:textId="77777777" w:rsidR="000A4521" w:rsidRDefault="007473E9">
      <w:pPr>
        <w:pBdr>
          <w:top w:val="nil"/>
          <w:left w:val="nil"/>
          <w:bottom w:val="nil"/>
          <w:right w:val="nil"/>
          <w:between w:val="nil"/>
        </w:pBdr>
        <w:spacing w:before="84" w:line="285" w:lineRule="auto"/>
        <w:ind w:left="220" w:right="87"/>
        <w:rPr>
          <w:color w:val="000000"/>
          <w:sz w:val="21"/>
          <w:szCs w:val="21"/>
        </w:rPr>
      </w:pPr>
      <w:r>
        <w:rPr>
          <w:color w:val="000000"/>
          <w:sz w:val="21"/>
          <w:szCs w:val="21"/>
        </w:rPr>
        <w:t xml:space="preserve">The following would appear in </w:t>
      </w:r>
      <w:proofErr w:type="spellStart"/>
      <w:r>
        <w:rPr>
          <w:color w:val="000000"/>
          <w:sz w:val="21"/>
          <w:szCs w:val="21"/>
        </w:rPr>
        <w:t>whois</w:t>
      </w:r>
      <w:proofErr w:type="spellEnd"/>
      <w:r>
        <w:rPr>
          <w:color w:val="000000"/>
          <w:sz w:val="21"/>
          <w:szCs w:val="21"/>
        </w:rPr>
        <w:t xml:space="preserve"> query results for an operator’s ASN and Network resource(s) after the POC has been configured as a NOC contact:</w:t>
      </w:r>
    </w:p>
    <w:p w14:paraId="0000012B" w14:textId="77777777" w:rsidR="000A4521" w:rsidRDefault="000A4521">
      <w:pPr>
        <w:pBdr>
          <w:top w:val="nil"/>
          <w:left w:val="nil"/>
          <w:bottom w:val="nil"/>
          <w:right w:val="nil"/>
          <w:between w:val="nil"/>
        </w:pBdr>
        <w:spacing w:before="10"/>
        <w:rPr>
          <w:color w:val="000000"/>
          <w:sz w:val="27"/>
          <w:szCs w:val="27"/>
        </w:rPr>
      </w:pPr>
    </w:p>
    <w:p w14:paraId="0000012C"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OrgNOCHandle</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EXAMPLENOC-ARIN</w:t>
      </w:r>
    </w:p>
    <w:p w14:paraId="0000012D" w14:textId="77777777" w:rsidR="000A4521" w:rsidRDefault="007473E9">
      <w:pPr>
        <w:pBdr>
          <w:top w:val="nil"/>
          <w:left w:val="nil"/>
          <w:bottom w:val="nil"/>
          <w:right w:val="nil"/>
          <w:between w:val="nil"/>
        </w:pBdr>
        <w:tabs>
          <w:tab w:val="left" w:pos="3069"/>
        </w:tabs>
        <w:spacing w:before="69" w:line="304" w:lineRule="auto"/>
        <w:ind w:left="910" w:right="4627"/>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OrgNOCName</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 xml:space="preserve">Example ISP NOC </w:t>
      </w:r>
      <w:proofErr w:type="spellStart"/>
      <w:r>
        <w:rPr>
          <w:rFonts w:ascii="Courier New" w:eastAsia="Courier New" w:hAnsi="Courier New" w:cs="Courier New"/>
          <w:color w:val="000000"/>
          <w:sz w:val="21"/>
          <w:szCs w:val="21"/>
        </w:rPr>
        <w:t>OrgNOCPhone</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+1-800-555-1212</w:t>
      </w:r>
    </w:p>
    <w:p w14:paraId="0000012E" w14:textId="77777777" w:rsidR="000A4521" w:rsidRDefault="007473E9">
      <w:pPr>
        <w:pBdr>
          <w:top w:val="nil"/>
          <w:left w:val="nil"/>
          <w:bottom w:val="nil"/>
          <w:right w:val="nil"/>
          <w:between w:val="nil"/>
        </w:pBdr>
        <w:tabs>
          <w:tab w:val="left" w:pos="3069"/>
        </w:tabs>
        <w:spacing w:before="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OrgNOCEmail</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r>
      <w:hyperlink r:id="rId36">
        <w:r>
          <w:rPr>
            <w:rFonts w:ascii="Courier New" w:eastAsia="Courier New" w:hAnsi="Courier New" w:cs="Courier New"/>
            <w:color w:val="000000"/>
            <w:sz w:val="21"/>
            <w:szCs w:val="21"/>
          </w:rPr>
          <w:t>noc@example.net</w:t>
        </w:r>
      </w:hyperlink>
    </w:p>
    <w:p w14:paraId="0000012F"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OrgNOCRef</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https://whois.arin.net/rest/poc/EXAMPLENOC-ARIN</w:t>
      </w:r>
    </w:p>
    <w:p w14:paraId="00000130"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131" w14:textId="77777777" w:rsidR="000A4521" w:rsidRDefault="000A4521">
      <w:pPr>
        <w:pBdr>
          <w:top w:val="nil"/>
          <w:left w:val="nil"/>
          <w:bottom w:val="nil"/>
          <w:right w:val="nil"/>
          <w:between w:val="nil"/>
        </w:pBdr>
        <w:spacing w:before="3"/>
        <w:rPr>
          <w:rFonts w:ascii="Courier New" w:eastAsia="Courier New" w:hAnsi="Courier New" w:cs="Courier New"/>
          <w:color w:val="000000"/>
          <w:sz w:val="26"/>
          <w:szCs w:val="26"/>
        </w:rPr>
      </w:pPr>
    </w:p>
    <w:p w14:paraId="00000132" w14:textId="77777777" w:rsidR="000A4521" w:rsidRDefault="007473E9">
      <w:pPr>
        <w:pStyle w:val="Heading3"/>
        <w:numPr>
          <w:ilvl w:val="2"/>
          <w:numId w:val="20"/>
        </w:numPr>
        <w:tabs>
          <w:tab w:val="left" w:pos="831"/>
        </w:tabs>
        <w:spacing w:before="1"/>
        <w:ind w:hanging="610"/>
      </w:pPr>
      <w:r>
        <w:t>Maintaining Contact Information in Internet Routing Registries</w:t>
      </w:r>
    </w:p>
    <w:p w14:paraId="00000133" w14:textId="77777777" w:rsidR="000A4521" w:rsidRDefault="007473E9">
      <w:pPr>
        <w:pBdr>
          <w:top w:val="nil"/>
          <w:left w:val="nil"/>
          <w:bottom w:val="nil"/>
          <w:right w:val="nil"/>
          <w:between w:val="nil"/>
        </w:pBdr>
        <w:spacing w:before="89" w:line="290" w:lineRule="auto"/>
        <w:ind w:left="220"/>
        <w:rPr>
          <w:sz w:val="21"/>
          <w:szCs w:val="21"/>
        </w:rPr>
      </w:pPr>
      <w:r>
        <w:rPr>
          <w:color w:val="000000"/>
          <w:sz w:val="21"/>
          <w:szCs w:val="21"/>
        </w:rPr>
        <w:t xml:space="preserve">Since Internet Routing Registries are used to validate routing information, keeping contact information for those objects </w:t>
      </w:r>
      <w:proofErr w:type="gramStart"/>
      <w:r>
        <w:rPr>
          <w:color w:val="000000"/>
          <w:sz w:val="21"/>
          <w:szCs w:val="21"/>
        </w:rPr>
        <w:t>up-to-date</w:t>
      </w:r>
      <w:proofErr w:type="gramEnd"/>
      <w:r>
        <w:rPr>
          <w:color w:val="000000"/>
          <w:sz w:val="21"/>
          <w:szCs w:val="21"/>
        </w:rPr>
        <w:t xml:space="preserve"> is important as well.</w:t>
      </w:r>
    </w:p>
    <w:p w14:paraId="74852210" w14:textId="77777777" w:rsidR="0008389A" w:rsidRDefault="0008389A">
      <w:pPr>
        <w:spacing w:line="290" w:lineRule="auto"/>
        <w:rPr>
          <w:del w:id="118" w:author="Changed/Added" w:date="2021-04-26T11:03:00Z"/>
        </w:rPr>
        <w:sectPr w:rsidR="0008389A">
          <w:pgSz w:w="12240" w:h="15840"/>
          <w:pgMar w:top="1340" w:right="1340" w:bottom="960" w:left="1220" w:header="726" w:footer="768" w:gutter="0"/>
          <w:cols w:space="720"/>
        </w:sectPr>
      </w:pPr>
    </w:p>
    <w:p w14:paraId="00000134" w14:textId="77777777" w:rsidR="000A4521" w:rsidRDefault="007473E9">
      <w:pPr>
        <w:pBdr>
          <w:top w:val="nil"/>
          <w:left w:val="nil"/>
          <w:bottom w:val="nil"/>
          <w:right w:val="nil"/>
          <w:between w:val="nil"/>
        </w:pBdr>
        <w:spacing w:before="89" w:line="290" w:lineRule="auto"/>
        <w:ind w:left="220"/>
        <w:rPr>
          <w:color w:val="000000"/>
          <w:sz w:val="21"/>
          <w:szCs w:val="21"/>
        </w:rPr>
      </w:pPr>
      <w:r>
        <w:rPr>
          <w:color w:val="000000"/>
          <w:sz w:val="21"/>
          <w:szCs w:val="21"/>
        </w:rPr>
        <w:t>To create/maintain a NOC contact and add it as a ‘tech-c’ attribute in AUT-NUM, AS-SET, and ROUTE-SET objects in a route registry, please refer to the AFRINIC/APNIC/LACNIC/RIPE example under Regional Internet Registries above.</w:t>
      </w:r>
    </w:p>
    <w:p w14:paraId="00000135" w14:textId="77777777" w:rsidR="000A4521" w:rsidRDefault="000A4521">
      <w:pPr>
        <w:pBdr>
          <w:top w:val="nil"/>
          <w:left w:val="nil"/>
          <w:bottom w:val="nil"/>
          <w:right w:val="nil"/>
          <w:between w:val="nil"/>
        </w:pBdr>
        <w:spacing w:before="5"/>
        <w:rPr>
          <w:color w:val="000000"/>
          <w:sz w:val="25"/>
          <w:szCs w:val="25"/>
        </w:rPr>
      </w:pPr>
    </w:p>
    <w:p w14:paraId="00000136" w14:textId="3278AE7C" w:rsidR="000A4521" w:rsidRDefault="007473E9">
      <w:pPr>
        <w:pBdr>
          <w:top w:val="nil"/>
          <w:left w:val="nil"/>
          <w:bottom w:val="nil"/>
          <w:right w:val="nil"/>
          <w:between w:val="nil"/>
        </w:pBdr>
        <w:spacing w:line="290" w:lineRule="auto"/>
        <w:ind w:left="220"/>
        <w:rPr>
          <w:ins w:id="119" w:author="Changed/Added" w:date="2021-04-26T11:03:00Z"/>
          <w:sz w:val="21"/>
          <w:szCs w:val="21"/>
        </w:rPr>
      </w:pPr>
      <w:r>
        <w:rPr>
          <w:color w:val="000000"/>
          <w:sz w:val="21"/>
          <w:szCs w:val="21"/>
        </w:rPr>
        <w:t>The ROUTE/ROUTE6 objects do not allow for a ‘tech-c’ attribute. The recommended way to add/maintain contact information of a ROUTE object is to utilize the ‘remarks’ attribute to make the information easily accessible.</w:t>
      </w:r>
      <w:del w:id="120" w:author="Changed/Added" w:date="2021-04-26T11:03:00Z">
        <w:r w:rsidR="00211562">
          <w:rPr>
            <w:w w:val="105"/>
          </w:rPr>
          <w:delText xml:space="preserve"> </w:delText>
        </w:r>
      </w:del>
    </w:p>
    <w:p w14:paraId="00000137" w14:textId="77777777" w:rsidR="000A4521" w:rsidRDefault="000A4521">
      <w:pPr>
        <w:pBdr>
          <w:top w:val="nil"/>
          <w:left w:val="nil"/>
          <w:bottom w:val="nil"/>
          <w:right w:val="nil"/>
          <w:between w:val="nil"/>
        </w:pBdr>
        <w:spacing w:line="290" w:lineRule="auto"/>
        <w:ind w:left="220"/>
        <w:rPr>
          <w:ins w:id="121" w:author="Changed/Added" w:date="2021-04-26T11:03:00Z"/>
          <w:sz w:val="21"/>
          <w:szCs w:val="21"/>
        </w:rPr>
      </w:pPr>
    </w:p>
    <w:p w14:paraId="00000138"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lastRenderedPageBreak/>
        <w:t>For example:</w:t>
      </w:r>
    </w:p>
    <w:p w14:paraId="00000139" w14:textId="77777777" w:rsidR="000A4521" w:rsidRDefault="000A4521">
      <w:pPr>
        <w:pBdr>
          <w:top w:val="nil"/>
          <w:left w:val="nil"/>
          <w:bottom w:val="nil"/>
          <w:right w:val="nil"/>
          <w:between w:val="nil"/>
        </w:pBdr>
        <w:spacing w:before="6"/>
        <w:rPr>
          <w:color w:val="000000"/>
          <w:sz w:val="27"/>
          <w:szCs w:val="27"/>
        </w:rPr>
      </w:pPr>
    </w:p>
    <w:p w14:paraId="0000013A"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route6:</w:t>
      </w:r>
      <w:r>
        <w:rPr>
          <w:rFonts w:ascii="Courier New" w:eastAsia="Courier New" w:hAnsi="Courier New" w:cs="Courier New"/>
          <w:color w:val="000000"/>
          <w:sz w:val="21"/>
          <w:szCs w:val="21"/>
        </w:rPr>
        <w:tab/>
        <w:t>2001:db</w:t>
      </w:r>
      <w:proofErr w:type="gramStart"/>
      <w:r>
        <w:rPr>
          <w:rFonts w:ascii="Courier New" w:eastAsia="Courier New" w:hAnsi="Courier New" w:cs="Courier New"/>
          <w:color w:val="000000"/>
          <w:sz w:val="21"/>
          <w:szCs w:val="21"/>
        </w:rPr>
        <w:t>8:1000::/</w:t>
      </w:r>
      <w:proofErr w:type="gramEnd"/>
      <w:r>
        <w:rPr>
          <w:rFonts w:ascii="Courier New" w:eastAsia="Courier New" w:hAnsi="Courier New" w:cs="Courier New"/>
          <w:color w:val="000000"/>
          <w:sz w:val="21"/>
          <w:szCs w:val="21"/>
        </w:rPr>
        <w:t>36</w:t>
      </w:r>
    </w:p>
    <w:p w14:paraId="0000013B"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13C"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AS64500</w:t>
      </w:r>
    </w:p>
    <w:p w14:paraId="0000013D" w14:textId="77777777" w:rsidR="000A4521" w:rsidRDefault="007473E9">
      <w:pPr>
        <w:pBdr>
          <w:top w:val="nil"/>
          <w:left w:val="nil"/>
          <w:bottom w:val="nil"/>
          <w:right w:val="nil"/>
          <w:between w:val="nil"/>
        </w:pBdr>
        <w:tabs>
          <w:tab w:val="left" w:pos="3069"/>
        </w:tabs>
        <w:spacing w:before="65" w:line="309" w:lineRule="auto"/>
        <w:ind w:left="910" w:right="2911"/>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Abuse/UCE: </w:t>
      </w:r>
      <w:hyperlink r:id="rId37">
        <w:r>
          <w:rPr>
            <w:rFonts w:ascii="Courier New" w:eastAsia="Courier New" w:hAnsi="Courier New" w:cs="Courier New"/>
            <w:color w:val="000000"/>
            <w:sz w:val="21"/>
            <w:szCs w:val="21"/>
          </w:rPr>
          <w:t>abuse@example.net</w:t>
        </w:r>
      </w:hyperlink>
      <w:r>
        <w:rPr>
          <w:rFonts w:ascii="Courier New" w:eastAsia="Courier New" w:hAnsi="Courier New" w:cs="Courier New"/>
          <w:color w:val="000000"/>
          <w:sz w:val="21"/>
          <w:szCs w:val="21"/>
        </w:rPr>
        <w:t xml:space="preserve"> remarks:</w:t>
      </w:r>
      <w:r>
        <w:rPr>
          <w:rFonts w:ascii="Courier New" w:eastAsia="Courier New" w:hAnsi="Courier New" w:cs="Courier New"/>
          <w:color w:val="000000"/>
          <w:sz w:val="21"/>
          <w:szCs w:val="21"/>
        </w:rPr>
        <w:tab/>
        <w:t xml:space="preserve">Network: </w:t>
      </w:r>
      <w:hyperlink r:id="rId38">
        <w:r>
          <w:rPr>
            <w:rFonts w:ascii="Courier New" w:eastAsia="Courier New" w:hAnsi="Courier New" w:cs="Courier New"/>
            <w:color w:val="000000"/>
            <w:sz w:val="21"/>
            <w:szCs w:val="21"/>
          </w:rPr>
          <w:t>noc@example.net</w:t>
        </w:r>
      </w:hyperlink>
    </w:p>
    <w:p w14:paraId="0000013E" w14:textId="77777777" w:rsidR="000A4521" w:rsidRDefault="007473E9">
      <w:pPr>
        <w:pBdr>
          <w:top w:val="nil"/>
          <w:left w:val="nil"/>
          <w:bottom w:val="nil"/>
          <w:right w:val="nil"/>
          <w:between w:val="nil"/>
        </w:pBdr>
        <w:tabs>
          <w:tab w:val="left" w:pos="3069"/>
        </w:tabs>
        <w:spacing w:line="252" w:lineRule="auto"/>
        <w:ind w:left="3070" w:right="3967" w:hanging="2160"/>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Security issues: </w:t>
      </w:r>
      <w:hyperlink r:id="rId39">
        <w:r>
          <w:rPr>
            <w:rFonts w:ascii="Courier New" w:eastAsia="Courier New" w:hAnsi="Courier New" w:cs="Courier New"/>
            <w:color w:val="000000"/>
            <w:sz w:val="21"/>
            <w:szCs w:val="21"/>
          </w:rPr>
          <w:t>security@example.net</w:t>
        </w:r>
      </w:hyperlink>
    </w:p>
    <w:p w14:paraId="0000013F" w14:textId="77777777" w:rsidR="000A4521" w:rsidRDefault="007473E9">
      <w:pPr>
        <w:pBdr>
          <w:top w:val="nil"/>
          <w:left w:val="nil"/>
          <w:bottom w:val="nil"/>
          <w:right w:val="nil"/>
          <w:between w:val="nil"/>
        </w:pBdr>
        <w:tabs>
          <w:tab w:val="left" w:pos="3069"/>
        </w:tabs>
        <w:spacing w:before="53" w:line="309" w:lineRule="auto"/>
        <w:ind w:left="910" w:right="2647"/>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https://as64500.peeringdb.com/ </w:t>
      </w: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140" w14:textId="77777777" w:rsidR="000A4521" w:rsidRDefault="007473E9">
      <w:pPr>
        <w:pBdr>
          <w:top w:val="nil"/>
          <w:left w:val="nil"/>
          <w:bottom w:val="nil"/>
          <w:right w:val="nil"/>
          <w:between w:val="nil"/>
        </w:pBdr>
        <w:tabs>
          <w:tab w:val="left" w:pos="3069"/>
        </w:tabs>
        <w:spacing w:line="234" w:lineRule="auto"/>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141" w14:textId="77777777" w:rsidR="000A4521" w:rsidRDefault="007473E9">
      <w:pPr>
        <w:pBdr>
          <w:top w:val="nil"/>
          <w:left w:val="nil"/>
          <w:bottom w:val="nil"/>
          <w:right w:val="nil"/>
          <w:between w:val="nil"/>
        </w:pBdr>
        <w:tabs>
          <w:tab w:val="left" w:pos="3069"/>
        </w:tabs>
        <w:spacing w:before="69"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142" w14:textId="77777777" w:rsidR="000A4521" w:rsidRDefault="000A4521">
      <w:pPr>
        <w:pBdr>
          <w:top w:val="nil"/>
          <w:left w:val="nil"/>
          <w:bottom w:val="nil"/>
          <w:right w:val="nil"/>
          <w:between w:val="nil"/>
        </w:pBdr>
        <w:spacing w:before="11"/>
        <w:rPr>
          <w:rFonts w:ascii="Courier New" w:eastAsia="Courier New" w:hAnsi="Courier New" w:cs="Courier New"/>
          <w:color w:val="000000"/>
          <w:sz w:val="23"/>
          <w:szCs w:val="23"/>
        </w:rPr>
      </w:pPr>
    </w:p>
    <w:p w14:paraId="00000143" w14:textId="77777777" w:rsidR="000A4521" w:rsidRDefault="007473E9">
      <w:pPr>
        <w:pBdr>
          <w:top w:val="nil"/>
          <w:left w:val="nil"/>
          <w:bottom w:val="nil"/>
          <w:right w:val="nil"/>
          <w:between w:val="nil"/>
        </w:pBdr>
        <w:spacing w:line="285" w:lineRule="auto"/>
        <w:ind w:left="220"/>
        <w:rPr>
          <w:color w:val="000000"/>
          <w:sz w:val="21"/>
          <w:szCs w:val="21"/>
        </w:rPr>
      </w:pPr>
      <w:r>
        <w:rPr>
          <w:color w:val="000000"/>
          <w:sz w:val="21"/>
          <w:szCs w:val="21"/>
        </w:rPr>
        <w:t xml:space="preserve">For debugging </w:t>
      </w:r>
      <w:proofErr w:type="gramStart"/>
      <w:r>
        <w:rPr>
          <w:color w:val="000000"/>
          <w:sz w:val="21"/>
          <w:szCs w:val="21"/>
        </w:rPr>
        <w:t>purposes</w:t>
      </w:r>
      <w:proofErr w:type="gramEnd"/>
      <w:r>
        <w:rPr>
          <w:color w:val="000000"/>
          <w:sz w:val="21"/>
          <w:szCs w:val="21"/>
        </w:rPr>
        <w:t xml:space="preserve"> it is useful to document an IP address that is pingable from the outside and a contact for questions about that address:</w:t>
      </w:r>
    </w:p>
    <w:p w14:paraId="00000144" w14:textId="77777777" w:rsidR="000A4521" w:rsidRDefault="000A4521">
      <w:pPr>
        <w:pBdr>
          <w:top w:val="nil"/>
          <w:left w:val="nil"/>
          <w:bottom w:val="nil"/>
          <w:right w:val="nil"/>
          <w:between w:val="nil"/>
        </w:pBdr>
        <w:spacing w:before="3"/>
        <w:rPr>
          <w:color w:val="000000"/>
          <w:sz w:val="28"/>
          <w:szCs w:val="28"/>
        </w:rPr>
      </w:pPr>
    </w:p>
    <w:p w14:paraId="00000145"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route6:</w:t>
      </w:r>
      <w:r>
        <w:rPr>
          <w:rFonts w:ascii="Courier New" w:eastAsia="Courier New" w:hAnsi="Courier New" w:cs="Courier New"/>
          <w:color w:val="000000"/>
          <w:sz w:val="21"/>
          <w:szCs w:val="21"/>
        </w:rPr>
        <w:tab/>
        <w:t>2001:db</w:t>
      </w:r>
      <w:proofErr w:type="gramStart"/>
      <w:r>
        <w:rPr>
          <w:rFonts w:ascii="Courier New" w:eastAsia="Courier New" w:hAnsi="Courier New" w:cs="Courier New"/>
          <w:color w:val="000000"/>
          <w:sz w:val="21"/>
          <w:szCs w:val="21"/>
        </w:rPr>
        <w:t>8:1000::/</w:t>
      </w:r>
      <w:proofErr w:type="gramEnd"/>
      <w:r>
        <w:rPr>
          <w:rFonts w:ascii="Courier New" w:eastAsia="Courier New" w:hAnsi="Courier New" w:cs="Courier New"/>
          <w:color w:val="000000"/>
          <w:sz w:val="21"/>
          <w:szCs w:val="21"/>
        </w:rPr>
        <w:t>36</w:t>
      </w:r>
    </w:p>
    <w:p w14:paraId="00000146"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147"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AS64500</w:t>
      </w:r>
    </w:p>
    <w:p w14:paraId="00000148" w14:textId="77777777" w:rsidR="000A4521" w:rsidRDefault="007473E9">
      <w:pPr>
        <w:pStyle w:val="Heading3"/>
        <w:tabs>
          <w:tab w:val="left" w:pos="3069"/>
        </w:tabs>
        <w:spacing w:before="65"/>
        <w:ind w:left="910" w:firstLine="0"/>
        <w:rPr>
          <w:rFonts w:ascii="Courier New" w:eastAsia="Courier New" w:hAnsi="Courier New" w:cs="Courier New"/>
        </w:rPr>
      </w:pPr>
      <w:r>
        <w:rPr>
          <w:rFonts w:ascii="Courier New" w:eastAsia="Courier New" w:hAnsi="Courier New" w:cs="Courier New"/>
        </w:rPr>
        <w:t>pingable:</w:t>
      </w:r>
      <w:r>
        <w:rPr>
          <w:rFonts w:ascii="Courier New" w:eastAsia="Courier New" w:hAnsi="Courier New" w:cs="Courier New"/>
        </w:rPr>
        <w:tab/>
        <w:t>2001:db8:1000::1</w:t>
      </w:r>
    </w:p>
    <w:p w14:paraId="00000149" w14:textId="77777777" w:rsidR="000A4521" w:rsidRDefault="007473E9">
      <w:pPr>
        <w:tabs>
          <w:tab w:val="left" w:pos="3084"/>
        </w:tabs>
        <w:spacing w:before="69"/>
        <w:ind w:left="910"/>
        <w:rPr>
          <w:rFonts w:ascii="Courier New" w:eastAsia="Courier New" w:hAnsi="Courier New" w:cs="Courier New"/>
          <w:b/>
          <w:sz w:val="21"/>
          <w:szCs w:val="21"/>
        </w:rPr>
      </w:pPr>
      <w:r>
        <w:rPr>
          <w:rFonts w:ascii="Courier New" w:eastAsia="Courier New" w:hAnsi="Courier New" w:cs="Courier New"/>
          <w:b/>
          <w:sz w:val="21"/>
          <w:szCs w:val="21"/>
        </w:rPr>
        <w:t>ping-</w:t>
      </w:r>
      <w:proofErr w:type="spellStart"/>
      <w:r>
        <w:rPr>
          <w:rFonts w:ascii="Courier New" w:eastAsia="Courier New" w:hAnsi="Courier New" w:cs="Courier New"/>
          <w:b/>
          <w:sz w:val="21"/>
          <w:szCs w:val="21"/>
        </w:rPr>
        <w:t>hdl</w:t>
      </w:r>
      <w:proofErr w:type="spellEnd"/>
      <w:r>
        <w:rPr>
          <w:rFonts w:ascii="Courier New" w:eastAsia="Courier New" w:hAnsi="Courier New" w:cs="Courier New"/>
          <w:b/>
          <w:sz w:val="21"/>
          <w:szCs w:val="21"/>
        </w:rPr>
        <w:t>:</w:t>
      </w:r>
      <w:r>
        <w:rPr>
          <w:rFonts w:ascii="Courier New" w:eastAsia="Courier New" w:hAnsi="Courier New" w:cs="Courier New"/>
          <w:b/>
          <w:sz w:val="21"/>
          <w:szCs w:val="21"/>
        </w:rPr>
        <w:tab/>
        <w:t>AS64500NOC-RIPE</w:t>
      </w:r>
    </w:p>
    <w:p w14:paraId="0000014A"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14B"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14C" w14:textId="77777777" w:rsidR="000A4521" w:rsidRDefault="007473E9">
      <w:pPr>
        <w:pBdr>
          <w:top w:val="nil"/>
          <w:left w:val="nil"/>
          <w:bottom w:val="nil"/>
          <w:right w:val="nil"/>
          <w:between w:val="nil"/>
        </w:pBdr>
        <w:tabs>
          <w:tab w:val="left" w:pos="3069"/>
        </w:tabs>
        <w:spacing w:before="69"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14D"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14E" w14:textId="77777777" w:rsidR="000A4521" w:rsidRDefault="000A4521">
      <w:pPr>
        <w:pBdr>
          <w:top w:val="nil"/>
          <w:left w:val="nil"/>
          <w:bottom w:val="nil"/>
          <w:right w:val="nil"/>
          <w:between w:val="nil"/>
        </w:pBdr>
        <w:spacing w:before="2"/>
        <w:rPr>
          <w:rFonts w:ascii="Courier New" w:eastAsia="Courier New" w:hAnsi="Courier New" w:cs="Courier New"/>
          <w:color w:val="000000"/>
          <w:sz w:val="21"/>
          <w:szCs w:val="21"/>
        </w:rPr>
      </w:pPr>
    </w:p>
    <w:p w14:paraId="0000014F" w14:textId="77777777" w:rsidR="000A4521" w:rsidRDefault="007473E9">
      <w:pPr>
        <w:pStyle w:val="Heading3"/>
        <w:numPr>
          <w:ilvl w:val="2"/>
          <w:numId w:val="20"/>
        </w:numPr>
        <w:tabs>
          <w:tab w:val="left" w:pos="831"/>
        </w:tabs>
        <w:ind w:hanging="610"/>
      </w:pPr>
      <w:r>
        <w:t xml:space="preserve">Maintaining Contact Information in </w:t>
      </w:r>
      <w:proofErr w:type="spellStart"/>
      <w:r>
        <w:t>PeeringDB</w:t>
      </w:r>
      <w:proofErr w:type="spellEnd"/>
    </w:p>
    <w:p w14:paraId="00000150" w14:textId="5ACA8976" w:rsidR="000A4521" w:rsidRDefault="007473E9">
      <w:pPr>
        <w:pBdr>
          <w:top w:val="nil"/>
          <w:left w:val="nil"/>
          <w:bottom w:val="nil"/>
          <w:right w:val="nil"/>
          <w:between w:val="nil"/>
        </w:pBdr>
        <w:spacing w:before="90" w:line="288" w:lineRule="auto"/>
        <w:ind w:left="220" w:right="153"/>
        <w:rPr>
          <w:ins w:id="122" w:author="Changed/Added" w:date="2021-04-26T11:03:00Z"/>
          <w:sz w:val="21"/>
          <w:szCs w:val="21"/>
        </w:rPr>
      </w:pPr>
      <w:r>
        <w:rPr>
          <w:color w:val="000000"/>
          <w:sz w:val="21"/>
          <w:szCs w:val="21"/>
        </w:rPr>
        <w:t xml:space="preserve">The </w:t>
      </w:r>
      <w:proofErr w:type="spellStart"/>
      <w:r>
        <w:rPr>
          <w:color w:val="000000"/>
          <w:sz w:val="21"/>
          <w:szCs w:val="21"/>
        </w:rPr>
        <w:t>PeeringDB</w:t>
      </w:r>
      <w:proofErr w:type="spellEnd"/>
      <w:r>
        <w:rPr>
          <w:color w:val="000000"/>
          <w:sz w:val="21"/>
          <w:szCs w:val="21"/>
        </w:rPr>
        <w:t xml:space="preserve"> (</w:t>
      </w:r>
      <w:r>
        <w:rPr>
          <w:color w:val="000000"/>
          <w:sz w:val="21"/>
          <w:szCs w:val="21"/>
          <w:u w:val="single"/>
        </w:rPr>
        <w:t>https://www.peeringdb.com</w:t>
      </w:r>
      <w:r>
        <w:rPr>
          <w:color w:val="000000"/>
          <w:sz w:val="21"/>
          <w:szCs w:val="21"/>
        </w:rPr>
        <w:t>) is an open resource for networks to share their peering information and other relevant information amongst each other. Networks are responsible for maintaining their records in the database.</w:t>
      </w:r>
      <w:del w:id="123" w:author="Changed/Added" w:date="2021-04-26T11:03:00Z">
        <w:r w:rsidR="00211562">
          <w:rPr>
            <w:w w:val="105"/>
          </w:rPr>
          <w:delText xml:space="preserve"> </w:delText>
        </w:r>
      </w:del>
    </w:p>
    <w:p w14:paraId="27085979" w14:textId="77777777" w:rsidR="0008389A" w:rsidRDefault="007473E9">
      <w:pPr>
        <w:pStyle w:val="BodyText"/>
        <w:spacing w:before="90" w:line="288" w:lineRule="auto"/>
        <w:ind w:left="220" w:right="153"/>
        <w:rPr>
          <w:del w:id="124" w:author="Changed/Added" w:date="2021-04-26T11:03:00Z"/>
        </w:rPr>
      </w:pPr>
      <w:r>
        <w:rPr>
          <w:color w:val="000000"/>
        </w:rPr>
        <w:t xml:space="preserve">Having a </w:t>
      </w:r>
      <w:proofErr w:type="spellStart"/>
      <w:r>
        <w:rPr>
          <w:color w:val="000000"/>
        </w:rPr>
        <w:t>PeeringDB</w:t>
      </w:r>
      <w:proofErr w:type="spellEnd"/>
      <w:r>
        <w:rPr>
          <w:color w:val="000000"/>
        </w:rPr>
        <w:t xml:space="preserve"> record allows you to consolidate your network information in a single location, and as an operator, allows you to research other networks and obtain additional information such as links to an operator’s looking glass, what facilities they peer in, contact information, etc.</w:t>
      </w:r>
    </w:p>
    <w:p w14:paraId="00000151" w14:textId="065D3620" w:rsidR="000A4521" w:rsidRDefault="000A4521">
      <w:pPr>
        <w:pBdr>
          <w:top w:val="nil"/>
          <w:left w:val="nil"/>
          <w:bottom w:val="nil"/>
          <w:right w:val="nil"/>
          <w:between w:val="nil"/>
        </w:pBdr>
        <w:spacing w:before="90" w:line="288" w:lineRule="auto"/>
        <w:ind w:left="220" w:right="153"/>
        <w:rPr>
          <w:color w:val="000000"/>
          <w:sz w:val="21"/>
          <w:szCs w:val="21"/>
        </w:rPr>
        <w:sectPr w:rsidR="000A4521">
          <w:pgSz w:w="12240" w:h="15840"/>
          <w:pgMar w:top="1340" w:right="1340" w:bottom="960" w:left="1220" w:header="726" w:footer="768" w:gutter="0"/>
          <w:cols w:space="720"/>
        </w:sectPr>
      </w:pPr>
    </w:p>
    <w:p w14:paraId="00000152" w14:textId="77777777" w:rsidR="000A4521" w:rsidRDefault="007473E9">
      <w:pPr>
        <w:pBdr>
          <w:top w:val="nil"/>
          <w:left w:val="nil"/>
          <w:bottom w:val="nil"/>
          <w:right w:val="nil"/>
          <w:between w:val="nil"/>
        </w:pBdr>
        <w:spacing w:before="88"/>
        <w:ind w:left="220"/>
        <w:rPr>
          <w:color w:val="000000"/>
          <w:sz w:val="21"/>
          <w:szCs w:val="21"/>
        </w:rPr>
      </w:pPr>
      <w:r>
        <w:rPr>
          <w:color w:val="000000"/>
          <w:sz w:val="21"/>
          <w:szCs w:val="21"/>
        </w:rPr>
        <w:lastRenderedPageBreak/>
        <w:t xml:space="preserve">There are three main steps for setting up a new </w:t>
      </w:r>
      <w:proofErr w:type="spellStart"/>
      <w:r>
        <w:rPr>
          <w:color w:val="000000"/>
          <w:sz w:val="21"/>
          <w:szCs w:val="21"/>
        </w:rPr>
        <w:t>PeeringDB</w:t>
      </w:r>
      <w:proofErr w:type="spellEnd"/>
      <w:r>
        <w:rPr>
          <w:color w:val="000000"/>
          <w:sz w:val="21"/>
          <w:szCs w:val="21"/>
        </w:rPr>
        <w:t xml:space="preserve"> record:</w:t>
      </w:r>
    </w:p>
    <w:p w14:paraId="00000153" w14:textId="77777777" w:rsidR="000A4521" w:rsidRDefault="000A4521">
      <w:pPr>
        <w:pBdr>
          <w:top w:val="nil"/>
          <w:left w:val="nil"/>
          <w:bottom w:val="nil"/>
          <w:right w:val="nil"/>
          <w:between w:val="nil"/>
        </w:pBdr>
        <w:spacing w:before="6"/>
        <w:rPr>
          <w:color w:val="000000"/>
          <w:sz w:val="29"/>
          <w:szCs w:val="29"/>
        </w:rPr>
      </w:pPr>
    </w:p>
    <w:p w14:paraId="00000154" w14:textId="77777777" w:rsidR="000A4521" w:rsidRDefault="007473E9">
      <w:pPr>
        <w:numPr>
          <w:ilvl w:val="3"/>
          <w:numId w:val="20"/>
        </w:numPr>
        <w:pBdr>
          <w:top w:val="nil"/>
          <w:left w:val="nil"/>
          <w:bottom w:val="nil"/>
          <w:right w:val="nil"/>
          <w:between w:val="nil"/>
        </w:pBdr>
        <w:tabs>
          <w:tab w:val="left" w:pos="940"/>
        </w:tabs>
        <w:rPr>
          <w:color w:val="000000"/>
          <w:sz w:val="21"/>
          <w:szCs w:val="21"/>
        </w:rPr>
      </w:pPr>
      <w:r>
        <w:rPr>
          <w:color w:val="000000"/>
          <w:sz w:val="21"/>
          <w:szCs w:val="21"/>
        </w:rPr>
        <w:t>Setting up a user account</w:t>
      </w:r>
    </w:p>
    <w:p w14:paraId="00000155" w14:textId="40F221D2" w:rsidR="000A4521" w:rsidRDefault="007473E9">
      <w:pPr>
        <w:numPr>
          <w:ilvl w:val="4"/>
          <w:numId w:val="20"/>
        </w:numPr>
        <w:pBdr>
          <w:top w:val="nil"/>
          <w:left w:val="nil"/>
          <w:bottom w:val="nil"/>
          <w:right w:val="nil"/>
          <w:between w:val="nil"/>
        </w:pBdr>
        <w:tabs>
          <w:tab w:val="left" w:pos="940"/>
        </w:tabs>
        <w:spacing w:before="51" w:line="285" w:lineRule="auto"/>
        <w:ind w:right="204"/>
        <w:rPr>
          <w:color w:val="000000"/>
          <w:sz w:val="21"/>
          <w:szCs w:val="21"/>
        </w:rPr>
      </w:pPr>
      <w:r>
        <w:rPr>
          <w:color w:val="000000"/>
          <w:sz w:val="21"/>
          <w:szCs w:val="21"/>
        </w:rPr>
        <w:t xml:space="preserve">Click “Register” from the header or visit </w:t>
      </w:r>
      <w:r>
        <w:rPr>
          <w:color w:val="000000"/>
          <w:sz w:val="21"/>
          <w:szCs w:val="21"/>
          <w:u w:val="single"/>
        </w:rPr>
        <w:t>https:</w:t>
      </w:r>
      <w:hyperlink r:id="rId40">
        <w:r>
          <w:rPr>
            <w:color w:val="000000"/>
            <w:sz w:val="21"/>
            <w:szCs w:val="21"/>
            <w:u w:val="single"/>
          </w:rPr>
          <w:t>//w</w:t>
        </w:r>
      </w:hyperlink>
      <w:r>
        <w:rPr>
          <w:color w:val="000000"/>
          <w:sz w:val="21"/>
          <w:szCs w:val="21"/>
          <w:u w:val="single"/>
        </w:rPr>
        <w:t>ww</w:t>
      </w:r>
      <w:r w:rsidR="00E40EB0">
        <w:fldChar w:fldCharType="begin"/>
      </w:r>
      <w:r w:rsidR="00E40EB0">
        <w:instrText xml:space="preserve"> HYPERLINK "http://www.peeringdb.com/register" \h </w:instrText>
      </w:r>
      <w:r w:rsidR="00E40EB0">
        <w:fldChar w:fldCharType="separate"/>
      </w:r>
      <w:r>
        <w:rPr>
          <w:color w:val="000000"/>
          <w:sz w:val="21"/>
          <w:szCs w:val="21"/>
          <w:u w:val="single"/>
        </w:rPr>
        <w:t>.peeringdb.com/register</w:t>
      </w:r>
      <w:del w:id="125" w:author="Changed/Added" w:date="2021-04-26T11:03:00Z">
        <w:r w:rsidR="00211562">
          <w:rPr>
            <w:spacing w:val="-7"/>
            <w:w w:val="105"/>
            <w:sz w:val="21"/>
          </w:rPr>
          <w:delText xml:space="preserve"> </w:delText>
        </w:r>
      </w:del>
      <w:r w:rsidR="00E40EB0">
        <w:rPr>
          <w:color w:val="000000"/>
          <w:sz w:val="21"/>
          <w:szCs w:val="21"/>
          <w:u w:val="single"/>
        </w:rPr>
        <w:fldChar w:fldCharType="end"/>
      </w:r>
      <w:ins w:id="126" w:author="Changed/Added" w:date="2021-04-26T11:03:00Z">
        <w:r w:rsidR="00E40EB0">
          <w:fldChar w:fldCharType="begin"/>
        </w:r>
        <w:r w:rsidR="00E40EB0">
          <w:instrText xml:space="preserve"> HYPERLINK "http://www.peeringdb.com/register" \h </w:instrText>
        </w:r>
        <w:r w:rsidR="00E40EB0">
          <w:fldChar w:fldCharType="separate"/>
        </w:r>
        <w:r>
          <w:rPr>
            <w:color w:val="000000"/>
            <w:sz w:val="21"/>
            <w:szCs w:val="21"/>
          </w:rPr>
          <w:t xml:space="preserve"> </w:t>
        </w:r>
        <w:r w:rsidR="00E40EB0">
          <w:rPr>
            <w:color w:val="000000"/>
            <w:sz w:val="21"/>
            <w:szCs w:val="21"/>
          </w:rPr>
          <w:fldChar w:fldCharType="end"/>
        </w:r>
      </w:ins>
      <w:r>
        <w:rPr>
          <w:color w:val="000000"/>
          <w:sz w:val="21"/>
          <w:szCs w:val="21"/>
        </w:rPr>
        <w:t>to begin the process.</w:t>
      </w:r>
    </w:p>
    <w:p w14:paraId="00000156" w14:textId="77777777" w:rsidR="000A4521" w:rsidRDefault="007473E9">
      <w:pPr>
        <w:numPr>
          <w:ilvl w:val="3"/>
          <w:numId w:val="20"/>
        </w:numPr>
        <w:pBdr>
          <w:top w:val="nil"/>
          <w:left w:val="nil"/>
          <w:bottom w:val="nil"/>
          <w:right w:val="nil"/>
          <w:between w:val="nil"/>
        </w:pBdr>
        <w:tabs>
          <w:tab w:val="left" w:pos="940"/>
        </w:tabs>
        <w:spacing w:before="7"/>
        <w:rPr>
          <w:color w:val="000000"/>
          <w:sz w:val="21"/>
          <w:szCs w:val="21"/>
        </w:rPr>
      </w:pPr>
      <w:r>
        <w:rPr>
          <w:color w:val="000000"/>
          <w:sz w:val="21"/>
          <w:szCs w:val="21"/>
        </w:rPr>
        <w:t>ASN Validation</w:t>
      </w:r>
    </w:p>
    <w:p w14:paraId="00000157" w14:textId="77777777" w:rsidR="000A4521" w:rsidRDefault="007473E9">
      <w:pPr>
        <w:numPr>
          <w:ilvl w:val="4"/>
          <w:numId w:val="20"/>
        </w:numPr>
        <w:pBdr>
          <w:top w:val="nil"/>
          <w:left w:val="nil"/>
          <w:bottom w:val="nil"/>
          <w:right w:val="nil"/>
          <w:between w:val="nil"/>
        </w:pBdr>
        <w:tabs>
          <w:tab w:val="left" w:pos="940"/>
        </w:tabs>
        <w:spacing w:before="51"/>
        <w:rPr>
          <w:color w:val="000000"/>
          <w:sz w:val="21"/>
          <w:szCs w:val="21"/>
        </w:rPr>
      </w:pPr>
      <w:r>
        <w:rPr>
          <w:color w:val="000000"/>
          <w:sz w:val="21"/>
          <w:szCs w:val="21"/>
        </w:rPr>
        <w:t>Associate your user account with an organization</w:t>
      </w:r>
    </w:p>
    <w:p w14:paraId="00000158" w14:textId="77777777" w:rsidR="000A4521" w:rsidRDefault="007473E9">
      <w:pPr>
        <w:numPr>
          <w:ilvl w:val="4"/>
          <w:numId w:val="20"/>
        </w:numPr>
        <w:pBdr>
          <w:top w:val="nil"/>
          <w:left w:val="nil"/>
          <w:bottom w:val="nil"/>
          <w:right w:val="nil"/>
          <w:between w:val="nil"/>
        </w:pBdr>
        <w:tabs>
          <w:tab w:val="left" w:pos="940"/>
        </w:tabs>
        <w:spacing w:before="46" w:line="290" w:lineRule="auto"/>
        <w:ind w:right="181"/>
        <w:rPr>
          <w:color w:val="000000"/>
          <w:sz w:val="21"/>
          <w:szCs w:val="21"/>
        </w:rPr>
      </w:pPr>
      <w:r>
        <w:rPr>
          <w:color w:val="000000"/>
          <w:sz w:val="21"/>
          <w:szCs w:val="21"/>
        </w:rPr>
        <w:t xml:space="preserve">The association between user and organization will be validated by the </w:t>
      </w:r>
      <w:proofErr w:type="spellStart"/>
      <w:r>
        <w:rPr>
          <w:color w:val="000000"/>
          <w:sz w:val="21"/>
          <w:szCs w:val="21"/>
        </w:rPr>
        <w:t>PeeringDB</w:t>
      </w:r>
      <w:proofErr w:type="spellEnd"/>
      <w:r>
        <w:rPr>
          <w:color w:val="000000"/>
          <w:sz w:val="21"/>
          <w:szCs w:val="21"/>
        </w:rPr>
        <w:t xml:space="preserve"> team for new organizations.</w:t>
      </w:r>
    </w:p>
    <w:p w14:paraId="00000159" w14:textId="77777777" w:rsidR="000A4521" w:rsidRDefault="007473E9">
      <w:pPr>
        <w:numPr>
          <w:ilvl w:val="4"/>
          <w:numId w:val="20"/>
        </w:numPr>
        <w:pBdr>
          <w:top w:val="nil"/>
          <w:left w:val="nil"/>
          <w:bottom w:val="nil"/>
          <w:right w:val="nil"/>
          <w:between w:val="nil"/>
        </w:pBdr>
        <w:tabs>
          <w:tab w:val="left" w:pos="940"/>
        </w:tabs>
        <w:spacing w:line="238" w:lineRule="auto"/>
        <w:rPr>
          <w:color w:val="000000"/>
          <w:sz w:val="21"/>
          <w:szCs w:val="21"/>
        </w:rPr>
      </w:pPr>
      <w:r>
        <w:rPr>
          <w:color w:val="000000"/>
          <w:sz w:val="21"/>
          <w:szCs w:val="21"/>
        </w:rPr>
        <w:t xml:space="preserve">The </w:t>
      </w:r>
      <w:proofErr w:type="spellStart"/>
      <w:r>
        <w:rPr>
          <w:color w:val="000000"/>
          <w:sz w:val="21"/>
          <w:szCs w:val="21"/>
        </w:rPr>
        <w:t>PeeringDB</w:t>
      </w:r>
      <w:proofErr w:type="spellEnd"/>
      <w:r>
        <w:rPr>
          <w:color w:val="000000"/>
          <w:sz w:val="21"/>
          <w:szCs w:val="21"/>
        </w:rPr>
        <w:t xml:space="preserve"> admin team will attempt to validate your request to create</w:t>
      </w:r>
    </w:p>
    <w:p w14:paraId="0000015A" w14:textId="77777777" w:rsidR="000A4521" w:rsidRDefault="007473E9">
      <w:pPr>
        <w:numPr>
          <w:ilvl w:val="4"/>
          <w:numId w:val="20"/>
        </w:numPr>
        <w:pBdr>
          <w:top w:val="nil"/>
          <w:left w:val="nil"/>
          <w:bottom w:val="nil"/>
          <w:right w:val="nil"/>
          <w:between w:val="nil"/>
        </w:pBdr>
        <w:tabs>
          <w:tab w:val="left" w:pos="940"/>
        </w:tabs>
        <w:spacing w:before="52"/>
        <w:rPr>
          <w:color w:val="000000"/>
          <w:sz w:val="21"/>
          <w:szCs w:val="21"/>
        </w:rPr>
      </w:pPr>
      <w:r>
        <w:rPr>
          <w:color w:val="000000"/>
          <w:sz w:val="21"/>
          <w:szCs w:val="21"/>
        </w:rPr>
        <w:t>A confirmation email will be sent when your organization has been approved.</w:t>
      </w:r>
    </w:p>
    <w:p w14:paraId="0000015B" w14:textId="77777777" w:rsidR="000A4521" w:rsidRDefault="007473E9">
      <w:pPr>
        <w:numPr>
          <w:ilvl w:val="3"/>
          <w:numId w:val="20"/>
        </w:numPr>
        <w:pBdr>
          <w:top w:val="nil"/>
          <w:left w:val="nil"/>
          <w:bottom w:val="nil"/>
          <w:right w:val="nil"/>
          <w:between w:val="nil"/>
        </w:pBdr>
        <w:tabs>
          <w:tab w:val="left" w:pos="940"/>
        </w:tabs>
        <w:spacing w:before="51"/>
        <w:rPr>
          <w:color w:val="000000"/>
          <w:sz w:val="21"/>
          <w:szCs w:val="21"/>
        </w:rPr>
      </w:pPr>
      <w:r>
        <w:rPr>
          <w:color w:val="000000"/>
          <w:sz w:val="21"/>
          <w:szCs w:val="21"/>
        </w:rPr>
        <w:t xml:space="preserve">Setting up your initial </w:t>
      </w:r>
      <w:proofErr w:type="spellStart"/>
      <w:r>
        <w:rPr>
          <w:color w:val="000000"/>
          <w:sz w:val="21"/>
          <w:szCs w:val="21"/>
        </w:rPr>
        <w:t>PeeringDB</w:t>
      </w:r>
      <w:proofErr w:type="spellEnd"/>
      <w:r>
        <w:rPr>
          <w:color w:val="000000"/>
          <w:sz w:val="21"/>
          <w:szCs w:val="21"/>
        </w:rPr>
        <w:t xml:space="preserve"> record</w:t>
      </w:r>
    </w:p>
    <w:p w14:paraId="0000015C" w14:textId="77777777" w:rsidR="000A4521" w:rsidRDefault="007473E9">
      <w:pPr>
        <w:numPr>
          <w:ilvl w:val="4"/>
          <w:numId w:val="20"/>
        </w:numPr>
        <w:pBdr>
          <w:top w:val="nil"/>
          <w:left w:val="nil"/>
          <w:bottom w:val="nil"/>
          <w:right w:val="nil"/>
          <w:between w:val="nil"/>
        </w:pBdr>
        <w:tabs>
          <w:tab w:val="left" w:pos="940"/>
        </w:tabs>
        <w:spacing w:before="47"/>
        <w:rPr>
          <w:color w:val="000000"/>
          <w:sz w:val="21"/>
          <w:szCs w:val="21"/>
        </w:rPr>
      </w:pPr>
      <w:r>
        <w:rPr>
          <w:color w:val="000000"/>
          <w:sz w:val="21"/>
          <w:szCs w:val="21"/>
        </w:rPr>
        <w:t>Login with the user account created.</w:t>
      </w:r>
    </w:p>
    <w:p w14:paraId="0000015D" w14:textId="240857F9" w:rsidR="000A4521" w:rsidRDefault="007473E9">
      <w:pPr>
        <w:numPr>
          <w:ilvl w:val="4"/>
          <w:numId w:val="20"/>
        </w:numPr>
        <w:pBdr>
          <w:top w:val="nil"/>
          <w:left w:val="nil"/>
          <w:bottom w:val="nil"/>
          <w:right w:val="nil"/>
          <w:between w:val="nil"/>
        </w:pBdr>
        <w:tabs>
          <w:tab w:val="left" w:pos="940"/>
        </w:tabs>
        <w:spacing w:before="46" w:line="259" w:lineRule="auto"/>
        <w:ind w:right="531"/>
        <w:rPr>
          <w:color w:val="000000"/>
          <w:sz w:val="21"/>
          <w:szCs w:val="21"/>
        </w:rPr>
      </w:pPr>
      <w:r>
        <w:rPr>
          <w:color w:val="000000"/>
          <w:sz w:val="21"/>
          <w:szCs w:val="21"/>
        </w:rPr>
        <w:t xml:space="preserve">Click on the navigation icon </w:t>
      </w:r>
      <w:del w:id="127" w:author="Changed/Added" w:date="2021-04-26T11:03:00Z">
        <w:r w:rsidR="00211562">
          <w:rPr>
            <w:noProof/>
            <w:w w:val="102"/>
            <w:sz w:val="21"/>
          </w:rPr>
          <w:drawing>
            <wp:inline distT="0" distB="0" distL="0" distR="0" wp14:anchorId="6F23A766" wp14:editId="45D9D9E2">
              <wp:extent cx="342899" cy="342683"/>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1" cstate="print"/>
                      <a:stretch>
                        <a:fillRect/>
                      </a:stretch>
                    </pic:blipFill>
                    <pic:spPr>
                      <a:xfrm>
                        <a:off x="0" y="0"/>
                        <a:ext cx="342899" cy="342683"/>
                      </a:xfrm>
                      <a:prstGeom prst="rect">
                        <a:avLst/>
                      </a:prstGeom>
                    </pic:spPr>
                  </pic:pic>
                </a:graphicData>
              </a:graphic>
            </wp:inline>
          </w:drawing>
        </w:r>
      </w:del>
      <w:ins w:id="128" w:author="Changed/Added" w:date="2021-04-26T11:03:00Z">
        <w:r>
          <w:rPr>
            <w:noProof/>
            <w:color w:val="000000"/>
            <w:sz w:val="21"/>
            <w:szCs w:val="21"/>
          </w:rPr>
          <w:drawing>
            <wp:inline distT="0" distB="0" distL="0" distR="0" wp14:anchorId="68D2E8C2" wp14:editId="7E383C8E">
              <wp:extent cx="342899" cy="342683"/>
              <wp:effectExtent l="0" t="0" r="0" b="0"/>
              <wp:docPr id="6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342899" cy="342683"/>
                      </a:xfrm>
                      <a:prstGeom prst="rect">
                        <a:avLst/>
                      </a:prstGeom>
                      <a:ln/>
                    </pic:spPr>
                  </pic:pic>
                </a:graphicData>
              </a:graphic>
            </wp:inline>
          </w:drawing>
        </w:r>
      </w:ins>
      <w:r>
        <w:rPr>
          <w:color w:val="000000"/>
          <w:sz w:val="21"/>
          <w:szCs w:val="21"/>
        </w:rPr>
        <w:t xml:space="preserve">) located in the upper </w:t>
      </w:r>
      <w:proofErr w:type="gramStart"/>
      <w:r>
        <w:rPr>
          <w:color w:val="000000"/>
          <w:sz w:val="21"/>
          <w:szCs w:val="21"/>
        </w:rPr>
        <w:t>right hand</w:t>
      </w:r>
      <w:proofErr w:type="gramEnd"/>
      <w:r>
        <w:rPr>
          <w:color w:val="000000"/>
          <w:sz w:val="21"/>
          <w:szCs w:val="21"/>
        </w:rPr>
        <w:t xml:space="preserve"> corner and select your organization.</w:t>
      </w:r>
    </w:p>
    <w:p w14:paraId="0000015E" w14:textId="77777777" w:rsidR="000A4521" w:rsidRDefault="007473E9">
      <w:pPr>
        <w:numPr>
          <w:ilvl w:val="4"/>
          <w:numId w:val="20"/>
        </w:numPr>
        <w:pBdr>
          <w:top w:val="nil"/>
          <w:left w:val="nil"/>
          <w:bottom w:val="nil"/>
          <w:right w:val="nil"/>
          <w:between w:val="nil"/>
        </w:pBdr>
        <w:tabs>
          <w:tab w:val="left" w:pos="940"/>
        </w:tabs>
        <w:spacing w:before="34"/>
        <w:rPr>
          <w:color w:val="000000"/>
          <w:sz w:val="21"/>
          <w:szCs w:val="21"/>
        </w:rPr>
      </w:pPr>
      <w:r>
        <w:rPr>
          <w:color w:val="000000"/>
          <w:sz w:val="21"/>
          <w:szCs w:val="21"/>
        </w:rPr>
        <w:t>Fill out and save your basic organization info.</w:t>
      </w:r>
    </w:p>
    <w:p w14:paraId="0000015F" w14:textId="77777777" w:rsidR="000A4521" w:rsidRDefault="007473E9">
      <w:pPr>
        <w:numPr>
          <w:ilvl w:val="4"/>
          <w:numId w:val="20"/>
        </w:numPr>
        <w:pBdr>
          <w:top w:val="nil"/>
          <w:left w:val="nil"/>
          <w:bottom w:val="nil"/>
          <w:right w:val="nil"/>
          <w:between w:val="nil"/>
        </w:pBdr>
        <w:tabs>
          <w:tab w:val="left" w:pos="940"/>
        </w:tabs>
        <w:spacing w:before="46"/>
        <w:rPr>
          <w:color w:val="000000"/>
          <w:sz w:val="21"/>
          <w:szCs w:val="21"/>
        </w:rPr>
      </w:pPr>
      <w:r>
        <w:rPr>
          <w:color w:val="000000"/>
          <w:sz w:val="21"/>
          <w:szCs w:val="21"/>
        </w:rPr>
        <w:t>Navigate to the bottom of the screen to the “Manage” section and select “Add Network”</w:t>
      </w:r>
    </w:p>
    <w:p w14:paraId="00000160" w14:textId="77777777" w:rsidR="000A4521" w:rsidRDefault="007473E9">
      <w:pPr>
        <w:numPr>
          <w:ilvl w:val="4"/>
          <w:numId w:val="20"/>
        </w:numPr>
        <w:pBdr>
          <w:top w:val="nil"/>
          <w:left w:val="nil"/>
          <w:bottom w:val="nil"/>
          <w:right w:val="nil"/>
          <w:between w:val="nil"/>
        </w:pBdr>
        <w:tabs>
          <w:tab w:val="left" w:pos="940"/>
        </w:tabs>
        <w:spacing w:before="51"/>
        <w:rPr>
          <w:color w:val="000000"/>
          <w:sz w:val="21"/>
          <w:szCs w:val="21"/>
        </w:rPr>
      </w:pPr>
      <w:r>
        <w:rPr>
          <w:color w:val="000000"/>
          <w:sz w:val="21"/>
          <w:szCs w:val="21"/>
        </w:rPr>
        <w:t>Fill out the “Add Network” form and click “Submit Network”</w:t>
      </w:r>
    </w:p>
    <w:p w14:paraId="00000161" w14:textId="77777777" w:rsidR="000A4521" w:rsidRDefault="007473E9">
      <w:pPr>
        <w:numPr>
          <w:ilvl w:val="4"/>
          <w:numId w:val="20"/>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 xml:space="preserve">The network will be reviewed by the </w:t>
      </w:r>
      <w:proofErr w:type="spellStart"/>
      <w:r>
        <w:rPr>
          <w:color w:val="000000"/>
          <w:sz w:val="21"/>
          <w:szCs w:val="21"/>
        </w:rPr>
        <w:t>PeeringDB</w:t>
      </w:r>
      <w:proofErr w:type="spellEnd"/>
      <w:r>
        <w:rPr>
          <w:color w:val="000000"/>
          <w:sz w:val="21"/>
          <w:szCs w:val="21"/>
        </w:rPr>
        <w:t xml:space="preserve"> staff before it will be </w:t>
      </w:r>
      <w:proofErr w:type="spellStart"/>
      <w:r>
        <w:rPr>
          <w:color w:val="000000"/>
          <w:sz w:val="21"/>
          <w:szCs w:val="21"/>
        </w:rPr>
        <w:t>publically</w:t>
      </w:r>
      <w:proofErr w:type="spellEnd"/>
      <w:r>
        <w:rPr>
          <w:color w:val="000000"/>
          <w:sz w:val="21"/>
          <w:szCs w:val="21"/>
        </w:rPr>
        <w:t xml:space="preserve"> available</w:t>
      </w:r>
    </w:p>
    <w:p w14:paraId="00000162" w14:textId="77777777" w:rsidR="000A4521" w:rsidRDefault="007473E9">
      <w:pPr>
        <w:numPr>
          <w:ilvl w:val="3"/>
          <w:numId w:val="20"/>
        </w:numPr>
        <w:pBdr>
          <w:top w:val="nil"/>
          <w:left w:val="nil"/>
          <w:bottom w:val="nil"/>
          <w:right w:val="nil"/>
          <w:between w:val="nil"/>
        </w:pBdr>
        <w:tabs>
          <w:tab w:val="left" w:pos="940"/>
        </w:tabs>
        <w:spacing w:before="51"/>
        <w:rPr>
          <w:color w:val="000000"/>
          <w:sz w:val="21"/>
          <w:szCs w:val="21"/>
        </w:rPr>
      </w:pPr>
      <w:r>
        <w:rPr>
          <w:color w:val="000000"/>
          <w:sz w:val="21"/>
          <w:szCs w:val="21"/>
        </w:rPr>
        <w:t xml:space="preserve">Adding details to the </w:t>
      </w:r>
      <w:proofErr w:type="spellStart"/>
      <w:r>
        <w:rPr>
          <w:color w:val="000000"/>
          <w:sz w:val="21"/>
          <w:szCs w:val="21"/>
        </w:rPr>
        <w:t>PeeringDB</w:t>
      </w:r>
      <w:proofErr w:type="spellEnd"/>
      <w:r>
        <w:rPr>
          <w:color w:val="000000"/>
          <w:sz w:val="21"/>
          <w:szCs w:val="21"/>
        </w:rPr>
        <w:t xml:space="preserve"> record</w:t>
      </w:r>
    </w:p>
    <w:p w14:paraId="00000163" w14:textId="77777777" w:rsidR="000A4521" w:rsidRDefault="007473E9">
      <w:pPr>
        <w:numPr>
          <w:ilvl w:val="4"/>
          <w:numId w:val="20"/>
        </w:numPr>
        <w:pBdr>
          <w:top w:val="nil"/>
          <w:left w:val="nil"/>
          <w:bottom w:val="nil"/>
          <w:right w:val="nil"/>
          <w:between w:val="nil"/>
        </w:pBdr>
        <w:tabs>
          <w:tab w:val="left" w:pos="940"/>
        </w:tabs>
        <w:spacing w:before="52"/>
        <w:rPr>
          <w:color w:val="000000"/>
          <w:sz w:val="21"/>
          <w:szCs w:val="21"/>
        </w:rPr>
      </w:pPr>
      <w:r>
        <w:rPr>
          <w:color w:val="000000"/>
          <w:sz w:val="21"/>
          <w:szCs w:val="21"/>
        </w:rPr>
        <w:t>Login with the user account created.</w:t>
      </w:r>
    </w:p>
    <w:p w14:paraId="00000164" w14:textId="5188873F" w:rsidR="000A4521" w:rsidRDefault="007473E9">
      <w:pPr>
        <w:numPr>
          <w:ilvl w:val="4"/>
          <w:numId w:val="20"/>
        </w:numPr>
        <w:pBdr>
          <w:top w:val="nil"/>
          <w:left w:val="nil"/>
          <w:bottom w:val="nil"/>
          <w:right w:val="nil"/>
          <w:between w:val="nil"/>
        </w:pBdr>
        <w:tabs>
          <w:tab w:val="left" w:pos="940"/>
        </w:tabs>
        <w:spacing w:before="43" w:line="256" w:lineRule="auto"/>
        <w:ind w:right="531"/>
        <w:rPr>
          <w:color w:val="000000"/>
          <w:sz w:val="21"/>
          <w:szCs w:val="21"/>
        </w:rPr>
      </w:pPr>
      <w:r>
        <w:rPr>
          <w:color w:val="000000"/>
          <w:sz w:val="21"/>
          <w:szCs w:val="21"/>
        </w:rPr>
        <w:t xml:space="preserve">Click on the navigation icon </w:t>
      </w:r>
      <w:del w:id="129" w:author="Changed/Added" w:date="2021-04-26T11:03:00Z">
        <w:r w:rsidR="00211562">
          <w:rPr>
            <w:noProof/>
            <w:w w:val="102"/>
            <w:sz w:val="21"/>
          </w:rPr>
          <w:drawing>
            <wp:inline distT="0" distB="0" distL="0" distR="0" wp14:anchorId="7DB9550C" wp14:editId="4A00B368">
              <wp:extent cx="342899" cy="342900"/>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41" cstate="print"/>
                      <a:stretch>
                        <a:fillRect/>
                      </a:stretch>
                    </pic:blipFill>
                    <pic:spPr>
                      <a:xfrm>
                        <a:off x="0" y="0"/>
                        <a:ext cx="342899" cy="342900"/>
                      </a:xfrm>
                      <a:prstGeom prst="rect">
                        <a:avLst/>
                      </a:prstGeom>
                    </pic:spPr>
                  </pic:pic>
                </a:graphicData>
              </a:graphic>
            </wp:inline>
          </w:drawing>
        </w:r>
      </w:del>
      <w:ins w:id="130" w:author="Changed/Added" w:date="2021-04-26T11:03:00Z">
        <w:r>
          <w:rPr>
            <w:noProof/>
            <w:color w:val="000000"/>
            <w:sz w:val="21"/>
            <w:szCs w:val="21"/>
          </w:rPr>
          <w:drawing>
            <wp:inline distT="0" distB="0" distL="0" distR="0" wp14:anchorId="4E780ADF" wp14:editId="6E45ED71">
              <wp:extent cx="342899" cy="342900"/>
              <wp:effectExtent l="0" t="0" r="0" b="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342899" cy="342900"/>
                      </a:xfrm>
                      <a:prstGeom prst="rect">
                        <a:avLst/>
                      </a:prstGeom>
                      <a:ln/>
                    </pic:spPr>
                  </pic:pic>
                </a:graphicData>
              </a:graphic>
            </wp:inline>
          </w:drawing>
        </w:r>
      </w:ins>
      <w:r>
        <w:rPr>
          <w:color w:val="000000"/>
          <w:sz w:val="21"/>
          <w:szCs w:val="21"/>
        </w:rPr>
        <w:t xml:space="preserve">) located in the upper </w:t>
      </w:r>
      <w:proofErr w:type="gramStart"/>
      <w:r>
        <w:rPr>
          <w:color w:val="000000"/>
          <w:sz w:val="21"/>
          <w:szCs w:val="21"/>
        </w:rPr>
        <w:t>right hand</w:t>
      </w:r>
      <w:proofErr w:type="gramEnd"/>
      <w:r>
        <w:rPr>
          <w:color w:val="000000"/>
          <w:sz w:val="21"/>
          <w:szCs w:val="21"/>
        </w:rPr>
        <w:t xml:space="preserve"> corner and select your organization.</w:t>
      </w:r>
    </w:p>
    <w:p w14:paraId="00000165" w14:textId="77777777" w:rsidR="000A4521" w:rsidRDefault="007473E9">
      <w:pPr>
        <w:numPr>
          <w:ilvl w:val="4"/>
          <w:numId w:val="20"/>
        </w:numPr>
        <w:pBdr>
          <w:top w:val="nil"/>
          <w:left w:val="nil"/>
          <w:bottom w:val="nil"/>
          <w:right w:val="nil"/>
          <w:between w:val="nil"/>
        </w:pBdr>
        <w:tabs>
          <w:tab w:val="left" w:pos="940"/>
        </w:tabs>
        <w:spacing w:before="39"/>
        <w:rPr>
          <w:color w:val="000000"/>
          <w:sz w:val="21"/>
          <w:szCs w:val="21"/>
        </w:rPr>
      </w:pPr>
      <w:r>
        <w:rPr>
          <w:color w:val="000000"/>
          <w:sz w:val="21"/>
          <w:szCs w:val="21"/>
        </w:rPr>
        <w:t>Navigate to the bottom of the screen to the “Networks” section and select your network</w:t>
      </w:r>
    </w:p>
    <w:p w14:paraId="00000166" w14:textId="77777777" w:rsidR="000A4521" w:rsidRDefault="007473E9">
      <w:pPr>
        <w:numPr>
          <w:ilvl w:val="4"/>
          <w:numId w:val="20"/>
        </w:numPr>
        <w:pBdr>
          <w:top w:val="nil"/>
          <w:left w:val="nil"/>
          <w:bottom w:val="nil"/>
          <w:right w:val="nil"/>
          <w:between w:val="nil"/>
        </w:pBdr>
        <w:tabs>
          <w:tab w:val="left" w:pos="940"/>
        </w:tabs>
        <w:spacing w:before="51" w:line="285" w:lineRule="auto"/>
        <w:ind w:right="107"/>
        <w:rPr>
          <w:color w:val="000000"/>
          <w:sz w:val="21"/>
          <w:szCs w:val="21"/>
        </w:rPr>
      </w:pPr>
      <w:r>
        <w:rPr>
          <w:color w:val="000000"/>
          <w:sz w:val="21"/>
          <w:szCs w:val="21"/>
        </w:rPr>
        <w:t xml:space="preserve">The standard </w:t>
      </w:r>
      <w:proofErr w:type="spellStart"/>
      <w:r>
        <w:rPr>
          <w:color w:val="000000"/>
          <w:sz w:val="21"/>
          <w:szCs w:val="21"/>
        </w:rPr>
        <w:t>PeeringDB</w:t>
      </w:r>
      <w:proofErr w:type="spellEnd"/>
      <w:r>
        <w:rPr>
          <w:color w:val="000000"/>
          <w:sz w:val="21"/>
          <w:szCs w:val="21"/>
        </w:rPr>
        <w:t xml:space="preserve"> view for a network will appear. Click the “Edit” button to update the data on the page.</w:t>
      </w:r>
    </w:p>
    <w:p w14:paraId="00000167" w14:textId="77777777" w:rsidR="000A4521" w:rsidRDefault="007473E9">
      <w:pPr>
        <w:numPr>
          <w:ilvl w:val="4"/>
          <w:numId w:val="20"/>
        </w:numPr>
        <w:pBdr>
          <w:top w:val="nil"/>
          <w:left w:val="nil"/>
          <w:bottom w:val="nil"/>
          <w:right w:val="nil"/>
          <w:between w:val="nil"/>
        </w:pBdr>
        <w:tabs>
          <w:tab w:val="left" w:pos="940"/>
        </w:tabs>
        <w:spacing w:before="7"/>
        <w:rPr>
          <w:color w:val="000000"/>
          <w:sz w:val="21"/>
          <w:szCs w:val="21"/>
        </w:rPr>
      </w:pPr>
      <w:r>
        <w:rPr>
          <w:color w:val="000000"/>
          <w:sz w:val="21"/>
          <w:szCs w:val="21"/>
        </w:rPr>
        <w:t>From the “Edit” view, you can do the following:</w:t>
      </w:r>
    </w:p>
    <w:p w14:paraId="00000168" w14:textId="77777777" w:rsidR="000A4521" w:rsidRDefault="007473E9">
      <w:pPr>
        <w:numPr>
          <w:ilvl w:val="5"/>
          <w:numId w:val="20"/>
        </w:numPr>
        <w:pBdr>
          <w:top w:val="nil"/>
          <w:left w:val="nil"/>
          <w:bottom w:val="nil"/>
          <w:right w:val="nil"/>
          <w:between w:val="nil"/>
        </w:pBdr>
        <w:tabs>
          <w:tab w:val="left" w:pos="1299"/>
          <w:tab w:val="left" w:pos="1300"/>
        </w:tabs>
        <w:spacing w:before="46" w:line="290" w:lineRule="auto"/>
        <w:ind w:right="516"/>
        <w:rPr>
          <w:color w:val="000000"/>
          <w:sz w:val="21"/>
          <w:szCs w:val="21"/>
        </w:rPr>
      </w:pPr>
      <w:r>
        <w:rPr>
          <w:color w:val="000000"/>
          <w:sz w:val="21"/>
          <w:szCs w:val="21"/>
        </w:rPr>
        <w:t>Manage Contacts - Enter contact information for your important network contacts such as a NOC, Security Team, and Peering Policy contact</w:t>
      </w:r>
    </w:p>
    <w:p w14:paraId="00000169" w14:textId="77777777" w:rsidR="000A4521" w:rsidRDefault="007473E9">
      <w:pPr>
        <w:numPr>
          <w:ilvl w:val="5"/>
          <w:numId w:val="20"/>
        </w:numPr>
        <w:pBdr>
          <w:top w:val="nil"/>
          <w:left w:val="nil"/>
          <w:bottom w:val="nil"/>
          <w:right w:val="nil"/>
          <w:between w:val="nil"/>
        </w:pBdr>
        <w:tabs>
          <w:tab w:val="left" w:pos="1300"/>
        </w:tabs>
        <w:spacing w:before="1" w:line="285" w:lineRule="auto"/>
        <w:ind w:right="528"/>
        <w:rPr>
          <w:color w:val="000000"/>
          <w:sz w:val="21"/>
          <w:szCs w:val="21"/>
        </w:rPr>
      </w:pPr>
      <w:r>
        <w:rPr>
          <w:color w:val="000000"/>
          <w:sz w:val="21"/>
          <w:szCs w:val="21"/>
        </w:rPr>
        <w:t>Add Secondary Information - Information such as Looking Glass URL, number of routes, etc.</w:t>
      </w:r>
    </w:p>
    <w:p w14:paraId="0000016A" w14:textId="77777777" w:rsidR="000A4521" w:rsidRDefault="007473E9">
      <w:pPr>
        <w:numPr>
          <w:ilvl w:val="5"/>
          <w:numId w:val="20"/>
        </w:numPr>
        <w:pBdr>
          <w:top w:val="nil"/>
          <w:left w:val="nil"/>
          <w:bottom w:val="nil"/>
          <w:right w:val="nil"/>
          <w:between w:val="nil"/>
        </w:pBdr>
        <w:tabs>
          <w:tab w:val="left" w:pos="1300"/>
        </w:tabs>
        <w:spacing w:before="6" w:line="290" w:lineRule="auto"/>
        <w:ind w:right="223"/>
        <w:rPr>
          <w:color w:val="000000"/>
          <w:sz w:val="21"/>
          <w:szCs w:val="21"/>
        </w:rPr>
      </w:pPr>
      <w:r>
        <w:rPr>
          <w:color w:val="000000"/>
          <w:sz w:val="21"/>
          <w:szCs w:val="21"/>
        </w:rPr>
        <w:t>Manage Private Peering Facilities - These are locations where an operator can peer with your network.</w:t>
      </w:r>
    </w:p>
    <w:p w14:paraId="0000016B" w14:textId="77777777" w:rsidR="000A4521" w:rsidRDefault="007473E9">
      <w:pPr>
        <w:numPr>
          <w:ilvl w:val="5"/>
          <w:numId w:val="20"/>
        </w:numPr>
        <w:pBdr>
          <w:top w:val="nil"/>
          <w:left w:val="nil"/>
          <w:bottom w:val="nil"/>
          <w:right w:val="nil"/>
          <w:between w:val="nil"/>
        </w:pBdr>
        <w:tabs>
          <w:tab w:val="left" w:pos="1300"/>
        </w:tabs>
        <w:spacing w:line="290" w:lineRule="auto"/>
        <w:ind w:right="749"/>
        <w:rPr>
          <w:color w:val="000000"/>
          <w:sz w:val="21"/>
          <w:szCs w:val="21"/>
        </w:rPr>
      </w:pPr>
      <w:r>
        <w:rPr>
          <w:color w:val="000000"/>
          <w:sz w:val="21"/>
          <w:szCs w:val="21"/>
        </w:rPr>
        <w:t>Manage Exchange Points - These are Internet Exchanges where your network participates.</w:t>
      </w:r>
    </w:p>
    <w:p w14:paraId="0000016C" w14:textId="77777777" w:rsidR="000A4521" w:rsidRDefault="000A4521">
      <w:pPr>
        <w:pBdr>
          <w:top w:val="nil"/>
          <w:left w:val="nil"/>
          <w:bottom w:val="nil"/>
          <w:right w:val="nil"/>
          <w:between w:val="nil"/>
        </w:pBdr>
        <w:spacing w:before="3"/>
        <w:rPr>
          <w:color w:val="000000"/>
          <w:sz w:val="20"/>
          <w:szCs w:val="20"/>
        </w:rPr>
      </w:pPr>
    </w:p>
    <w:p w14:paraId="0000016D" w14:textId="77777777" w:rsidR="000A4521" w:rsidRDefault="007473E9">
      <w:pPr>
        <w:pStyle w:val="Heading3"/>
        <w:numPr>
          <w:ilvl w:val="2"/>
          <w:numId w:val="20"/>
        </w:numPr>
        <w:tabs>
          <w:tab w:val="left" w:pos="831"/>
        </w:tabs>
        <w:ind w:hanging="610"/>
      </w:pPr>
      <w:r>
        <w:t>Company Website</w:t>
      </w:r>
    </w:p>
    <w:p w14:paraId="0000016E" w14:textId="77777777" w:rsidR="000A4521" w:rsidRDefault="007473E9">
      <w:pPr>
        <w:pBdr>
          <w:top w:val="nil"/>
          <w:left w:val="nil"/>
          <w:bottom w:val="nil"/>
          <w:right w:val="nil"/>
          <w:between w:val="nil"/>
        </w:pBdr>
        <w:spacing w:before="90" w:line="290" w:lineRule="auto"/>
        <w:ind w:left="220"/>
        <w:rPr>
          <w:color w:val="000000"/>
          <w:sz w:val="21"/>
          <w:szCs w:val="21"/>
        </w:rPr>
      </w:pPr>
      <w:r>
        <w:rPr>
          <w:color w:val="000000"/>
          <w:sz w:val="21"/>
          <w:szCs w:val="21"/>
        </w:rPr>
        <w:t xml:space="preserve">Providing an additional source of contact and route policy information on a company website is beneficial for those operators who are not yet familiar with the </w:t>
      </w:r>
      <w:proofErr w:type="spellStart"/>
      <w:r>
        <w:rPr>
          <w:color w:val="000000"/>
          <w:sz w:val="21"/>
          <w:szCs w:val="21"/>
        </w:rPr>
        <w:t>PeeringDB</w:t>
      </w:r>
      <w:proofErr w:type="spellEnd"/>
      <w:r>
        <w:rPr>
          <w:color w:val="000000"/>
          <w:sz w:val="21"/>
          <w:szCs w:val="21"/>
        </w:rPr>
        <w:t xml:space="preserve"> or querying an RIR.</w:t>
      </w:r>
    </w:p>
    <w:p w14:paraId="0000016F" w14:textId="77777777" w:rsidR="000A4521" w:rsidRDefault="000A4521">
      <w:pPr>
        <w:pBdr>
          <w:top w:val="nil"/>
          <w:left w:val="nil"/>
          <w:bottom w:val="nil"/>
          <w:right w:val="nil"/>
          <w:between w:val="nil"/>
        </w:pBdr>
        <w:spacing w:before="1"/>
        <w:rPr>
          <w:color w:val="000000"/>
          <w:sz w:val="25"/>
          <w:szCs w:val="25"/>
        </w:rPr>
      </w:pPr>
    </w:p>
    <w:p w14:paraId="17EF74FA" w14:textId="77777777" w:rsidR="0008389A" w:rsidRDefault="007473E9">
      <w:pPr>
        <w:pStyle w:val="BodyText"/>
        <w:spacing w:before="1" w:line="290" w:lineRule="auto"/>
        <w:ind w:left="220" w:right="87"/>
        <w:rPr>
          <w:del w:id="131" w:author="Changed/Added" w:date="2021-04-26T11:03:00Z"/>
        </w:rPr>
      </w:pPr>
      <w:r>
        <w:rPr>
          <w:color w:val="000000"/>
        </w:rPr>
        <w:t>To help support open communication, below is a list of recommended items for network operators to consider publishing on their website:</w:t>
      </w:r>
    </w:p>
    <w:p w14:paraId="00000170" w14:textId="58674647" w:rsidR="000A4521" w:rsidRDefault="000A4521">
      <w:pPr>
        <w:pBdr>
          <w:top w:val="nil"/>
          <w:left w:val="nil"/>
          <w:bottom w:val="nil"/>
          <w:right w:val="nil"/>
          <w:between w:val="nil"/>
        </w:pBdr>
        <w:spacing w:before="1" w:line="290" w:lineRule="auto"/>
        <w:ind w:left="220" w:right="87"/>
        <w:rPr>
          <w:color w:val="000000"/>
          <w:sz w:val="21"/>
          <w:szCs w:val="21"/>
        </w:rPr>
        <w:sectPr w:rsidR="000A4521">
          <w:pgSz w:w="12240" w:h="15840"/>
          <w:pgMar w:top="1340" w:right="1340" w:bottom="960" w:left="1220" w:header="726" w:footer="768" w:gutter="0"/>
          <w:cols w:space="720"/>
        </w:sectPr>
      </w:pPr>
    </w:p>
    <w:p w14:paraId="00000171" w14:textId="77777777" w:rsidR="000A4521" w:rsidRDefault="000A4521">
      <w:pPr>
        <w:pBdr>
          <w:top w:val="nil"/>
          <w:left w:val="nil"/>
          <w:bottom w:val="nil"/>
          <w:right w:val="nil"/>
          <w:between w:val="nil"/>
        </w:pBdr>
        <w:spacing w:before="6"/>
        <w:rPr>
          <w:color w:val="000000"/>
          <w:sz w:val="24"/>
          <w:szCs w:val="24"/>
        </w:rPr>
      </w:pPr>
    </w:p>
    <w:p w14:paraId="00000172" w14:textId="77777777" w:rsidR="000A4521" w:rsidRDefault="007473E9">
      <w:pPr>
        <w:pBdr>
          <w:top w:val="nil"/>
          <w:left w:val="nil"/>
          <w:bottom w:val="nil"/>
          <w:right w:val="nil"/>
          <w:between w:val="nil"/>
        </w:pBdr>
        <w:spacing w:before="99"/>
        <w:ind w:left="220"/>
        <w:rPr>
          <w:color w:val="000000"/>
          <w:sz w:val="21"/>
          <w:szCs w:val="21"/>
        </w:rPr>
      </w:pPr>
      <w:r>
        <w:rPr>
          <w:color w:val="000000"/>
          <w:sz w:val="21"/>
          <w:szCs w:val="21"/>
        </w:rPr>
        <w:t>Contact Info (RFC2142 mailboxes and phone numbers, if applicable)</w:t>
      </w:r>
    </w:p>
    <w:p w14:paraId="00000173" w14:textId="77777777" w:rsidR="000A4521" w:rsidRDefault="007473E9">
      <w:pPr>
        <w:numPr>
          <w:ilvl w:val="0"/>
          <w:numId w:val="31"/>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Network Operations</w:t>
      </w:r>
    </w:p>
    <w:p w14:paraId="00000174" w14:textId="77777777" w:rsidR="000A4521" w:rsidRDefault="007473E9">
      <w:pPr>
        <w:numPr>
          <w:ilvl w:val="0"/>
          <w:numId w:val="31"/>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Support</w:t>
      </w:r>
    </w:p>
    <w:p w14:paraId="00000175" w14:textId="77777777" w:rsidR="000A4521" w:rsidRDefault="007473E9">
      <w:pPr>
        <w:numPr>
          <w:ilvl w:val="0"/>
          <w:numId w:val="31"/>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Abuse</w:t>
      </w:r>
    </w:p>
    <w:p w14:paraId="00000176" w14:textId="77777777" w:rsidR="000A4521" w:rsidRDefault="007473E9">
      <w:pPr>
        <w:numPr>
          <w:ilvl w:val="0"/>
          <w:numId w:val="31"/>
        </w:numPr>
        <w:pBdr>
          <w:top w:val="nil"/>
          <w:left w:val="nil"/>
          <w:bottom w:val="nil"/>
          <w:right w:val="nil"/>
          <w:between w:val="nil"/>
        </w:pBdr>
        <w:tabs>
          <w:tab w:val="left" w:pos="939"/>
          <w:tab w:val="left" w:pos="940"/>
        </w:tabs>
        <w:spacing w:before="52"/>
        <w:rPr>
          <w:color w:val="000000"/>
          <w:sz w:val="21"/>
          <w:szCs w:val="21"/>
        </w:rPr>
      </w:pPr>
      <w:r>
        <w:rPr>
          <w:color w:val="000000"/>
          <w:sz w:val="21"/>
          <w:szCs w:val="21"/>
        </w:rPr>
        <w:t>Security</w:t>
      </w:r>
    </w:p>
    <w:p w14:paraId="00000177" w14:textId="77777777" w:rsidR="000A4521" w:rsidRDefault="007473E9">
      <w:pPr>
        <w:numPr>
          <w:ilvl w:val="0"/>
          <w:numId w:val="31"/>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Other relevant contacts</w:t>
      </w:r>
    </w:p>
    <w:p w14:paraId="00000178" w14:textId="77777777" w:rsidR="000A4521" w:rsidRDefault="000A4521">
      <w:pPr>
        <w:pBdr>
          <w:top w:val="nil"/>
          <w:left w:val="nil"/>
          <w:bottom w:val="nil"/>
          <w:right w:val="nil"/>
          <w:between w:val="nil"/>
        </w:pBdr>
        <w:spacing w:before="6"/>
        <w:rPr>
          <w:color w:val="000000"/>
          <w:sz w:val="29"/>
          <w:szCs w:val="29"/>
        </w:rPr>
      </w:pPr>
    </w:p>
    <w:p w14:paraId="00000179" w14:textId="77777777" w:rsidR="000A4521" w:rsidRDefault="007473E9">
      <w:pPr>
        <w:pBdr>
          <w:top w:val="nil"/>
          <w:left w:val="nil"/>
          <w:bottom w:val="nil"/>
          <w:right w:val="nil"/>
          <w:between w:val="nil"/>
        </w:pBdr>
        <w:ind w:left="220"/>
        <w:rPr>
          <w:color w:val="000000"/>
          <w:sz w:val="21"/>
          <w:szCs w:val="21"/>
        </w:rPr>
      </w:pPr>
      <w:r>
        <w:rPr>
          <w:color w:val="000000"/>
          <w:sz w:val="21"/>
          <w:szCs w:val="21"/>
        </w:rPr>
        <w:t>Routing Policy</w:t>
      </w:r>
    </w:p>
    <w:p w14:paraId="0000017A" w14:textId="77777777" w:rsidR="000A4521" w:rsidRDefault="007473E9">
      <w:pPr>
        <w:numPr>
          <w:ilvl w:val="0"/>
          <w:numId w:val="31"/>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BGP Communities (Peer and Customer)</w:t>
      </w:r>
    </w:p>
    <w:p w14:paraId="0000017B" w14:textId="77777777" w:rsidR="000A4521" w:rsidRDefault="007473E9">
      <w:pPr>
        <w:numPr>
          <w:ilvl w:val="0"/>
          <w:numId w:val="31"/>
        </w:numPr>
        <w:pBdr>
          <w:top w:val="nil"/>
          <w:left w:val="nil"/>
          <w:bottom w:val="nil"/>
          <w:right w:val="nil"/>
          <w:between w:val="nil"/>
        </w:pBdr>
        <w:tabs>
          <w:tab w:val="left" w:pos="939"/>
          <w:tab w:val="left" w:pos="940"/>
        </w:tabs>
        <w:spacing w:before="52"/>
        <w:rPr>
          <w:color w:val="000000"/>
          <w:sz w:val="21"/>
          <w:szCs w:val="21"/>
        </w:rPr>
      </w:pPr>
      <w:r>
        <w:rPr>
          <w:color w:val="000000"/>
          <w:sz w:val="21"/>
          <w:szCs w:val="21"/>
        </w:rPr>
        <w:t>BGP Filtering Policy (Inbound and Outbound)</w:t>
      </w:r>
    </w:p>
    <w:p w14:paraId="0000017C" w14:textId="77777777" w:rsidR="000A4521" w:rsidRDefault="007473E9">
      <w:pPr>
        <w:numPr>
          <w:ilvl w:val="0"/>
          <w:numId w:val="31"/>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Route Dampening Policy</w:t>
      </w:r>
    </w:p>
    <w:p w14:paraId="0000017D" w14:textId="77777777" w:rsidR="000A4521" w:rsidRDefault="007473E9">
      <w:pPr>
        <w:numPr>
          <w:ilvl w:val="0"/>
          <w:numId w:val="31"/>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MED (Multi-Exit Discriminator) Support Policy</w:t>
      </w:r>
    </w:p>
    <w:p w14:paraId="0000017E" w14:textId="77777777" w:rsidR="000A4521" w:rsidRDefault="000A4521">
      <w:pPr>
        <w:pBdr>
          <w:top w:val="nil"/>
          <w:left w:val="nil"/>
          <w:bottom w:val="nil"/>
          <w:right w:val="nil"/>
          <w:between w:val="nil"/>
        </w:pBdr>
        <w:rPr>
          <w:color w:val="000000"/>
          <w:sz w:val="24"/>
          <w:szCs w:val="24"/>
        </w:rPr>
      </w:pPr>
    </w:p>
    <w:p w14:paraId="0000017F" w14:textId="77777777" w:rsidR="000A4521" w:rsidRDefault="000A4521">
      <w:pPr>
        <w:pBdr>
          <w:top w:val="nil"/>
          <w:left w:val="nil"/>
          <w:bottom w:val="nil"/>
          <w:right w:val="nil"/>
          <w:between w:val="nil"/>
        </w:pBdr>
        <w:spacing w:before="9"/>
        <w:rPr>
          <w:color w:val="000000"/>
          <w:sz w:val="29"/>
          <w:szCs w:val="29"/>
        </w:rPr>
      </w:pPr>
    </w:p>
    <w:p w14:paraId="00000180" w14:textId="77777777" w:rsidR="000A4521" w:rsidRDefault="007473E9">
      <w:pPr>
        <w:pStyle w:val="Heading2"/>
        <w:numPr>
          <w:ilvl w:val="1"/>
          <w:numId w:val="30"/>
        </w:numPr>
        <w:tabs>
          <w:tab w:val="left" w:pos="726"/>
        </w:tabs>
        <w:spacing w:line="278" w:lineRule="auto"/>
        <w:ind w:right="545" w:firstLine="0"/>
      </w:pPr>
      <w:r>
        <w:t>Global Validation - Facilitating validation of routing information on a global scale</w:t>
      </w:r>
    </w:p>
    <w:p w14:paraId="0CFFF91F" w14:textId="77777777" w:rsidR="0008389A" w:rsidRDefault="00211562">
      <w:pPr>
        <w:pStyle w:val="BodyText"/>
        <w:spacing w:before="35"/>
        <w:ind w:left="220"/>
        <w:rPr>
          <w:del w:id="132" w:author="Changed/Added" w:date="2021-04-26T11:03:00Z"/>
        </w:rPr>
      </w:pPr>
      <w:del w:id="133" w:author="Changed/Added" w:date="2021-04-26T11:03:00Z">
        <w:r>
          <w:rPr>
            <w:w w:val="105"/>
          </w:rPr>
          <w:delText>Relevant MANRS expected and advanced actions:</w:delText>
        </w:r>
      </w:del>
    </w:p>
    <w:p w14:paraId="00000181" w14:textId="77777777" w:rsidR="000A4521" w:rsidRDefault="000A4521">
      <w:pPr>
        <w:spacing w:before="40"/>
        <w:ind w:left="220"/>
        <w:rPr>
          <w:ins w:id="134" w:author="Changed/Added" w:date="2021-04-26T11:03:00Z"/>
          <w:sz w:val="21"/>
          <w:szCs w:val="21"/>
        </w:rPr>
      </w:pPr>
    </w:p>
    <w:p w14:paraId="00000182" w14:textId="77777777" w:rsidR="000A4521" w:rsidRDefault="007473E9">
      <w:pPr>
        <w:spacing w:before="40"/>
        <w:ind w:left="220"/>
        <w:rPr>
          <w:ins w:id="135" w:author="Changed/Added" w:date="2021-04-26T11:03:00Z"/>
          <w:sz w:val="21"/>
          <w:szCs w:val="21"/>
        </w:rPr>
      </w:pPr>
      <w:ins w:id="136" w:author="Changed/Added" w:date="2021-04-26T11:03:00Z">
        <w:r>
          <w:rPr>
            <w:sz w:val="21"/>
            <w:szCs w:val="21"/>
          </w:rPr>
          <w:t xml:space="preserve">This is a </w:t>
        </w:r>
        <w:r>
          <w:rPr>
            <w:b/>
            <w:sz w:val="21"/>
            <w:szCs w:val="21"/>
          </w:rPr>
          <w:t>required</w:t>
        </w:r>
        <w:r>
          <w:rPr>
            <w:sz w:val="21"/>
            <w:szCs w:val="21"/>
          </w:rPr>
          <w:t xml:space="preserve"> Action, either using an IRR and/or implementing RPKI: </w:t>
        </w:r>
      </w:ins>
    </w:p>
    <w:p w14:paraId="00000183" w14:textId="77777777" w:rsidR="000A4521" w:rsidRDefault="000A4521">
      <w:pPr>
        <w:pBdr>
          <w:top w:val="nil"/>
          <w:left w:val="nil"/>
          <w:bottom w:val="nil"/>
          <w:right w:val="nil"/>
          <w:between w:val="nil"/>
        </w:pBdr>
        <w:spacing w:before="10"/>
        <w:rPr>
          <w:color w:val="000000"/>
          <w:sz w:val="29"/>
          <w:szCs w:val="29"/>
        </w:rPr>
      </w:pPr>
    </w:p>
    <w:p w14:paraId="00000184" w14:textId="77777777" w:rsidR="000A4521" w:rsidRDefault="007473E9">
      <w:pPr>
        <w:numPr>
          <w:ilvl w:val="2"/>
          <w:numId w:val="30"/>
        </w:numPr>
        <w:pBdr>
          <w:top w:val="nil"/>
          <w:left w:val="nil"/>
          <w:bottom w:val="nil"/>
          <w:right w:val="nil"/>
          <w:between w:val="nil"/>
        </w:pBdr>
        <w:tabs>
          <w:tab w:val="left" w:pos="939"/>
          <w:tab w:val="left" w:pos="940"/>
        </w:tabs>
        <w:spacing w:before="1" w:line="285" w:lineRule="auto"/>
        <w:ind w:right="1550"/>
        <w:rPr>
          <w:i/>
          <w:color w:val="000000"/>
          <w:sz w:val="21"/>
          <w:szCs w:val="21"/>
        </w:rPr>
      </w:pPr>
      <w:r>
        <w:rPr>
          <w:i/>
          <w:color w:val="000000"/>
          <w:sz w:val="21"/>
          <w:szCs w:val="21"/>
        </w:rPr>
        <w:t xml:space="preserve">Network operator is able to communicate to their adjacent networks which announcements are </w:t>
      </w:r>
      <w:proofErr w:type="gramStart"/>
      <w:r>
        <w:rPr>
          <w:i/>
          <w:color w:val="000000"/>
          <w:sz w:val="21"/>
          <w:szCs w:val="21"/>
        </w:rPr>
        <w:t>correct;</w:t>
      </w:r>
      <w:proofErr w:type="gramEnd"/>
    </w:p>
    <w:p w14:paraId="00000185" w14:textId="77777777" w:rsidR="000A4521" w:rsidRDefault="007473E9">
      <w:pPr>
        <w:numPr>
          <w:ilvl w:val="2"/>
          <w:numId w:val="30"/>
        </w:numPr>
        <w:pBdr>
          <w:top w:val="nil"/>
          <w:left w:val="nil"/>
          <w:bottom w:val="nil"/>
          <w:right w:val="nil"/>
          <w:between w:val="nil"/>
        </w:pBdr>
        <w:tabs>
          <w:tab w:val="left" w:pos="939"/>
          <w:tab w:val="left" w:pos="940"/>
        </w:tabs>
        <w:spacing w:before="6" w:line="290" w:lineRule="auto"/>
        <w:ind w:right="461"/>
        <w:rPr>
          <w:i/>
          <w:color w:val="000000"/>
          <w:sz w:val="21"/>
          <w:szCs w:val="21"/>
        </w:rPr>
      </w:pPr>
      <w:r>
        <w:rPr>
          <w:i/>
          <w:color w:val="000000"/>
          <w:sz w:val="21"/>
          <w:szCs w:val="21"/>
        </w:rPr>
        <w:t>Network operator has publicly documented routing policy, ASNs and prefixes that are intended to be advertised to external parties.</w:t>
      </w:r>
    </w:p>
    <w:p w14:paraId="00000186" w14:textId="77777777" w:rsidR="000A4521" w:rsidRDefault="000A4521">
      <w:pPr>
        <w:pBdr>
          <w:top w:val="nil"/>
          <w:left w:val="nil"/>
          <w:bottom w:val="nil"/>
          <w:right w:val="nil"/>
          <w:between w:val="nil"/>
        </w:pBdr>
        <w:spacing w:before="1"/>
        <w:rPr>
          <w:i/>
          <w:color w:val="000000"/>
          <w:sz w:val="25"/>
          <w:szCs w:val="25"/>
        </w:rPr>
      </w:pPr>
    </w:p>
    <w:p w14:paraId="00000187"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 xml:space="preserve">Routing information should be made available on a global scale to facilitate validation, which includes routing policy, ASNs and prefixes that are intended to be advertised to third parties. Since the extent of the internet is global, information should be made public and published in a </w:t>
      </w:r>
      <w:proofErr w:type="spellStart"/>
      <w:proofErr w:type="gramStart"/>
      <w:r>
        <w:rPr>
          <w:color w:val="000000"/>
          <w:sz w:val="21"/>
          <w:szCs w:val="21"/>
        </w:rPr>
        <w:t>well known</w:t>
      </w:r>
      <w:proofErr w:type="spellEnd"/>
      <w:proofErr w:type="gramEnd"/>
      <w:r>
        <w:rPr>
          <w:color w:val="000000"/>
          <w:sz w:val="21"/>
          <w:szCs w:val="21"/>
        </w:rPr>
        <w:t xml:space="preserve"> place using a common format."</w:t>
      </w:r>
    </w:p>
    <w:p w14:paraId="00000188" w14:textId="77777777" w:rsidR="000A4521" w:rsidRDefault="000A4521">
      <w:pPr>
        <w:pBdr>
          <w:top w:val="nil"/>
          <w:left w:val="nil"/>
          <w:bottom w:val="nil"/>
          <w:right w:val="nil"/>
          <w:between w:val="nil"/>
        </w:pBdr>
        <w:spacing w:before="10"/>
        <w:rPr>
          <w:color w:val="000000"/>
          <w:sz w:val="24"/>
          <w:szCs w:val="24"/>
        </w:rPr>
      </w:pPr>
    </w:p>
    <w:p w14:paraId="5304E03E" w14:textId="77777777" w:rsidR="0008389A" w:rsidRDefault="007473E9">
      <w:pPr>
        <w:pStyle w:val="BodyText"/>
        <w:ind w:left="220"/>
        <w:rPr>
          <w:del w:id="137" w:author="Changed/Added" w:date="2021-04-26T11:03:00Z"/>
        </w:rPr>
      </w:pPr>
      <w:r>
        <w:rPr>
          <w:color w:val="000000"/>
        </w:rPr>
        <w:t>MANRS participants should maintain updated public information in order</w:t>
      </w:r>
    </w:p>
    <w:p w14:paraId="00000189" w14:textId="7D1B9D63" w:rsidR="000A4521" w:rsidRDefault="007473E9">
      <w:pPr>
        <w:pBdr>
          <w:top w:val="nil"/>
          <w:left w:val="nil"/>
          <w:bottom w:val="nil"/>
          <w:right w:val="nil"/>
          <w:between w:val="nil"/>
        </w:pBdr>
        <w:ind w:left="220"/>
        <w:rPr>
          <w:color w:val="000000"/>
          <w:sz w:val="21"/>
          <w:szCs w:val="21"/>
        </w:rPr>
      </w:pPr>
      <w:ins w:id="138" w:author="Changed/Added" w:date="2021-04-26T11:03:00Z">
        <w:r>
          <w:rPr>
            <w:sz w:val="21"/>
            <w:szCs w:val="21"/>
          </w:rPr>
          <w:t xml:space="preserve"> </w:t>
        </w:r>
      </w:ins>
      <w:r>
        <w:rPr>
          <w:color w:val="000000"/>
          <w:sz w:val="21"/>
          <w:szCs w:val="21"/>
        </w:rPr>
        <w:t>to facilitate the validation of routing information. This includes the following data:</w:t>
      </w:r>
    </w:p>
    <w:p w14:paraId="0000018A" w14:textId="77777777" w:rsidR="000A4521" w:rsidRDefault="000A4521">
      <w:pPr>
        <w:pBdr>
          <w:top w:val="nil"/>
          <w:left w:val="nil"/>
          <w:bottom w:val="nil"/>
          <w:right w:val="nil"/>
          <w:between w:val="nil"/>
        </w:pBdr>
        <w:spacing w:before="5" w:after="1"/>
        <w:rPr>
          <w:color w:val="000000"/>
          <w:sz w:val="29"/>
          <w:szCs w:val="29"/>
        </w:rPr>
      </w:pPr>
    </w:p>
    <w:tbl>
      <w:tblPr>
        <w:tblStyle w:val="a7"/>
        <w:tblW w:w="8101" w:type="dxa"/>
        <w:tblInd w:w="1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11"/>
        <w:gridCol w:w="2745"/>
        <w:gridCol w:w="2745"/>
      </w:tblGrid>
      <w:tr w:rsidR="000A4521" w14:paraId="3AB1885A" w14:textId="77777777">
        <w:trPr>
          <w:trHeight w:val="488"/>
        </w:trPr>
        <w:tc>
          <w:tcPr>
            <w:tcW w:w="2611" w:type="dxa"/>
          </w:tcPr>
          <w:p w14:paraId="0000018B" w14:textId="77777777" w:rsidR="000A4521" w:rsidRDefault="007473E9">
            <w:pPr>
              <w:pBdr>
                <w:top w:val="nil"/>
                <w:left w:val="nil"/>
                <w:bottom w:val="nil"/>
                <w:right w:val="nil"/>
                <w:between w:val="nil"/>
              </w:pBdr>
              <w:spacing w:before="105"/>
              <w:ind w:left="100"/>
              <w:rPr>
                <w:b/>
                <w:color w:val="000000"/>
                <w:sz w:val="21"/>
                <w:szCs w:val="21"/>
              </w:rPr>
            </w:pPr>
            <w:r>
              <w:rPr>
                <w:b/>
                <w:color w:val="000000"/>
                <w:sz w:val="21"/>
                <w:szCs w:val="21"/>
              </w:rPr>
              <w:t>Object</w:t>
            </w:r>
          </w:p>
        </w:tc>
        <w:tc>
          <w:tcPr>
            <w:tcW w:w="2745" w:type="dxa"/>
          </w:tcPr>
          <w:p w14:paraId="0000018C" w14:textId="77777777" w:rsidR="000A4521" w:rsidRDefault="007473E9">
            <w:pPr>
              <w:pBdr>
                <w:top w:val="nil"/>
                <w:left w:val="nil"/>
                <w:bottom w:val="nil"/>
                <w:right w:val="nil"/>
                <w:between w:val="nil"/>
              </w:pBdr>
              <w:spacing w:before="105"/>
              <w:ind w:left="100"/>
              <w:rPr>
                <w:b/>
                <w:color w:val="000000"/>
                <w:sz w:val="21"/>
                <w:szCs w:val="21"/>
              </w:rPr>
            </w:pPr>
            <w:r>
              <w:rPr>
                <w:b/>
                <w:color w:val="000000"/>
                <w:sz w:val="21"/>
                <w:szCs w:val="21"/>
              </w:rPr>
              <w:t>Source</w:t>
            </w:r>
          </w:p>
        </w:tc>
        <w:tc>
          <w:tcPr>
            <w:tcW w:w="2745" w:type="dxa"/>
          </w:tcPr>
          <w:p w14:paraId="0000018D" w14:textId="77777777" w:rsidR="000A4521" w:rsidRDefault="007473E9">
            <w:pPr>
              <w:pBdr>
                <w:top w:val="nil"/>
                <w:left w:val="nil"/>
                <w:bottom w:val="nil"/>
                <w:right w:val="nil"/>
                <w:between w:val="nil"/>
              </w:pBdr>
              <w:spacing w:before="105"/>
              <w:ind w:left="101"/>
              <w:rPr>
                <w:b/>
                <w:color w:val="000000"/>
                <w:sz w:val="21"/>
                <w:szCs w:val="21"/>
              </w:rPr>
            </w:pPr>
            <w:r>
              <w:rPr>
                <w:b/>
                <w:color w:val="000000"/>
                <w:sz w:val="21"/>
                <w:szCs w:val="21"/>
              </w:rPr>
              <w:t>Description</w:t>
            </w:r>
          </w:p>
        </w:tc>
      </w:tr>
      <w:tr w:rsidR="000A4521" w14:paraId="47C8B398" w14:textId="77777777">
        <w:trPr>
          <w:trHeight w:val="483"/>
        </w:trPr>
        <w:tc>
          <w:tcPr>
            <w:tcW w:w="2611" w:type="dxa"/>
          </w:tcPr>
          <w:p w14:paraId="0000018E" w14:textId="77777777" w:rsidR="000A4521" w:rsidRDefault="007473E9">
            <w:pPr>
              <w:pBdr>
                <w:top w:val="nil"/>
                <w:left w:val="nil"/>
                <w:bottom w:val="nil"/>
                <w:right w:val="nil"/>
                <w:between w:val="nil"/>
              </w:pBdr>
              <w:spacing w:before="100"/>
              <w:ind w:left="100"/>
              <w:rPr>
                <w:color w:val="000000"/>
                <w:sz w:val="21"/>
                <w:szCs w:val="21"/>
              </w:rPr>
            </w:pPr>
            <w:proofErr w:type="spellStart"/>
            <w:r>
              <w:rPr>
                <w:color w:val="000000"/>
                <w:sz w:val="21"/>
                <w:szCs w:val="21"/>
              </w:rPr>
              <w:t>aut</w:t>
            </w:r>
            <w:proofErr w:type="spellEnd"/>
            <w:r>
              <w:rPr>
                <w:color w:val="000000"/>
                <w:sz w:val="21"/>
                <w:szCs w:val="21"/>
              </w:rPr>
              <w:t>-num</w:t>
            </w:r>
          </w:p>
        </w:tc>
        <w:tc>
          <w:tcPr>
            <w:tcW w:w="2745" w:type="dxa"/>
          </w:tcPr>
          <w:p w14:paraId="0000018F"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IRR</w:t>
            </w:r>
          </w:p>
        </w:tc>
        <w:tc>
          <w:tcPr>
            <w:tcW w:w="2745" w:type="dxa"/>
          </w:tcPr>
          <w:p w14:paraId="00000190" w14:textId="77777777" w:rsidR="000A4521" w:rsidRDefault="007473E9">
            <w:pPr>
              <w:pBdr>
                <w:top w:val="nil"/>
                <w:left w:val="nil"/>
                <w:bottom w:val="nil"/>
                <w:right w:val="nil"/>
                <w:between w:val="nil"/>
              </w:pBdr>
              <w:spacing w:before="100"/>
              <w:ind w:left="101"/>
              <w:rPr>
                <w:color w:val="000000"/>
                <w:sz w:val="21"/>
                <w:szCs w:val="21"/>
              </w:rPr>
            </w:pPr>
            <w:r>
              <w:rPr>
                <w:color w:val="000000"/>
                <w:sz w:val="21"/>
                <w:szCs w:val="21"/>
              </w:rPr>
              <w:t>Policy documentation</w:t>
            </w:r>
          </w:p>
        </w:tc>
      </w:tr>
      <w:tr w:rsidR="000A4521" w14:paraId="799EB252" w14:textId="77777777">
        <w:trPr>
          <w:trHeight w:val="488"/>
        </w:trPr>
        <w:tc>
          <w:tcPr>
            <w:tcW w:w="2611" w:type="dxa"/>
          </w:tcPr>
          <w:p w14:paraId="00000191"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route/route6</w:t>
            </w:r>
          </w:p>
        </w:tc>
        <w:tc>
          <w:tcPr>
            <w:tcW w:w="2745" w:type="dxa"/>
          </w:tcPr>
          <w:p w14:paraId="00000192"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IRR</w:t>
            </w:r>
          </w:p>
        </w:tc>
        <w:tc>
          <w:tcPr>
            <w:tcW w:w="2745" w:type="dxa"/>
          </w:tcPr>
          <w:p w14:paraId="00000193" w14:textId="77777777" w:rsidR="000A4521" w:rsidRDefault="007473E9">
            <w:pPr>
              <w:pBdr>
                <w:top w:val="nil"/>
                <w:left w:val="nil"/>
                <w:bottom w:val="nil"/>
                <w:right w:val="nil"/>
                <w:between w:val="nil"/>
              </w:pBdr>
              <w:spacing w:before="100"/>
              <w:ind w:left="101"/>
              <w:rPr>
                <w:color w:val="000000"/>
                <w:sz w:val="21"/>
                <w:szCs w:val="21"/>
              </w:rPr>
            </w:pPr>
            <w:r>
              <w:rPr>
                <w:color w:val="000000"/>
                <w:sz w:val="21"/>
                <w:szCs w:val="21"/>
              </w:rPr>
              <w:t>NLRI/origin</w:t>
            </w:r>
          </w:p>
        </w:tc>
      </w:tr>
      <w:tr w:rsidR="000A4521" w14:paraId="582BE767" w14:textId="77777777">
        <w:trPr>
          <w:trHeight w:val="483"/>
        </w:trPr>
        <w:tc>
          <w:tcPr>
            <w:tcW w:w="2611" w:type="dxa"/>
          </w:tcPr>
          <w:p w14:paraId="00000194"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as-set</w:t>
            </w:r>
          </w:p>
        </w:tc>
        <w:tc>
          <w:tcPr>
            <w:tcW w:w="2745" w:type="dxa"/>
          </w:tcPr>
          <w:p w14:paraId="00000195"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IRR</w:t>
            </w:r>
          </w:p>
        </w:tc>
        <w:tc>
          <w:tcPr>
            <w:tcW w:w="2745" w:type="dxa"/>
          </w:tcPr>
          <w:p w14:paraId="00000196" w14:textId="77777777" w:rsidR="000A4521" w:rsidRDefault="007473E9">
            <w:pPr>
              <w:pBdr>
                <w:top w:val="nil"/>
                <w:left w:val="nil"/>
                <w:bottom w:val="nil"/>
                <w:right w:val="nil"/>
                <w:between w:val="nil"/>
              </w:pBdr>
              <w:spacing w:before="100"/>
              <w:ind w:left="101"/>
              <w:rPr>
                <w:color w:val="000000"/>
                <w:sz w:val="21"/>
                <w:szCs w:val="21"/>
              </w:rPr>
            </w:pPr>
            <w:r>
              <w:rPr>
                <w:color w:val="000000"/>
                <w:sz w:val="21"/>
                <w:szCs w:val="21"/>
              </w:rPr>
              <w:t>Customer cone</w:t>
            </w:r>
          </w:p>
        </w:tc>
      </w:tr>
      <w:tr w:rsidR="000A4521" w14:paraId="27593EC0" w14:textId="77777777">
        <w:trPr>
          <w:trHeight w:val="488"/>
        </w:trPr>
        <w:tc>
          <w:tcPr>
            <w:tcW w:w="2611" w:type="dxa"/>
          </w:tcPr>
          <w:p w14:paraId="00000197"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ROA</w:t>
            </w:r>
          </w:p>
        </w:tc>
        <w:tc>
          <w:tcPr>
            <w:tcW w:w="2745" w:type="dxa"/>
          </w:tcPr>
          <w:p w14:paraId="00000198"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RPKI</w:t>
            </w:r>
          </w:p>
        </w:tc>
        <w:tc>
          <w:tcPr>
            <w:tcW w:w="2745" w:type="dxa"/>
          </w:tcPr>
          <w:p w14:paraId="00000199" w14:textId="77777777" w:rsidR="000A4521" w:rsidRDefault="007473E9">
            <w:pPr>
              <w:pBdr>
                <w:top w:val="nil"/>
                <w:left w:val="nil"/>
                <w:bottom w:val="nil"/>
                <w:right w:val="nil"/>
                <w:between w:val="nil"/>
              </w:pBdr>
              <w:spacing w:before="100"/>
              <w:ind w:left="101"/>
              <w:rPr>
                <w:color w:val="000000"/>
                <w:sz w:val="21"/>
                <w:szCs w:val="21"/>
              </w:rPr>
            </w:pPr>
            <w:r>
              <w:rPr>
                <w:color w:val="000000"/>
                <w:sz w:val="21"/>
                <w:szCs w:val="21"/>
              </w:rPr>
              <w:t>NLRI/origin</w:t>
            </w:r>
          </w:p>
        </w:tc>
      </w:tr>
    </w:tbl>
    <w:p w14:paraId="0000019A" w14:textId="77777777" w:rsidR="000A4521" w:rsidRDefault="000A4521">
      <w:pPr>
        <w:rPr>
          <w:sz w:val="21"/>
          <w:szCs w:val="21"/>
        </w:rPr>
        <w:sectPr w:rsidR="000A4521">
          <w:pgSz w:w="12240" w:h="15840"/>
          <w:pgMar w:top="1340" w:right="1340" w:bottom="960" w:left="1220" w:header="726" w:footer="768" w:gutter="0"/>
          <w:cols w:space="720"/>
        </w:sectPr>
      </w:pPr>
    </w:p>
    <w:p w14:paraId="0000019B" w14:textId="77777777" w:rsidR="000A4521" w:rsidRDefault="007473E9">
      <w:pPr>
        <w:pStyle w:val="Heading3"/>
        <w:numPr>
          <w:ilvl w:val="2"/>
          <w:numId w:val="29"/>
        </w:numPr>
        <w:tabs>
          <w:tab w:val="left" w:pos="831"/>
        </w:tabs>
        <w:spacing w:before="88"/>
        <w:ind w:hanging="610"/>
      </w:pPr>
      <w:r>
        <w:lastRenderedPageBreak/>
        <w:t>Valid Origin documentation</w:t>
      </w:r>
    </w:p>
    <w:p w14:paraId="0000019C" w14:textId="77777777" w:rsidR="000A4521" w:rsidRDefault="007473E9">
      <w:pPr>
        <w:pBdr>
          <w:top w:val="nil"/>
          <w:left w:val="nil"/>
          <w:bottom w:val="nil"/>
          <w:right w:val="nil"/>
          <w:between w:val="nil"/>
        </w:pBdr>
        <w:spacing w:before="90" w:line="288" w:lineRule="auto"/>
        <w:ind w:left="220"/>
        <w:rPr>
          <w:color w:val="000000"/>
          <w:sz w:val="21"/>
          <w:szCs w:val="21"/>
        </w:rPr>
      </w:pPr>
      <w:r>
        <w:rPr>
          <w:color w:val="000000"/>
          <w:sz w:val="21"/>
          <w:szCs w:val="21"/>
        </w:rPr>
        <w:t>The goal of origin validation is to verify that the rightmost - also called the originator - ASN in an AS_PATH is correct. This can be verified by correlating address space (or prefixes) and ASNs, and to facilitate this, all MANRS participants should make this information publicly available in databases such as the IRRs. They should also encourage (or possibly insist) that its IP transit customers do the same for their own address space.</w:t>
      </w:r>
    </w:p>
    <w:p w14:paraId="0000019D" w14:textId="77777777" w:rsidR="000A4521" w:rsidRDefault="000A4521">
      <w:pPr>
        <w:pBdr>
          <w:top w:val="nil"/>
          <w:left w:val="nil"/>
          <w:bottom w:val="nil"/>
          <w:right w:val="nil"/>
          <w:between w:val="nil"/>
        </w:pBdr>
        <w:spacing w:before="11"/>
        <w:rPr>
          <w:color w:val="000000"/>
          <w:sz w:val="25"/>
          <w:szCs w:val="25"/>
        </w:rPr>
      </w:pPr>
    </w:p>
    <w:p w14:paraId="0000019E" w14:textId="77777777" w:rsidR="000A4521" w:rsidRDefault="007473E9">
      <w:pPr>
        <w:pBdr>
          <w:top w:val="nil"/>
          <w:left w:val="nil"/>
          <w:bottom w:val="nil"/>
          <w:right w:val="nil"/>
          <w:between w:val="nil"/>
        </w:pBdr>
        <w:ind w:left="220"/>
        <w:rPr>
          <w:color w:val="000000"/>
          <w:sz w:val="21"/>
          <w:szCs w:val="21"/>
        </w:rPr>
      </w:pPr>
      <w:r>
        <w:rPr>
          <w:color w:val="000000"/>
          <w:sz w:val="21"/>
          <w:szCs w:val="21"/>
        </w:rPr>
        <w:t xml:space="preserve">The two most widely used methods for communicating origin </w:t>
      </w:r>
      <w:proofErr w:type="spellStart"/>
      <w:r>
        <w:rPr>
          <w:color w:val="000000"/>
          <w:sz w:val="21"/>
          <w:szCs w:val="21"/>
        </w:rPr>
        <w:t>authorisation</w:t>
      </w:r>
      <w:proofErr w:type="spellEnd"/>
      <w:r>
        <w:rPr>
          <w:color w:val="000000"/>
          <w:sz w:val="21"/>
          <w:szCs w:val="21"/>
        </w:rPr>
        <w:t xml:space="preserve"> are:</w:t>
      </w:r>
    </w:p>
    <w:p w14:paraId="0000019F" w14:textId="77777777" w:rsidR="000A4521" w:rsidRDefault="007473E9">
      <w:pPr>
        <w:numPr>
          <w:ilvl w:val="3"/>
          <w:numId w:val="29"/>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route/route6 objects registered in one of the IRR databases and</w:t>
      </w:r>
    </w:p>
    <w:p w14:paraId="000001A0" w14:textId="77777777" w:rsidR="000A4521" w:rsidRDefault="007473E9">
      <w:pPr>
        <w:numPr>
          <w:ilvl w:val="3"/>
          <w:numId w:val="29"/>
        </w:numPr>
        <w:pBdr>
          <w:top w:val="nil"/>
          <w:left w:val="nil"/>
          <w:bottom w:val="nil"/>
          <w:right w:val="nil"/>
          <w:between w:val="nil"/>
        </w:pBdr>
        <w:tabs>
          <w:tab w:val="left" w:pos="939"/>
          <w:tab w:val="left" w:pos="940"/>
        </w:tabs>
        <w:spacing w:before="52"/>
        <w:rPr>
          <w:color w:val="000000"/>
          <w:sz w:val="21"/>
          <w:szCs w:val="21"/>
        </w:rPr>
      </w:pPr>
      <w:r>
        <w:rPr>
          <w:color w:val="000000"/>
          <w:sz w:val="21"/>
          <w:szCs w:val="21"/>
        </w:rPr>
        <w:t>ROAs published in the RPKI system</w:t>
      </w:r>
    </w:p>
    <w:p w14:paraId="000001A1" w14:textId="77777777" w:rsidR="000A4521" w:rsidRDefault="000A4521">
      <w:pPr>
        <w:pBdr>
          <w:top w:val="nil"/>
          <w:left w:val="nil"/>
          <w:bottom w:val="nil"/>
          <w:right w:val="nil"/>
          <w:between w:val="nil"/>
        </w:pBdr>
        <w:spacing w:before="5"/>
        <w:rPr>
          <w:color w:val="000000"/>
          <w:sz w:val="29"/>
          <w:szCs w:val="29"/>
        </w:rPr>
      </w:pPr>
    </w:p>
    <w:p w14:paraId="000001A2" w14:textId="77777777" w:rsidR="000A4521" w:rsidRDefault="007473E9">
      <w:pPr>
        <w:pBdr>
          <w:top w:val="nil"/>
          <w:left w:val="nil"/>
          <w:bottom w:val="nil"/>
          <w:right w:val="nil"/>
          <w:between w:val="nil"/>
        </w:pBdr>
        <w:spacing w:before="1" w:line="290" w:lineRule="auto"/>
        <w:ind w:left="220" w:right="87"/>
        <w:rPr>
          <w:i/>
          <w:color w:val="000000"/>
          <w:sz w:val="21"/>
          <w:szCs w:val="21"/>
        </w:rPr>
      </w:pPr>
      <w:r>
        <w:rPr>
          <w:color w:val="000000"/>
          <w:sz w:val="21"/>
          <w:szCs w:val="21"/>
        </w:rPr>
        <w:t xml:space="preserve">Since the resource holder does not know ahead of time which information source may be used for validation by a 3rd party, resource holders </w:t>
      </w:r>
      <w:r>
        <w:rPr>
          <w:i/>
          <w:color w:val="000000"/>
          <w:sz w:val="21"/>
          <w:szCs w:val="21"/>
        </w:rPr>
        <w:t xml:space="preserve">should </w:t>
      </w:r>
      <w:proofErr w:type="spellStart"/>
      <w:r>
        <w:rPr>
          <w:i/>
          <w:color w:val="000000"/>
          <w:sz w:val="21"/>
          <w:szCs w:val="21"/>
        </w:rPr>
        <w:t>utilise</w:t>
      </w:r>
      <w:proofErr w:type="spellEnd"/>
      <w:r>
        <w:rPr>
          <w:i/>
          <w:color w:val="000000"/>
          <w:sz w:val="21"/>
          <w:szCs w:val="21"/>
        </w:rPr>
        <w:t xml:space="preserve"> both methods.</w:t>
      </w:r>
    </w:p>
    <w:p w14:paraId="000001A3" w14:textId="77777777" w:rsidR="000A4521" w:rsidRDefault="000A4521">
      <w:pPr>
        <w:pBdr>
          <w:top w:val="nil"/>
          <w:left w:val="nil"/>
          <w:bottom w:val="nil"/>
          <w:right w:val="nil"/>
          <w:between w:val="nil"/>
        </w:pBdr>
        <w:spacing w:before="2"/>
        <w:rPr>
          <w:i/>
          <w:color w:val="000000"/>
          <w:sz w:val="19"/>
          <w:szCs w:val="19"/>
        </w:rPr>
      </w:pPr>
    </w:p>
    <w:p w14:paraId="000001A4" w14:textId="77777777" w:rsidR="000A4521" w:rsidRDefault="007473E9">
      <w:pPr>
        <w:numPr>
          <w:ilvl w:val="3"/>
          <w:numId w:val="13"/>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Providing information through the IRR system</w:t>
      </w:r>
    </w:p>
    <w:p w14:paraId="000001A5" w14:textId="53694A60" w:rsidR="000A4521" w:rsidRDefault="007473E9">
      <w:pPr>
        <w:pBdr>
          <w:top w:val="nil"/>
          <w:left w:val="nil"/>
          <w:bottom w:val="nil"/>
          <w:right w:val="nil"/>
          <w:between w:val="nil"/>
        </w:pBdr>
        <w:spacing w:before="84" w:line="288" w:lineRule="auto"/>
        <w:ind w:left="220"/>
        <w:rPr>
          <w:color w:val="000000"/>
          <w:sz w:val="21"/>
          <w:szCs w:val="21"/>
        </w:rPr>
      </w:pPr>
      <w:r>
        <w:rPr>
          <w:color w:val="000000"/>
          <w:sz w:val="21"/>
          <w:szCs w:val="21"/>
        </w:rPr>
        <w:t xml:space="preserve">The approach to this will differ depending on which RIR region your network mainly sits </w:t>
      </w:r>
      <w:proofErr w:type="gramStart"/>
      <w:r>
        <w:rPr>
          <w:color w:val="000000"/>
          <w:sz w:val="21"/>
          <w:szCs w:val="21"/>
        </w:rPr>
        <w:t>in, or</w:t>
      </w:r>
      <w:proofErr w:type="gramEnd"/>
      <w:r>
        <w:rPr>
          <w:color w:val="000000"/>
          <w:sz w:val="21"/>
          <w:szCs w:val="21"/>
        </w:rPr>
        <w:t xml:space="preserve"> is operated from. </w:t>
      </w:r>
      <w:del w:id="139" w:author="Changed/Added" w:date="2021-04-26T11:03:00Z">
        <w:r w:rsidR="00211562">
          <w:rPr>
            <w:w w:val="105"/>
          </w:rPr>
          <w:delText xml:space="preserve">In regions where the RIR provides an IRR (everywhere except LACNIC) </w:delText>
        </w:r>
      </w:del>
      <w:r>
        <w:rPr>
          <w:color w:val="000000"/>
          <w:sz w:val="21"/>
          <w:szCs w:val="21"/>
        </w:rPr>
        <w:t>We recomm</w:t>
      </w:r>
      <w:r>
        <w:rPr>
          <w:sz w:val="21"/>
          <w:szCs w:val="21"/>
        </w:rPr>
        <w:t xml:space="preserve">end </w:t>
      </w:r>
      <w:ins w:id="140" w:author="Changed/Added" w:date="2021-04-26T11:03:00Z">
        <w:r>
          <w:rPr>
            <w:sz w:val="21"/>
            <w:szCs w:val="21"/>
          </w:rPr>
          <w:t xml:space="preserve">the </w:t>
        </w:r>
      </w:ins>
      <w:r>
        <w:rPr>
          <w:sz w:val="21"/>
          <w:szCs w:val="21"/>
        </w:rPr>
        <w:t xml:space="preserve">use of </w:t>
      </w:r>
      <w:del w:id="141" w:author="Changed/Added" w:date="2021-04-26T11:03:00Z">
        <w:r w:rsidR="00211562">
          <w:rPr>
            <w:w w:val="105"/>
          </w:rPr>
          <w:delText>this IRR</w:delText>
        </w:r>
      </w:del>
      <w:ins w:id="142" w:author="Changed/Added" w:date="2021-04-26T11:03:00Z">
        <w:r>
          <w:rPr>
            <w:sz w:val="21"/>
            <w:szCs w:val="21"/>
          </w:rPr>
          <w:t>the IRR provided by the RIR for your region</w:t>
        </w:r>
      </w:ins>
      <w:r>
        <w:rPr>
          <w:sz w:val="21"/>
          <w:szCs w:val="21"/>
        </w:rPr>
        <w:t>.</w:t>
      </w:r>
    </w:p>
    <w:p w14:paraId="000001A6" w14:textId="77777777" w:rsidR="000A4521" w:rsidRDefault="000A4521">
      <w:pPr>
        <w:pBdr>
          <w:top w:val="nil"/>
          <w:left w:val="nil"/>
          <w:bottom w:val="nil"/>
          <w:right w:val="nil"/>
          <w:between w:val="nil"/>
        </w:pBdr>
        <w:spacing w:before="5"/>
        <w:rPr>
          <w:color w:val="000000"/>
          <w:sz w:val="25"/>
          <w:szCs w:val="25"/>
        </w:rPr>
      </w:pPr>
    </w:p>
    <w:p w14:paraId="000001A7" w14:textId="77777777"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 xml:space="preserve">Provider </w:t>
      </w:r>
      <w:proofErr w:type="spellStart"/>
      <w:r>
        <w:rPr>
          <w:color w:val="000000"/>
          <w:sz w:val="21"/>
          <w:szCs w:val="21"/>
        </w:rPr>
        <w:t>aggregatable</w:t>
      </w:r>
      <w:proofErr w:type="spellEnd"/>
      <w:r>
        <w:rPr>
          <w:color w:val="000000"/>
          <w:sz w:val="21"/>
          <w:szCs w:val="21"/>
        </w:rPr>
        <w:t xml:space="preserve"> (PA) and provider independent (PI) resources allocated to your </w:t>
      </w:r>
      <w:proofErr w:type="spellStart"/>
      <w:r>
        <w:rPr>
          <w:color w:val="000000"/>
          <w:sz w:val="21"/>
          <w:szCs w:val="21"/>
        </w:rPr>
        <w:t>organisation</w:t>
      </w:r>
      <w:proofErr w:type="spellEnd"/>
      <w:r>
        <w:rPr>
          <w:color w:val="000000"/>
          <w:sz w:val="21"/>
          <w:szCs w:val="21"/>
        </w:rPr>
        <w:t xml:space="preserve">(s) should be registered in the RIR IRR. Associated route objects (with your </w:t>
      </w:r>
      <w:proofErr w:type="spellStart"/>
      <w:r>
        <w:rPr>
          <w:color w:val="000000"/>
          <w:sz w:val="21"/>
          <w:szCs w:val="21"/>
        </w:rPr>
        <w:t>organisation’s</w:t>
      </w:r>
      <w:proofErr w:type="spellEnd"/>
      <w:r>
        <w:rPr>
          <w:color w:val="000000"/>
          <w:sz w:val="21"/>
          <w:szCs w:val="21"/>
        </w:rPr>
        <w:t xml:space="preserve"> assigned ASN) should also be created.</w:t>
      </w:r>
    </w:p>
    <w:p w14:paraId="000001A8" w14:textId="77777777" w:rsidR="000A4521" w:rsidRDefault="000A4521">
      <w:pPr>
        <w:pBdr>
          <w:top w:val="nil"/>
          <w:left w:val="nil"/>
          <w:bottom w:val="nil"/>
          <w:right w:val="nil"/>
          <w:between w:val="nil"/>
        </w:pBdr>
        <w:spacing w:before="4"/>
        <w:rPr>
          <w:color w:val="000000"/>
          <w:sz w:val="25"/>
          <w:szCs w:val="25"/>
        </w:rPr>
      </w:pPr>
    </w:p>
    <w:p w14:paraId="000001A9" w14:textId="77777777" w:rsidR="000A4521" w:rsidRDefault="007473E9">
      <w:pPr>
        <w:pBdr>
          <w:top w:val="nil"/>
          <w:left w:val="nil"/>
          <w:bottom w:val="nil"/>
          <w:right w:val="nil"/>
          <w:between w:val="nil"/>
        </w:pBdr>
        <w:spacing w:before="1" w:line="288" w:lineRule="auto"/>
        <w:ind w:left="220" w:right="131"/>
        <w:rPr>
          <w:sz w:val="21"/>
          <w:szCs w:val="21"/>
        </w:rPr>
      </w:pPr>
      <w:r>
        <w:rPr>
          <w:color w:val="000000"/>
          <w:sz w:val="21"/>
          <w:szCs w:val="21"/>
        </w:rPr>
        <w:t xml:space="preserve">An AS-SET object should also be created for your LIR or network using a meaningful name and placed in the same IRR. AS-SETs are meant to group ASNs in meaningful ways. For </w:t>
      </w:r>
      <w:proofErr w:type="gramStart"/>
      <w:r>
        <w:rPr>
          <w:color w:val="000000"/>
          <w:sz w:val="21"/>
          <w:szCs w:val="21"/>
        </w:rPr>
        <w:t>example</w:t>
      </w:r>
      <w:proofErr w:type="gramEnd"/>
      <w:r>
        <w:rPr>
          <w:color w:val="000000"/>
          <w:sz w:val="21"/>
          <w:szCs w:val="21"/>
        </w:rPr>
        <w:t xml:space="preserve"> create an AS-SET AS64500:AS-CUSTOMERS which contains all customers of AS64500 (AS64501 and AS64502) and create an AS-SET AS64500:AS-ALL which contains both the ASN itself and its customers. This makes it easier for yourself and others to specify routing policy.</w:t>
      </w:r>
    </w:p>
    <w:p w14:paraId="000001AA" w14:textId="77777777" w:rsidR="000A4521" w:rsidRDefault="000A4521">
      <w:pPr>
        <w:pBdr>
          <w:top w:val="nil"/>
          <w:left w:val="nil"/>
          <w:bottom w:val="nil"/>
          <w:right w:val="nil"/>
          <w:between w:val="nil"/>
        </w:pBdr>
        <w:spacing w:before="1" w:line="288" w:lineRule="auto"/>
        <w:ind w:left="220" w:right="131"/>
        <w:rPr>
          <w:sz w:val="21"/>
          <w:szCs w:val="21"/>
        </w:rPr>
      </w:pPr>
    </w:p>
    <w:p w14:paraId="6EAB15DA" w14:textId="77777777" w:rsidR="0008389A" w:rsidRDefault="00211562">
      <w:pPr>
        <w:pStyle w:val="BodyText"/>
        <w:spacing w:line="290" w:lineRule="auto"/>
        <w:ind w:left="220" w:right="87"/>
        <w:rPr>
          <w:del w:id="143" w:author="Changed/Added" w:date="2021-04-26T11:03:00Z"/>
        </w:rPr>
      </w:pPr>
      <w:del w:id="144" w:author="Changed/Added" w:date="2021-04-26T11:03:00Z">
        <w:r>
          <w:rPr>
            <w:w w:val="105"/>
          </w:rPr>
          <w:delText>For the LACNIC region, the authors recommend use of RADB or NTTCOM’s IRR since LACNIC do not provide one of their own (however it should be noted that for the former, a commercial relationship with Merit is required, and for the latter, at time of writing, a customer relationship with NTT is required).</w:delText>
        </w:r>
      </w:del>
    </w:p>
    <w:p w14:paraId="347238EB" w14:textId="77777777" w:rsidR="0008389A" w:rsidRDefault="0008389A">
      <w:pPr>
        <w:spacing w:line="290" w:lineRule="auto"/>
        <w:rPr>
          <w:del w:id="145" w:author="Changed/Added" w:date="2021-04-26T11:03:00Z"/>
        </w:rPr>
        <w:sectPr w:rsidR="0008389A">
          <w:pgSz w:w="12240" w:h="15840"/>
          <w:pgMar w:top="1340" w:right="1340" w:bottom="960" w:left="1220" w:header="726" w:footer="768" w:gutter="0"/>
          <w:cols w:space="720"/>
        </w:sectPr>
      </w:pPr>
    </w:p>
    <w:p w14:paraId="000001AB" w14:textId="1CFE586E" w:rsidR="000A4521" w:rsidRDefault="007473E9">
      <w:pPr>
        <w:pBdr>
          <w:top w:val="nil"/>
          <w:left w:val="nil"/>
          <w:bottom w:val="nil"/>
          <w:right w:val="nil"/>
          <w:between w:val="nil"/>
        </w:pBdr>
        <w:spacing w:before="1" w:line="288" w:lineRule="auto"/>
        <w:ind w:left="220" w:right="131"/>
        <w:rPr>
          <w:color w:val="000000"/>
          <w:sz w:val="21"/>
          <w:szCs w:val="21"/>
        </w:rPr>
      </w:pPr>
      <w:r>
        <w:rPr>
          <w:color w:val="000000"/>
          <w:sz w:val="21"/>
          <w:szCs w:val="21"/>
        </w:rPr>
        <w:t xml:space="preserve">The table below </w:t>
      </w:r>
      <w:proofErr w:type="spellStart"/>
      <w:r>
        <w:rPr>
          <w:color w:val="000000"/>
          <w:sz w:val="21"/>
          <w:szCs w:val="21"/>
        </w:rPr>
        <w:t>summarises</w:t>
      </w:r>
      <w:proofErr w:type="spellEnd"/>
      <w:r>
        <w:rPr>
          <w:color w:val="000000"/>
          <w:sz w:val="21"/>
          <w:szCs w:val="21"/>
        </w:rPr>
        <w:t xml:space="preserve"> the recommended route of registration:</w:t>
      </w:r>
    </w:p>
    <w:p w14:paraId="000001AC" w14:textId="77777777" w:rsidR="000A4521" w:rsidRDefault="000A4521">
      <w:pPr>
        <w:pBdr>
          <w:top w:val="nil"/>
          <w:left w:val="nil"/>
          <w:bottom w:val="nil"/>
          <w:right w:val="nil"/>
          <w:between w:val="nil"/>
        </w:pBdr>
        <w:spacing w:before="1"/>
        <w:rPr>
          <w:color w:val="000000"/>
          <w:sz w:val="29"/>
          <w:szCs w:val="29"/>
        </w:rPr>
      </w:pPr>
    </w:p>
    <w:tbl>
      <w:tblPr>
        <w:tblStyle w:val="a8"/>
        <w:tblW w:w="5492" w:type="dxa"/>
        <w:tblInd w:w="1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320"/>
        <w:gridCol w:w="1877"/>
        <w:gridCol w:w="2295"/>
      </w:tblGrid>
      <w:tr w:rsidR="000A4521" w14:paraId="25C9078B" w14:textId="77777777">
        <w:trPr>
          <w:trHeight w:val="493"/>
        </w:trPr>
        <w:tc>
          <w:tcPr>
            <w:tcW w:w="1320" w:type="dxa"/>
          </w:tcPr>
          <w:p w14:paraId="000001AD" w14:textId="77777777" w:rsidR="000A4521" w:rsidRDefault="007473E9">
            <w:pPr>
              <w:pBdr>
                <w:top w:val="nil"/>
                <w:left w:val="nil"/>
                <w:bottom w:val="nil"/>
                <w:right w:val="nil"/>
                <w:between w:val="nil"/>
              </w:pBdr>
              <w:spacing w:before="105"/>
              <w:ind w:left="100"/>
              <w:rPr>
                <w:b/>
                <w:color w:val="000000"/>
                <w:sz w:val="21"/>
                <w:szCs w:val="21"/>
              </w:rPr>
            </w:pPr>
            <w:r>
              <w:rPr>
                <w:b/>
                <w:color w:val="000000"/>
                <w:sz w:val="21"/>
                <w:szCs w:val="21"/>
              </w:rPr>
              <w:t>Region</w:t>
            </w:r>
          </w:p>
        </w:tc>
        <w:tc>
          <w:tcPr>
            <w:tcW w:w="1877" w:type="dxa"/>
          </w:tcPr>
          <w:p w14:paraId="000001AE" w14:textId="77777777" w:rsidR="000A4521" w:rsidRDefault="007473E9">
            <w:pPr>
              <w:pBdr>
                <w:top w:val="nil"/>
                <w:left w:val="nil"/>
                <w:bottom w:val="nil"/>
                <w:right w:val="nil"/>
                <w:between w:val="nil"/>
              </w:pBdr>
              <w:spacing w:before="105"/>
              <w:ind w:left="100"/>
              <w:rPr>
                <w:b/>
                <w:color w:val="000000"/>
                <w:sz w:val="21"/>
                <w:szCs w:val="21"/>
              </w:rPr>
            </w:pPr>
            <w:r>
              <w:rPr>
                <w:b/>
                <w:color w:val="000000"/>
                <w:sz w:val="21"/>
                <w:szCs w:val="21"/>
              </w:rPr>
              <w:t>Preferred IRR</w:t>
            </w:r>
          </w:p>
        </w:tc>
        <w:tc>
          <w:tcPr>
            <w:tcW w:w="2295" w:type="dxa"/>
          </w:tcPr>
          <w:p w14:paraId="000001AF" w14:textId="77777777" w:rsidR="000A4521" w:rsidRDefault="007473E9">
            <w:pPr>
              <w:pBdr>
                <w:top w:val="nil"/>
                <w:left w:val="nil"/>
                <w:bottom w:val="nil"/>
                <w:right w:val="nil"/>
                <w:between w:val="nil"/>
              </w:pBdr>
              <w:spacing w:before="105"/>
              <w:ind w:left="100"/>
              <w:rPr>
                <w:b/>
                <w:color w:val="000000"/>
                <w:sz w:val="21"/>
                <w:szCs w:val="21"/>
              </w:rPr>
            </w:pPr>
            <w:r>
              <w:rPr>
                <w:b/>
                <w:color w:val="000000"/>
                <w:sz w:val="21"/>
                <w:szCs w:val="21"/>
              </w:rPr>
              <w:t>Alternative IRR</w:t>
            </w:r>
          </w:p>
        </w:tc>
      </w:tr>
      <w:tr w:rsidR="000A4521" w14:paraId="2C333763" w14:textId="77777777">
        <w:trPr>
          <w:trHeight w:val="484"/>
        </w:trPr>
        <w:tc>
          <w:tcPr>
            <w:tcW w:w="1320" w:type="dxa"/>
          </w:tcPr>
          <w:p w14:paraId="000001B0"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ARIN</w:t>
            </w:r>
          </w:p>
        </w:tc>
        <w:tc>
          <w:tcPr>
            <w:tcW w:w="1877" w:type="dxa"/>
          </w:tcPr>
          <w:p w14:paraId="000001B1"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ARIN</w:t>
            </w:r>
          </w:p>
        </w:tc>
        <w:tc>
          <w:tcPr>
            <w:tcW w:w="2295" w:type="dxa"/>
          </w:tcPr>
          <w:p w14:paraId="000001B2"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RADB / NTTCOM</w:t>
            </w:r>
          </w:p>
        </w:tc>
      </w:tr>
      <w:tr w:rsidR="000A4521" w14:paraId="43E0AD47" w14:textId="77777777">
        <w:trPr>
          <w:trHeight w:val="484"/>
        </w:trPr>
        <w:tc>
          <w:tcPr>
            <w:tcW w:w="1320" w:type="dxa"/>
          </w:tcPr>
          <w:p w14:paraId="000001B3"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AFRINIC</w:t>
            </w:r>
          </w:p>
        </w:tc>
        <w:tc>
          <w:tcPr>
            <w:tcW w:w="1877" w:type="dxa"/>
          </w:tcPr>
          <w:p w14:paraId="000001B4"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AFRINIC</w:t>
            </w:r>
          </w:p>
        </w:tc>
        <w:tc>
          <w:tcPr>
            <w:tcW w:w="2295" w:type="dxa"/>
          </w:tcPr>
          <w:p w14:paraId="000001B5"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RADB / NTTCOM</w:t>
            </w:r>
          </w:p>
        </w:tc>
      </w:tr>
      <w:tr w:rsidR="000A4521" w14:paraId="1D644E3E" w14:textId="77777777">
        <w:trPr>
          <w:trHeight w:val="488"/>
        </w:trPr>
        <w:tc>
          <w:tcPr>
            <w:tcW w:w="1320" w:type="dxa"/>
          </w:tcPr>
          <w:p w14:paraId="000001B6"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APNIC</w:t>
            </w:r>
          </w:p>
        </w:tc>
        <w:tc>
          <w:tcPr>
            <w:tcW w:w="1877" w:type="dxa"/>
          </w:tcPr>
          <w:p w14:paraId="000001B7"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APNIC</w:t>
            </w:r>
          </w:p>
        </w:tc>
        <w:tc>
          <w:tcPr>
            <w:tcW w:w="2295" w:type="dxa"/>
          </w:tcPr>
          <w:p w14:paraId="000001B8"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RADB / NTTCOM</w:t>
            </w:r>
          </w:p>
        </w:tc>
      </w:tr>
      <w:tr w:rsidR="000A4521" w14:paraId="2C1A6502" w14:textId="77777777">
        <w:trPr>
          <w:trHeight w:val="484"/>
        </w:trPr>
        <w:tc>
          <w:tcPr>
            <w:tcW w:w="1320" w:type="dxa"/>
          </w:tcPr>
          <w:p w14:paraId="000001B9"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RIPE</w:t>
            </w:r>
          </w:p>
        </w:tc>
        <w:tc>
          <w:tcPr>
            <w:tcW w:w="1877" w:type="dxa"/>
          </w:tcPr>
          <w:p w14:paraId="000001BA"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RIPE NCC</w:t>
            </w:r>
          </w:p>
        </w:tc>
        <w:tc>
          <w:tcPr>
            <w:tcW w:w="2295" w:type="dxa"/>
          </w:tcPr>
          <w:p w14:paraId="000001BB"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RADB / NTTCOM</w:t>
            </w:r>
          </w:p>
        </w:tc>
      </w:tr>
      <w:tr w:rsidR="000A4521" w14:paraId="0BA1D852" w14:textId="77777777">
        <w:trPr>
          <w:trHeight w:val="488"/>
        </w:trPr>
        <w:tc>
          <w:tcPr>
            <w:tcW w:w="1320" w:type="dxa"/>
          </w:tcPr>
          <w:p w14:paraId="000001BC"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LACNIC</w:t>
            </w:r>
          </w:p>
        </w:tc>
        <w:tc>
          <w:tcPr>
            <w:tcW w:w="1877" w:type="dxa"/>
          </w:tcPr>
          <w:p w14:paraId="000001BD" w14:textId="64932B42" w:rsidR="000A4521" w:rsidRDefault="007473E9">
            <w:pPr>
              <w:pBdr>
                <w:top w:val="nil"/>
                <w:left w:val="nil"/>
                <w:bottom w:val="nil"/>
                <w:right w:val="nil"/>
                <w:between w:val="nil"/>
              </w:pBdr>
              <w:spacing w:before="100"/>
              <w:ind w:left="100"/>
              <w:rPr>
                <w:color w:val="000000"/>
                <w:sz w:val="21"/>
                <w:szCs w:val="21"/>
              </w:rPr>
            </w:pPr>
            <w:ins w:id="146" w:author="Changed/Added" w:date="2021-04-26T11:03:00Z">
              <w:r>
                <w:rPr>
                  <w:sz w:val="21"/>
                  <w:szCs w:val="21"/>
                </w:rPr>
                <w:t>LACNIC</w:t>
              </w:r>
            </w:ins>
            <w:del w:id="147" w:author="Changed/Added" w:date="2021-04-26T11:03:00Z">
              <w:r w:rsidR="00211562">
                <w:rPr>
                  <w:w w:val="105"/>
                  <w:sz w:val="21"/>
                </w:rPr>
                <w:delText>RADB</w:delText>
              </w:r>
            </w:del>
          </w:p>
        </w:tc>
        <w:tc>
          <w:tcPr>
            <w:tcW w:w="2295" w:type="dxa"/>
          </w:tcPr>
          <w:p w14:paraId="000001BE" w14:textId="77777777" w:rsidR="000A4521" w:rsidRDefault="007473E9">
            <w:pPr>
              <w:pBdr>
                <w:top w:val="nil"/>
                <w:left w:val="nil"/>
                <w:bottom w:val="nil"/>
                <w:right w:val="nil"/>
                <w:between w:val="nil"/>
              </w:pBdr>
              <w:spacing w:before="100"/>
              <w:ind w:left="100"/>
              <w:rPr>
                <w:color w:val="000000"/>
                <w:sz w:val="21"/>
                <w:szCs w:val="21"/>
              </w:rPr>
            </w:pPr>
            <w:ins w:id="148" w:author="Changed/Added" w:date="2021-04-26T11:03:00Z">
              <w:r>
                <w:rPr>
                  <w:sz w:val="21"/>
                  <w:szCs w:val="21"/>
                </w:rPr>
                <w:t xml:space="preserve">RADB / </w:t>
              </w:r>
            </w:ins>
            <w:r>
              <w:rPr>
                <w:sz w:val="21"/>
                <w:szCs w:val="21"/>
              </w:rPr>
              <w:t>NTTCOM</w:t>
            </w:r>
          </w:p>
        </w:tc>
      </w:tr>
    </w:tbl>
    <w:p w14:paraId="000001BF" w14:textId="77777777" w:rsidR="000A4521" w:rsidRDefault="000A4521">
      <w:pPr>
        <w:pBdr>
          <w:top w:val="nil"/>
          <w:left w:val="nil"/>
          <w:bottom w:val="nil"/>
          <w:right w:val="nil"/>
          <w:between w:val="nil"/>
        </w:pBdr>
        <w:spacing w:before="5"/>
        <w:rPr>
          <w:color w:val="000000"/>
          <w:sz w:val="25"/>
          <w:szCs w:val="25"/>
        </w:rPr>
      </w:pPr>
    </w:p>
    <w:p w14:paraId="000001C0" w14:textId="7CEF5EC3" w:rsidR="000A4521" w:rsidRDefault="007473E9">
      <w:pPr>
        <w:pBdr>
          <w:top w:val="nil"/>
          <w:left w:val="nil"/>
          <w:bottom w:val="nil"/>
          <w:right w:val="nil"/>
          <w:between w:val="nil"/>
        </w:pBdr>
        <w:spacing w:line="290" w:lineRule="auto"/>
        <w:ind w:left="220"/>
        <w:rPr>
          <w:sz w:val="21"/>
          <w:szCs w:val="21"/>
        </w:rPr>
      </w:pPr>
      <w:r>
        <w:rPr>
          <w:color w:val="000000"/>
          <w:sz w:val="21"/>
          <w:szCs w:val="21"/>
        </w:rPr>
        <w:t xml:space="preserve">We also recommend complementary registration in NIRs where national data quality is an issue </w:t>
      </w:r>
      <w:del w:id="149" w:author="Changed/Added" w:date="2021-04-26T11:03:00Z">
        <w:r w:rsidR="00211562">
          <w:rPr>
            <w:w w:val="105"/>
          </w:rPr>
          <w:delText>(for example, the use of the JPNIC NIR for LIRs within Japan</w:delText>
        </w:r>
      </w:del>
      <w:ins w:id="150" w:author="Changed/Added" w:date="2021-04-26T11:03:00Z">
        <w:r>
          <w:rPr>
            <w:color w:val="000000"/>
            <w:sz w:val="21"/>
            <w:szCs w:val="21"/>
          </w:rPr>
          <w:t>- the</w:t>
        </w:r>
        <w:r>
          <w:rPr>
            <w:sz w:val="21"/>
            <w:szCs w:val="21"/>
          </w:rPr>
          <w:t>se are APJII (Indonesia), CNNIC (China), IRINN (India), JPNIC (Japan), KRNIC (South Korea), TWNIC (Taiwan), VNNIC (Vietnam), NIC.br (Brazil) and NIC Mexico (Mexico</w:t>
        </w:r>
      </w:ins>
      <w:r>
        <w:rPr>
          <w:sz w:val="21"/>
          <w:szCs w:val="21"/>
        </w:rPr>
        <w:t>).</w:t>
      </w:r>
    </w:p>
    <w:p w14:paraId="000001C1" w14:textId="77777777" w:rsidR="000A4521" w:rsidRDefault="000A4521">
      <w:pPr>
        <w:pBdr>
          <w:top w:val="nil"/>
          <w:left w:val="nil"/>
          <w:bottom w:val="nil"/>
          <w:right w:val="nil"/>
          <w:between w:val="nil"/>
        </w:pBdr>
        <w:spacing w:line="290" w:lineRule="auto"/>
        <w:ind w:left="220"/>
        <w:rPr>
          <w:sz w:val="21"/>
          <w:szCs w:val="21"/>
        </w:rPr>
      </w:pPr>
    </w:p>
    <w:p w14:paraId="000001C2" w14:textId="77777777" w:rsidR="000A4521" w:rsidRDefault="007473E9">
      <w:pPr>
        <w:numPr>
          <w:ilvl w:val="4"/>
          <w:numId w:val="13"/>
        </w:numPr>
        <w:pBdr>
          <w:top w:val="nil"/>
          <w:left w:val="nil"/>
          <w:bottom w:val="nil"/>
          <w:right w:val="nil"/>
          <w:between w:val="nil"/>
        </w:pBdr>
        <w:tabs>
          <w:tab w:val="left" w:pos="1110"/>
        </w:tabs>
        <w:ind w:hanging="889"/>
        <w:rPr>
          <w:b/>
          <w:color w:val="000000"/>
          <w:sz w:val="19"/>
          <w:szCs w:val="19"/>
        </w:rPr>
      </w:pPr>
      <w:r>
        <w:rPr>
          <w:b/>
          <w:color w:val="000000"/>
          <w:sz w:val="19"/>
          <w:szCs w:val="19"/>
        </w:rPr>
        <w:lastRenderedPageBreak/>
        <w:t>Registering expected announcements in the IRR</w:t>
      </w:r>
    </w:p>
    <w:p w14:paraId="000001C3" w14:textId="77777777"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For documenting which ASN is allowed to announce which address prefix, ROUTE/ROUTE6 objects are used. Their purpose is to link an AUT-NUM to an INETNUM/INET6NUM.</w:t>
      </w:r>
    </w:p>
    <w:p w14:paraId="000001C4" w14:textId="77777777" w:rsidR="000A4521" w:rsidRDefault="000A4521">
      <w:pPr>
        <w:pBdr>
          <w:top w:val="nil"/>
          <w:left w:val="nil"/>
          <w:bottom w:val="nil"/>
          <w:right w:val="nil"/>
          <w:between w:val="nil"/>
        </w:pBdr>
        <w:spacing w:before="2"/>
        <w:rPr>
          <w:color w:val="000000"/>
          <w:sz w:val="25"/>
          <w:szCs w:val="25"/>
        </w:rPr>
      </w:pPr>
    </w:p>
    <w:p w14:paraId="000001C5" w14:textId="77777777" w:rsidR="000A4521" w:rsidRDefault="007473E9">
      <w:pPr>
        <w:pBdr>
          <w:top w:val="nil"/>
          <w:left w:val="nil"/>
          <w:bottom w:val="nil"/>
          <w:right w:val="nil"/>
          <w:between w:val="nil"/>
        </w:pBdr>
        <w:spacing w:line="285" w:lineRule="auto"/>
        <w:ind w:left="220" w:right="1723"/>
        <w:rPr>
          <w:color w:val="000000"/>
          <w:sz w:val="21"/>
          <w:szCs w:val="21"/>
        </w:rPr>
      </w:pPr>
      <w:r>
        <w:rPr>
          <w:color w:val="000000"/>
          <w:sz w:val="21"/>
          <w:szCs w:val="21"/>
        </w:rPr>
        <w:t>The following example documents that AS64500 is allowed to announce prefix 2001:db</w:t>
      </w:r>
      <w:proofErr w:type="gramStart"/>
      <w:r>
        <w:rPr>
          <w:color w:val="000000"/>
          <w:sz w:val="21"/>
          <w:szCs w:val="21"/>
        </w:rPr>
        <w:t>8:1000::/</w:t>
      </w:r>
      <w:proofErr w:type="gramEnd"/>
      <w:r>
        <w:rPr>
          <w:color w:val="000000"/>
          <w:sz w:val="21"/>
          <w:szCs w:val="21"/>
        </w:rPr>
        <w:t>36:</w:t>
      </w:r>
    </w:p>
    <w:p w14:paraId="000001C6" w14:textId="77777777" w:rsidR="000A4521" w:rsidRDefault="000A4521">
      <w:pPr>
        <w:pBdr>
          <w:top w:val="nil"/>
          <w:left w:val="nil"/>
          <w:bottom w:val="nil"/>
          <w:right w:val="nil"/>
          <w:between w:val="nil"/>
        </w:pBdr>
        <w:spacing w:before="10"/>
        <w:rPr>
          <w:color w:val="000000"/>
          <w:sz w:val="27"/>
          <w:szCs w:val="27"/>
        </w:rPr>
      </w:pPr>
    </w:p>
    <w:p w14:paraId="000001C7"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route6:</w:t>
      </w:r>
      <w:r>
        <w:rPr>
          <w:rFonts w:ascii="Courier New" w:eastAsia="Courier New" w:hAnsi="Courier New" w:cs="Courier New"/>
          <w:color w:val="000000"/>
          <w:sz w:val="21"/>
          <w:szCs w:val="21"/>
        </w:rPr>
        <w:tab/>
        <w:t>2001:db</w:t>
      </w:r>
      <w:proofErr w:type="gramStart"/>
      <w:r>
        <w:rPr>
          <w:rFonts w:ascii="Courier New" w:eastAsia="Courier New" w:hAnsi="Courier New" w:cs="Courier New"/>
          <w:color w:val="000000"/>
          <w:sz w:val="21"/>
          <w:szCs w:val="21"/>
        </w:rPr>
        <w:t>8:1000::/</w:t>
      </w:r>
      <w:proofErr w:type="gramEnd"/>
      <w:r>
        <w:rPr>
          <w:rFonts w:ascii="Courier New" w:eastAsia="Courier New" w:hAnsi="Courier New" w:cs="Courier New"/>
          <w:color w:val="000000"/>
          <w:sz w:val="21"/>
          <w:szCs w:val="21"/>
        </w:rPr>
        <w:t>36</w:t>
      </w:r>
    </w:p>
    <w:p w14:paraId="000001C8"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1C9"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AS64500</w:t>
      </w:r>
    </w:p>
    <w:p w14:paraId="000001CA"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1CB"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1CC" w14:textId="77777777" w:rsidR="000A4521" w:rsidRDefault="007473E9">
      <w:pPr>
        <w:pBdr>
          <w:top w:val="nil"/>
          <w:left w:val="nil"/>
          <w:bottom w:val="nil"/>
          <w:right w:val="nil"/>
          <w:between w:val="nil"/>
        </w:pBdr>
        <w:tabs>
          <w:tab w:val="left" w:pos="3069"/>
        </w:tabs>
        <w:spacing w:before="65" w:line="309"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1CD" w14:textId="77777777" w:rsidR="000A4521" w:rsidRDefault="000A4521">
      <w:pPr>
        <w:pBdr>
          <w:top w:val="nil"/>
          <w:left w:val="nil"/>
          <w:bottom w:val="nil"/>
          <w:right w:val="nil"/>
          <w:between w:val="nil"/>
        </w:pBdr>
        <w:rPr>
          <w:rFonts w:ascii="Courier New" w:eastAsia="Courier New" w:hAnsi="Courier New" w:cs="Courier New"/>
          <w:color w:val="000000"/>
          <w:sz w:val="23"/>
          <w:szCs w:val="23"/>
        </w:rPr>
      </w:pPr>
    </w:p>
    <w:p w14:paraId="000001CE" w14:textId="77777777"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You should create ROUTE/ROUTE6 objects for each exact prefix and ASN you want to see in the routing table.</w:t>
      </w:r>
    </w:p>
    <w:p w14:paraId="000001CF" w14:textId="77777777" w:rsidR="000A4521" w:rsidRDefault="000A4521">
      <w:pPr>
        <w:pBdr>
          <w:top w:val="nil"/>
          <w:left w:val="nil"/>
          <w:bottom w:val="nil"/>
          <w:right w:val="nil"/>
          <w:between w:val="nil"/>
        </w:pBdr>
        <w:spacing w:before="7"/>
        <w:rPr>
          <w:color w:val="000000"/>
          <w:sz w:val="19"/>
          <w:szCs w:val="19"/>
        </w:rPr>
      </w:pPr>
    </w:p>
    <w:p w14:paraId="000001D0" w14:textId="77777777" w:rsidR="000A4521" w:rsidRDefault="007473E9">
      <w:pPr>
        <w:numPr>
          <w:ilvl w:val="3"/>
          <w:numId w:val="13"/>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Providing information through the RPKI system</w:t>
      </w:r>
    </w:p>
    <w:p w14:paraId="000001D1" w14:textId="77777777"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The RPKI repository can store information about prefixes originated by your network in the form of Route Origin Authorization (ROA) objects. Note, that these do not include your customer announcements, but only prefixes that belong to your ASN. Only the origin ASN is verified, not the full path.</w:t>
      </w:r>
    </w:p>
    <w:p w14:paraId="000001D2" w14:textId="77777777" w:rsidR="000A4521" w:rsidRDefault="000A4521">
      <w:pPr>
        <w:pBdr>
          <w:top w:val="nil"/>
          <w:left w:val="nil"/>
          <w:bottom w:val="nil"/>
          <w:right w:val="nil"/>
          <w:between w:val="nil"/>
        </w:pBdr>
        <w:spacing w:before="11"/>
        <w:rPr>
          <w:color w:val="000000"/>
          <w:sz w:val="18"/>
          <w:szCs w:val="18"/>
        </w:rPr>
      </w:pPr>
    </w:p>
    <w:p w14:paraId="000001D3" w14:textId="77777777" w:rsidR="000A4521" w:rsidRDefault="007473E9">
      <w:pPr>
        <w:numPr>
          <w:ilvl w:val="4"/>
          <w:numId w:val="13"/>
        </w:numPr>
        <w:pBdr>
          <w:top w:val="nil"/>
          <w:left w:val="nil"/>
          <w:bottom w:val="nil"/>
          <w:right w:val="nil"/>
          <w:between w:val="nil"/>
        </w:pBdr>
        <w:tabs>
          <w:tab w:val="left" w:pos="1110"/>
        </w:tabs>
        <w:ind w:hanging="889"/>
        <w:rPr>
          <w:b/>
          <w:color w:val="000000"/>
          <w:sz w:val="19"/>
          <w:szCs w:val="19"/>
        </w:rPr>
      </w:pPr>
      <w:r>
        <w:rPr>
          <w:b/>
          <w:color w:val="000000"/>
          <w:sz w:val="19"/>
          <w:szCs w:val="19"/>
        </w:rPr>
        <w:t>RIR Hosted Resource Certification service</w:t>
      </w:r>
    </w:p>
    <w:p w14:paraId="000001D4" w14:textId="77777777" w:rsidR="000A4521" w:rsidRDefault="007473E9">
      <w:pPr>
        <w:pBdr>
          <w:top w:val="nil"/>
          <w:left w:val="nil"/>
          <w:bottom w:val="nil"/>
          <w:right w:val="nil"/>
          <w:between w:val="nil"/>
        </w:pBdr>
        <w:spacing w:before="85" w:line="285" w:lineRule="auto"/>
        <w:ind w:left="220"/>
        <w:rPr>
          <w:sz w:val="21"/>
          <w:szCs w:val="21"/>
        </w:rPr>
      </w:pPr>
      <w:r>
        <w:rPr>
          <w:color w:val="000000"/>
          <w:sz w:val="21"/>
          <w:szCs w:val="21"/>
        </w:rPr>
        <w:t>All Regional Internet Registries offer a so-called hosted Resource Certification service where keys are kept and managed by the RIR and all operations are performed on the RIR’s servers.</w:t>
      </w:r>
    </w:p>
    <w:p w14:paraId="06134C3D" w14:textId="77777777" w:rsidR="0008389A" w:rsidRDefault="0008389A">
      <w:pPr>
        <w:spacing w:line="285" w:lineRule="auto"/>
        <w:rPr>
          <w:del w:id="151" w:author="Changed/Added" w:date="2021-04-26T11:03:00Z"/>
        </w:rPr>
        <w:sectPr w:rsidR="0008389A">
          <w:pgSz w:w="12240" w:h="15840"/>
          <w:pgMar w:top="1340" w:right="1340" w:bottom="960" w:left="1220" w:header="726" w:footer="768" w:gutter="0"/>
          <w:cols w:space="720"/>
        </w:sectPr>
      </w:pPr>
    </w:p>
    <w:p w14:paraId="000001D5" w14:textId="77777777" w:rsidR="000A4521" w:rsidRDefault="007473E9">
      <w:pPr>
        <w:pBdr>
          <w:top w:val="nil"/>
          <w:left w:val="nil"/>
          <w:bottom w:val="nil"/>
          <w:right w:val="nil"/>
          <w:between w:val="nil"/>
        </w:pBdr>
        <w:spacing w:before="85" w:line="285" w:lineRule="auto"/>
        <w:ind w:left="220"/>
        <w:rPr>
          <w:color w:val="000000"/>
          <w:sz w:val="21"/>
          <w:szCs w:val="21"/>
        </w:rPr>
      </w:pPr>
      <w:r>
        <w:rPr>
          <w:color w:val="000000"/>
          <w:sz w:val="21"/>
          <w:szCs w:val="21"/>
        </w:rPr>
        <w:t>The procedure of signing up and using the ROA management portal are different for each RIR. The pointers below will provide necessary information:</w:t>
      </w:r>
    </w:p>
    <w:p w14:paraId="000001D6" w14:textId="77777777" w:rsidR="000A4521" w:rsidRDefault="000A4521">
      <w:pPr>
        <w:pBdr>
          <w:top w:val="nil"/>
          <w:left w:val="nil"/>
          <w:bottom w:val="nil"/>
          <w:right w:val="nil"/>
          <w:between w:val="nil"/>
        </w:pBdr>
        <w:spacing w:before="2"/>
        <w:rPr>
          <w:color w:val="000000"/>
          <w:sz w:val="25"/>
          <w:szCs w:val="25"/>
        </w:rPr>
      </w:pPr>
    </w:p>
    <w:p w14:paraId="000001D7" w14:textId="77777777" w:rsidR="000A4521" w:rsidRDefault="007473E9">
      <w:pPr>
        <w:numPr>
          <w:ilvl w:val="5"/>
          <w:numId w:val="13"/>
        </w:numPr>
        <w:tabs>
          <w:tab w:val="left" w:pos="939"/>
          <w:tab w:val="left" w:pos="940"/>
        </w:tabs>
        <w:spacing w:before="52"/>
        <w:rPr>
          <w:moveTo w:id="152" w:author="Changed/Added" w:date="2021-04-26T11:03:00Z"/>
        </w:rPr>
      </w:pPr>
      <w:moveToRangeStart w:id="153" w:author="Changed/Added" w:date="2021-04-26T11:03:00Z" w:name="move70327445"/>
      <w:proofErr w:type="spellStart"/>
      <w:moveTo w:id="154" w:author="Changed/Added" w:date="2021-04-26T11:03:00Z">
        <w:r>
          <w:rPr>
            <w:sz w:val="21"/>
            <w:szCs w:val="21"/>
          </w:rPr>
          <w:t>AfriNIC</w:t>
        </w:r>
        <w:proofErr w:type="spellEnd"/>
        <w:r>
          <w:rPr>
            <w:sz w:val="21"/>
            <w:szCs w:val="21"/>
          </w:rPr>
          <w:t>:</w:t>
        </w:r>
        <w:r>
          <w:rPr>
            <w:color w:val="1155CC"/>
            <w:sz w:val="21"/>
            <w:szCs w:val="21"/>
          </w:rPr>
          <w:t xml:space="preserve"> </w:t>
        </w:r>
        <w:r>
          <w:rPr>
            <w:color w:val="1155CC"/>
            <w:sz w:val="21"/>
            <w:szCs w:val="21"/>
            <w:u w:val="single"/>
          </w:rPr>
          <w:t>https://</w:t>
        </w:r>
        <w:r w:rsidR="00E40EB0">
          <w:fldChar w:fldCharType="begin"/>
        </w:r>
        <w:r w:rsidR="00E40EB0">
          <w:instrText xml:space="preserve"> HYPERLINK "http://www.afrinic.net/en/initiatives/resource-certification" \h </w:instrText>
        </w:r>
        <w:r w:rsidR="00E40EB0">
          <w:fldChar w:fldCharType="separate"/>
        </w:r>
        <w:r>
          <w:rPr>
            <w:color w:val="1155CC"/>
            <w:sz w:val="21"/>
            <w:szCs w:val="21"/>
            <w:u w:val="single"/>
          </w:rPr>
          <w:t>www.afrinic.net/en/initiatives/resource-certification</w:t>
        </w:r>
        <w:r w:rsidR="00E40EB0">
          <w:rPr>
            <w:color w:val="1155CC"/>
            <w:sz w:val="21"/>
            <w:szCs w:val="21"/>
            <w:u w:val="single"/>
          </w:rPr>
          <w:fldChar w:fldCharType="end"/>
        </w:r>
      </w:moveTo>
    </w:p>
    <w:moveToRangeEnd w:id="153"/>
    <w:p w14:paraId="000001D8" w14:textId="77777777" w:rsidR="000A4521" w:rsidRDefault="007473E9">
      <w:pPr>
        <w:numPr>
          <w:ilvl w:val="5"/>
          <w:numId w:val="13"/>
        </w:numPr>
        <w:pBdr>
          <w:top w:val="nil"/>
          <w:left w:val="nil"/>
          <w:bottom w:val="nil"/>
          <w:right w:val="nil"/>
          <w:between w:val="nil"/>
        </w:pBdr>
        <w:tabs>
          <w:tab w:val="left" w:pos="939"/>
          <w:tab w:val="left" w:pos="940"/>
        </w:tabs>
        <w:rPr>
          <w:color w:val="000000"/>
          <w:sz w:val="21"/>
          <w:szCs w:val="21"/>
        </w:rPr>
      </w:pPr>
      <w:r>
        <w:rPr>
          <w:color w:val="000000"/>
          <w:sz w:val="21"/>
          <w:szCs w:val="21"/>
        </w:rPr>
        <w:t>ARIN:</w:t>
      </w:r>
      <w:r>
        <w:rPr>
          <w:color w:val="1155CC"/>
          <w:sz w:val="21"/>
          <w:szCs w:val="21"/>
        </w:rPr>
        <w:t xml:space="preserve"> </w:t>
      </w:r>
      <w:r>
        <w:rPr>
          <w:color w:val="1155CC"/>
          <w:sz w:val="21"/>
          <w:szCs w:val="21"/>
          <w:u w:val="single"/>
        </w:rPr>
        <w:t>https://</w:t>
      </w:r>
      <w:hyperlink r:id="rId43" w:anchor="howtoparticipate">
        <w:r>
          <w:rPr>
            <w:color w:val="1155CC"/>
            <w:sz w:val="21"/>
            <w:szCs w:val="21"/>
            <w:u w:val="single"/>
          </w:rPr>
          <w:t>www.arin.net/resources/rpki/index.html#howtoparticipate</w:t>
        </w:r>
      </w:hyperlink>
    </w:p>
    <w:p w14:paraId="2D607B21" w14:textId="77777777" w:rsidR="000A4521" w:rsidRDefault="007473E9">
      <w:pPr>
        <w:numPr>
          <w:ilvl w:val="5"/>
          <w:numId w:val="13"/>
        </w:numPr>
        <w:pBdr>
          <w:top w:val="nil"/>
          <w:left w:val="nil"/>
          <w:bottom w:val="nil"/>
          <w:right w:val="nil"/>
          <w:between w:val="nil"/>
        </w:pBdr>
        <w:tabs>
          <w:tab w:val="left" w:pos="939"/>
          <w:tab w:val="left" w:pos="940"/>
        </w:tabs>
        <w:spacing w:before="47" w:line="290" w:lineRule="auto"/>
        <w:ind w:right="2992"/>
        <w:rPr>
          <w:moveFrom w:id="155" w:author="Changed/Added" w:date="2021-04-26T11:03:00Z"/>
          <w:color w:val="000000"/>
          <w:sz w:val="21"/>
          <w:szCs w:val="21"/>
        </w:rPr>
      </w:pPr>
      <w:moveFromRangeStart w:id="156" w:author="Changed/Added" w:date="2021-04-26T11:03:00Z" w:name="move70327446"/>
      <w:moveFrom w:id="157" w:author="Changed/Added" w:date="2021-04-26T11:03:00Z">
        <w:r>
          <w:rPr>
            <w:color w:val="000000"/>
            <w:sz w:val="21"/>
            <w:szCs w:val="21"/>
          </w:rPr>
          <w:t>RIPE:</w:t>
        </w:r>
        <w:r>
          <w:rPr>
            <w:color w:val="1155CC"/>
            <w:sz w:val="21"/>
            <w:szCs w:val="21"/>
          </w:rPr>
          <w:t xml:space="preserve"> </w:t>
        </w:r>
        <w:r>
          <w:rPr>
            <w:color w:val="1155CC"/>
            <w:sz w:val="21"/>
            <w:szCs w:val="21"/>
            <w:u w:val="single"/>
          </w:rPr>
          <w:t>https://</w:t>
        </w:r>
        <w:r w:rsidR="00E40EB0">
          <w:fldChar w:fldCharType="begin"/>
        </w:r>
        <w:r w:rsidR="00E40EB0">
          <w:instrText xml:space="preserve"> HYPERLINK "http://www.ripe.net/manage-ips-and-asns/resource-" \h </w:instrText>
        </w:r>
        <w:r w:rsidR="00E40EB0">
          <w:fldChar w:fldCharType="separate"/>
        </w:r>
        <w:r>
          <w:rPr>
            <w:color w:val="1155CC"/>
            <w:sz w:val="21"/>
            <w:szCs w:val="21"/>
            <w:u w:val="single"/>
          </w:rPr>
          <w:t>www.ripe.net/manage-ips-and-asns/resource-</w:t>
        </w:r>
        <w:r w:rsidR="00E40EB0">
          <w:rPr>
            <w:color w:val="1155CC"/>
            <w:sz w:val="21"/>
            <w:szCs w:val="21"/>
            <w:u w:val="single"/>
          </w:rPr>
          <w:fldChar w:fldCharType="end"/>
        </w:r>
        <w:r>
          <w:rPr>
            <w:color w:val="1155CC"/>
            <w:sz w:val="21"/>
            <w:szCs w:val="21"/>
            <w:u w:val="single"/>
          </w:rPr>
          <w:t xml:space="preserve"> management/certification/using-the-rpki-system</w:t>
        </w:r>
      </w:moveFrom>
    </w:p>
    <w:moveFromRangeEnd w:id="156"/>
    <w:p w14:paraId="000001D9" w14:textId="77777777" w:rsidR="000A4521" w:rsidRDefault="007473E9">
      <w:pPr>
        <w:numPr>
          <w:ilvl w:val="5"/>
          <w:numId w:val="13"/>
        </w:numPr>
        <w:tabs>
          <w:tab w:val="left" w:pos="939"/>
          <w:tab w:val="left" w:pos="940"/>
        </w:tabs>
        <w:spacing w:before="1"/>
      </w:pPr>
      <w:r>
        <w:rPr>
          <w:sz w:val="21"/>
          <w:szCs w:val="21"/>
        </w:rPr>
        <w:t>APNIC:</w:t>
      </w:r>
      <w:r>
        <w:rPr>
          <w:color w:val="1155CC"/>
          <w:sz w:val="21"/>
          <w:szCs w:val="21"/>
        </w:rPr>
        <w:t xml:space="preserve"> </w:t>
      </w:r>
      <w:r>
        <w:rPr>
          <w:color w:val="1155CC"/>
          <w:sz w:val="21"/>
          <w:szCs w:val="21"/>
          <w:u w:val="single"/>
        </w:rPr>
        <w:t>https://</w:t>
      </w:r>
      <w:hyperlink r:id="rId44">
        <w:r>
          <w:rPr>
            <w:color w:val="1155CC"/>
            <w:sz w:val="21"/>
            <w:szCs w:val="21"/>
            <w:u w:val="single"/>
          </w:rPr>
          <w:t>www.apnic.net/manage-ip/apnic-services/resource-certification</w:t>
        </w:r>
      </w:hyperlink>
    </w:p>
    <w:p w14:paraId="000001DA" w14:textId="77777777" w:rsidR="000A4521" w:rsidRDefault="007473E9">
      <w:pPr>
        <w:numPr>
          <w:ilvl w:val="5"/>
          <w:numId w:val="13"/>
        </w:numPr>
        <w:tabs>
          <w:tab w:val="left" w:pos="939"/>
          <w:tab w:val="left" w:pos="940"/>
        </w:tabs>
        <w:spacing w:before="46"/>
      </w:pPr>
      <w:r>
        <w:rPr>
          <w:sz w:val="21"/>
          <w:szCs w:val="21"/>
        </w:rPr>
        <w:t>LACNIC:</w:t>
      </w:r>
      <w:r>
        <w:rPr>
          <w:color w:val="1155CC"/>
          <w:sz w:val="21"/>
          <w:szCs w:val="21"/>
        </w:rPr>
        <w:t xml:space="preserve"> </w:t>
      </w:r>
      <w:hyperlink r:id="rId45">
        <w:r>
          <w:rPr>
            <w:color w:val="1155CC"/>
            <w:sz w:val="21"/>
            <w:szCs w:val="21"/>
            <w:u w:val="single"/>
          </w:rPr>
          <w:t>http://www.lacnic.net/en/web/lacnic/certificacion-de-recursos-rpki</w:t>
        </w:r>
      </w:hyperlink>
    </w:p>
    <w:p w14:paraId="000001DB" w14:textId="77777777" w:rsidR="000A4521" w:rsidRDefault="007473E9">
      <w:pPr>
        <w:numPr>
          <w:ilvl w:val="5"/>
          <w:numId w:val="13"/>
        </w:numPr>
        <w:pBdr>
          <w:top w:val="nil"/>
          <w:left w:val="nil"/>
          <w:bottom w:val="nil"/>
          <w:right w:val="nil"/>
          <w:between w:val="nil"/>
        </w:pBdr>
        <w:tabs>
          <w:tab w:val="left" w:pos="939"/>
          <w:tab w:val="left" w:pos="940"/>
        </w:tabs>
        <w:spacing w:before="47" w:line="290" w:lineRule="auto"/>
        <w:ind w:right="2992"/>
        <w:rPr>
          <w:moveTo w:id="158" w:author="Changed/Added" w:date="2021-04-26T11:03:00Z"/>
          <w:color w:val="000000"/>
          <w:sz w:val="21"/>
          <w:szCs w:val="21"/>
        </w:rPr>
      </w:pPr>
      <w:moveToRangeStart w:id="159" w:author="Changed/Added" w:date="2021-04-26T11:03:00Z" w:name="move70327446"/>
      <w:moveTo w:id="160" w:author="Changed/Added" w:date="2021-04-26T11:03:00Z">
        <w:r>
          <w:rPr>
            <w:color w:val="000000"/>
            <w:sz w:val="21"/>
            <w:szCs w:val="21"/>
          </w:rPr>
          <w:t>RIPE:</w:t>
        </w:r>
        <w:r>
          <w:rPr>
            <w:color w:val="1155CC"/>
            <w:sz w:val="21"/>
            <w:szCs w:val="21"/>
          </w:rPr>
          <w:t xml:space="preserve"> </w:t>
        </w:r>
        <w:r>
          <w:rPr>
            <w:color w:val="1155CC"/>
            <w:sz w:val="21"/>
            <w:szCs w:val="21"/>
            <w:u w:val="single"/>
          </w:rPr>
          <w:t>https://</w:t>
        </w:r>
        <w:r w:rsidR="00E40EB0">
          <w:fldChar w:fldCharType="begin"/>
        </w:r>
        <w:r w:rsidR="00E40EB0">
          <w:instrText xml:space="preserve"> HYPERLINK "http://www.ripe.net/manage-ips-and-asns/resource-" \h </w:instrText>
        </w:r>
        <w:r w:rsidR="00E40EB0">
          <w:fldChar w:fldCharType="separate"/>
        </w:r>
        <w:r>
          <w:rPr>
            <w:color w:val="1155CC"/>
            <w:sz w:val="21"/>
            <w:szCs w:val="21"/>
            <w:u w:val="single"/>
          </w:rPr>
          <w:t>www.ripe.net/manage-ips-and-asns/resource-</w:t>
        </w:r>
        <w:r w:rsidR="00E40EB0">
          <w:rPr>
            <w:color w:val="1155CC"/>
            <w:sz w:val="21"/>
            <w:szCs w:val="21"/>
            <w:u w:val="single"/>
          </w:rPr>
          <w:fldChar w:fldCharType="end"/>
        </w:r>
        <w:r>
          <w:rPr>
            <w:color w:val="1155CC"/>
            <w:sz w:val="21"/>
            <w:szCs w:val="21"/>
            <w:u w:val="single"/>
          </w:rPr>
          <w:t xml:space="preserve"> management/certification/using-the-</w:t>
        </w:r>
        <w:proofErr w:type="spellStart"/>
        <w:r>
          <w:rPr>
            <w:color w:val="1155CC"/>
            <w:sz w:val="21"/>
            <w:szCs w:val="21"/>
            <w:u w:val="single"/>
          </w:rPr>
          <w:t>rpki</w:t>
        </w:r>
        <w:proofErr w:type="spellEnd"/>
        <w:r>
          <w:rPr>
            <w:color w:val="1155CC"/>
            <w:sz w:val="21"/>
            <w:szCs w:val="21"/>
            <w:u w:val="single"/>
          </w:rPr>
          <w:t>-system</w:t>
        </w:r>
      </w:moveTo>
    </w:p>
    <w:p w14:paraId="696078F4" w14:textId="77777777" w:rsidR="000A4521" w:rsidRDefault="007473E9">
      <w:pPr>
        <w:numPr>
          <w:ilvl w:val="5"/>
          <w:numId w:val="13"/>
        </w:numPr>
        <w:tabs>
          <w:tab w:val="left" w:pos="939"/>
          <w:tab w:val="left" w:pos="940"/>
        </w:tabs>
        <w:spacing w:before="52"/>
        <w:rPr>
          <w:moveFrom w:id="161" w:author="Changed/Added" w:date="2021-04-26T11:03:00Z"/>
        </w:rPr>
      </w:pPr>
      <w:moveFromRangeStart w:id="162" w:author="Changed/Added" w:date="2021-04-26T11:03:00Z" w:name="move70327445"/>
      <w:moveToRangeEnd w:id="159"/>
      <w:moveFrom w:id="163" w:author="Changed/Added" w:date="2021-04-26T11:03:00Z">
        <w:r>
          <w:rPr>
            <w:sz w:val="21"/>
            <w:szCs w:val="21"/>
          </w:rPr>
          <w:t>AfriNIC:</w:t>
        </w:r>
        <w:r>
          <w:rPr>
            <w:color w:val="1155CC"/>
            <w:sz w:val="21"/>
            <w:szCs w:val="21"/>
          </w:rPr>
          <w:t xml:space="preserve"> </w:t>
        </w:r>
        <w:r>
          <w:rPr>
            <w:color w:val="1155CC"/>
            <w:sz w:val="21"/>
            <w:szCs w:val="21"/>
            <w:u w:val="single"/>
          </w:rPr>
          <w:t>https://</w:t>
        </w:r>
        <w:r w:rsidR="00E40EB0">
          <w:fldChar w:fldCharType="begin"/>
        </w:r>
        <w:r w:rsidR="00E40EB0">
          <w:instrText xml:space="preserve"> HYPERLINK "http://www.afrinic.net/en/initiatives/resource-certification" \h </w:instrText>
        </w:r>
        <w:r w:rsidR="00E40EB0">
          <w:fldChar w:fldCharType="separate"/>
        </w:r>
        <w:r>
          <w:rPr>
            <w:color w:val="1155CC"/>
            <w:sz w:val="21"/>
            <w:szCs w:val="21"/>
            <w:u w:val="single"/>
          </w:rPr>
          <w:t>www.afrinic.net/en/initiatives/resource-certification</w:t>
        </w:r>
        <w:r w:rsidR="00E40EB0">
          <w:rPr>
            <w:color w:val="1155CC"/>
            <w:sz w:val="21"/>
            <w:szCs w:val="21"/>
            <w:u w:val="single"/>
          </w:rPr>
          <w:fldChar w:fldCharType="end"/>
        </w:r>
      </w:moveFrom>
    </w:p>
    <w:moveFromRangeEnd w:id="162"/>
    <w:p w14:paraId="000001DC" w14:textId="77777777" w:rsidR="000A4521" w:rsidRDefault="000A4521">
      <w:pPr>
        <w:pBdr>
          <w:top w:val="nil"/>
          <w:left w:val="nil"/>
          <w:bottom w:val="nil"/>
          <w:right w:val="nil"/>
          <w:between w:val="nil"/>
        </w:pBdr>
        <w:spacing w:before="10"/>
        <w:rPr>
          <w:color w:val="000000"/>
          <w:sz w:val="20"/>
          <w:szCs w:val="20"/>
        </w:rPr>
      </w:pPr>
    </w:p>
    <w:p w14:paraId="000001DD" w14:textId="77777777" w:rsidR="000A4521" w:rsidRDefault="007473E9">
      <w:pPr>
        <w:pBdr>
          <w:top w:val="nil"/>
          <w:left w:val="nil"/>
          <w:bottom w:val="nil"/>
          <w:right w:val="nil"/>
          <w:between w:val="nil"/>
        </w:pBdr>
        <w:spacing w:before="99"/>
        <w:ind w:left="220"/>
        <w:rPr>
          <w:color w:val="000000"/>
          <w:sz w:val="21"/>
          <w:szCs w:val="21"/>
        </w:rPr>
      </w:pPr>
      <w:r>
        <w:rPr>
          <w:color w:val="000000"/>
          <w:sz w:val="21"/>
          <w:szCs w:val="21"/>
        </w:rPr>
        <w:t>Each RIR is different, but common requirements for obtaining a certificate include:</w:t>
      </w:r>
    </w:p>
    <w:p w14:paraId="000001DE" w14:textId="77777777" w:rsidR="000A4521" w:rsidRDefault="007473E9">
      <w:pPr>
        <w:numPr>
          <w:ilvl w:val="5"/>
          <w:numId w:val="13"/>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valid membership with the RIR</w:t>
      </w:r>
    </w:p>
    <w:p w14:paraId="000001DF" w14:textId="77777777" w:rsidR="000A4521" w:rsidRDefault="007473E9">
      <w:pPr>
        <w:numPr>
          <w:ilvl w:val="5"/>
          <w:numId w:val="13"/>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access to the resource management portal</w:t>
      </w:r>
    </w:p>
    <w:p w14:paraId="000001E0" w14:textId="77777777" w:rsidR="000A4521" w:rsidRDefault="007473E9">
      <w:pPr>
        <w:numPr>
          <w:ilvl w:val="5"/>
          <w:numId w:val="13"/>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agreement with the Terms and conditions of the service</w:t>
      </w:r>
    </w:p>
    <w:p w14:paraId="000001E1" w14:textId="77777777" w:rsidR="000A4521" w:rsidRDefault="000A4521">
      <w:pPr>
        <w:pBdr>
          <w:top w:val="nil"/>
          <w:left w:val="nil"/>
          <w:bottom w:val="nil"/>
          <w:right w:val="nil"/>
          <w:between w:val="nil"/>
        </w:pBdr>
        <w:rPr>
          <w:color w:val="000000"/>
          <w:sz w:val="24"/>
          <w:szCs w:val="24"/>
        </w:rPr>
      </w:pPr>
    </w:p>
    <w:p w14:paraId="000001E2" w14:textId="77777777" w:rsidR="000A4521" w:rsidRDefault="000A4521">
      <w:pPr>
        <w:pBdr>
          <w:top w:val="nil"/>
          <w:left w:val="nil"/>
          <w:bottom w:val="nil"/>
          <w:right w:val="nil"/>
          <w:between w:val="nil"/>
        </w:pBdr>
        <w:spacing w:before="1"/>
        <w:rPr>
          <w:color w:val="000000"/>
          <w:sz w:val="25"/>
          <w:szCs w:val="25"/>
        </w:rPr>
      </w:pPr>
    </w:p>
    <w:p w14:paraId="000001E3" w14:textId="77777777" w:rsidR="000A4521" w:rsidRDefault="007473E9">
      <w:pPr>
        <w:numPr>
          <w:ilvl w:val="4"/>
          <w:numId w:val="13"/>
        </w:numPr>
        <w:pBdr>
          <w:top w:val="nil"/>
          <w:left w:val="nil"/>
          <w:bottom w:val="nil"/>
          <w:right w:val="nil"/>
          <w:between w:val="nil"/>
        </w:pBdr>
        <w:tabs>
          <w:tab w:val="left" w:pos="1110"/>
        </w:tabs>
        <w:ind w:hanging="889"/>
        <w:rPr>
          <w:b/>
          <w:color w:val="000000"/>
          <w:sz w:val="19"/>
          <w:szCs w:val="19"/>
        </w:rPr>
      </w:pPr>
      <w:r>
        <w:rPr>
          <w:b/>
          <w:color w:val="000000"/>
          <w:sz w:val="19"/>
          <w:szCs w:val="19"/>
        </w:rPr>
        <w:t>RIR portal</w:t>
      </w:r>
    </w:p>
    <w:p w14:paraId="7E5A0AB6" w14:textId="77777777" w:rsidR="00926A6F" w:rsidRDefault="007473E9">
      <w:pPr>
        <w:pBdr>
          <w:top w:val="nil"/>
          <w:left w:val="nil"/>
          <w:bottom w:val="nil"/>
          <w:right w:val="nil"/>
          <w:between w:val="nil"/>
        </w:pBdr>
        <w:spacing w:before="80" w:line="290" w:lineRule="auto"/>
        <w:ind w:left="220"/>
        <w:rPr>
          <w:ins w:id="164" w:author="Kevin Chege" w:date="2021-04-26T17:38:00Z"/>
          <w:color w:val="000000"/>
          <w:sz w:val="21"/>
          <w:szCs w:val="21"/>
        </w:rPr>
      </w:pPr>
      <w:r>
        <w:rPr>
          <w:color w:val="000000"/>
          <w:sz w:val="21"/>
          <w:szCs w:val="21"/>
        </w:rPr>
        <w:t xml:space="preserve">An RIR portal offers an interface for performing various operations with ROAs: creation and publication, modification, deletion. Some portals provide tools to generate ROAs from the observed </w:t>
      </w:r>
    </w:p>
    <w:p w14:paraId="17606178" w14:textId="77777777" w:rsidR="00926A6F" w:rsidRDefault="00926A6F">
      <w:pPr>
        <w:pBdr>
          <w:top w:val="nil"/>
          <w:left w:val="nil"/>
          <w:bottom w:val="nil"/>
          <w:right w:val="nil"/>
          <w:between w:val="nil"/>
        </w:pBdr>
        <w:spacing w:before="80" w:line="290" w:lineRule="auto"/>
        <w:ind w:left="220"/>
        <w:rPr>
          <w:ins w:id="165" w:author="Kevin Chege" w:date="2021-04-26T17:38:00Z"/>
          <w:color w:val="000000"/>
          <w:sz w:val="21"/>
          <w:szCs w:val="21"/>
        </w:rPr>
      </w:pPr>
    </w:p>
    <w:p w14:paraId="67104256" w14:textId="77777777" w:rsidR="00926A6F" w:rsidRDefault="00926A6F">
      <w:pPr>
        <w:pBdr>
          <w:top w:val="nil"/>
          <w:left w:val="nil"/>
          <w:bottom w:val="nil"/>
          <w:right w:val="nil"/>
          <w:between w:val="nil"/>
        </w:pBdr>
        <w:spacing w:before="80" w:line="290" w:lineRule="auto"/>
        <w:ind w:left="220"/>
        <w:rPr>
          <w:ins w:id="166" w:author="Kevin Chege" w:date="2021-04-26T17:38:00Z"/>
          <w:color w:val="000000"/>
          <w:sz w:val="21"/>
          <w:szCs w:val="21"/>
        </w:rPr>
      </w:pPr>
    </w:p>
    <w:p w14:paraId="000001E4" w14:textId="0278D3DE" w:rsidR="000A4521" w:rsidRDefault="007473E9">
      <w:pPr>
        <w:pBdr>
          <w:top w:val="nil"/>
          <w:left w:val="nil"/>
          <w:bottom w:val="nil"/>
          <w:right w:val="nil"/>
          <w:between w:val="nil"/>
        </w:pBdr>
        <w:spacing w:before="80" w:line="290" w:lineRule="auto"/>
        <w:ind w:left="220"/>
        <w:rPr>
          <w:sz w:val="21"/>
          <w:szCs w:val="21"/>
        </w:rPr>
      </w:pPr>
      <w:r>
        <w:rPr>
          <w:color w:val="000000"/>
          <w:sz w:val="21"/>
          <w:szCs w:val="21"/>
        </w:rPr>
        <w:t>BGP announcements, compare created ROAs with existing BGP announcements and determine the impact that publication of ROAs will have on the existing BGP announcements.</w:t>
      </w:r>
      <w:ins w:id="167" w:author="Changed/Added" w:date="2021-04-26T11:03:00Z">
        <w:del w:id="168" w:author="Kevin Chege" w:date="2021-05-06T15:42:00Z">
          <w:r w:rsidDel="00DC1AB3">
            <w:rPr>
              <w:noProof/>
            </w:rPr>
            <w:drawing>
              <wp:anchor distT="0" distB="0" distL="0" distR="0" simplePos="0" relativeHeight="251660288" behindDoc="0" locked="0" layoutInCell="1" hidden="0" allowOverlap="1" wp14:anchorId="0BB2FF7D" wp14:editId="7064B00E">
                <wp:simplePos x="0" y="0"/>
                <wp:positionH relativeFrom="column">
                  <wp:posOffset>166839</wp:posOffset>
                </wp:positionH>
                <wp:positionV relativeFrom="paragraph">
                  <wp:posOffset>252450</wp:posOffset>
                </wp:positionV>
                <wp:extent cx="5853187" cy="4240244"/>
                <wp:effectExtent l="0" t="0" r="0" b="0"/>
                <wp:wrapTopAndBottom distT="0" distB="0"/>
                <wp:docPr id="6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6"/>
                        <a:srcRect/>
                        <a:stretch>
                          <a:fillRect/>
                        </a:stretch>
                      </pic:blipFill>
                      <pic:spPr>
                        <a:xfrm>
                          <a:off x="0" y="0"/>
                          <a:ext cx="5853187" cy="4240244"/>
                        </a:xfrm>
                        <a:prstGeom prst="rect">
                          <a:avLst/>
                        </a:prstGeom>
                        <a:ln/>
                      </pic:spPr>
                    </pic:pic>
                  </a:graphicData>
                </a:graphic>
              </wp:anchor>
            </w:drawing>
          </w:r>
        </w:del>
      </w:ins>
    </w:p>
    <w:p w14:paraId="350D0BEC" w14:textId="77777777" w:rsidR="0008389A" w:rsidRDefault="0008389A">
      <w:pPr>
        <w:spacing w:line="290" w:lineRule="auto"/>
        <w:rPr>
          <w:del w:id="169" w:author="Changed/Added" w:date="2021-04-26T11:03:00Z"/>
        </w:rPr>
        <w:sectPr w:rsidR="0008389A">
          <w:pgSz w:w="12240" w:h="15840"/>
          <w:pgMar w:top="1340" w:right="1340" w:bottom="960" w:left="1220" w:header="726" w:footer="768" w:gutter="0"/>
          <w:cols w:space="720"/>
        </w:sectPr>
      </w:pPr>
    </w:p>
    <w:p w14:paraId="000001E5" w14:textId="508F2A0F" w:rsidR="000A4521" w:rsidRDefault="00211562">
      <w:pPr>
        <w:pBdr>
          <w:top w:val="nil"/>
          <w:left w:val="nil"/>
          <w:bottom w:val="nil"/>
          <w:right w:val="nil"/>
          <w:between w:val="nil"/>
        </w:pBdr>
        <w:spacing w:before="80" w:line="290" w:lineRule="auto"/>
        <w:ind w:left="220"/>
        <w:rPr>
          <w:ins w:id="170" w:author="Changed/Added" w:date="2021-04-26T11:03:00Z"/>
          <w:sz w:val="21"/>
          <w:szCs w:val="21"/>
        </w:rPr>
      </w:pPr>
      <w:del w:id="171" w:author="Changed/Added" w:date="2021-04-26T11:03:00Z">
        <w:r>
          <w:rPr>
            <w:noProof/>
          </w:rPr>
          <w:drawing>
            <wp:anchor distT="0" distB="0" distL="0" distR="0" simplePos="0" relativeHeight="251674624" behindDoc="0" locked="0" layoutInCell="1" allowOverlap="1" wp14:anchorId="1F4D6CAD" wp14:editId="784ED98C">
              <wp:simplePos x="0" y="0"/>
              <wp:positionH relativeFrom="page">
                <wp:posOffset>941539</wp:posOffset>
              </wp:positionH>
              <wp:positionV relativeFrom="paragraph">
                <wp:posOffset>252450</wp:posOffset>
              </wp:positionV>
              <wp:extent cx="5853187" cy="4240244"/>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47" cstate="print"/>
                      <a:stretch>
                        <a:fillRect/>
                      </a:stretch>
                    </pic:blipFill>
                    <pic:spPr>
                      <a:xfrm>
                        <a:off x="0" y="0"/>
                        <a:ext cx="5853187" cy="4240244"/>
                      </a:xfrm>
                      <a:prstGeom prst="rect">
                        <a:avLst/>
                      </a:prstGeom>
                    </pic:spPr>
                  </pic:pic>
                </a:graphicData>
              </a:graphic>
            </wp:anchor>
          </w:drawing>
        </w:r>
      </w:del>
    </w:p>
    <w:p w14:paraId="000001E6" w14:textId="24A44A6B" w:rsidR="000A4521" w:rsidRDefault="007473E9">
      <w:pPr>
        <w:pBdr>
          <w:top w:val="nil"/>
          <w:left w:val="nil"/>
          <w:bottom w:val="nil"/>
          <w:right w:val="nil"/>
          <w:between w:val="nil"/>
        </w:pBdr>
        <w:spacing w:before="80" w:line="290" w:lineRule="auto"/>
        <w:ind w:left="220"/>
        <w:rPr>
          <w:ins w:id="172" w:author="Kevin Chege" w:date="2021-05-06T15:42:00Z"/>
          <w:color w:val="000000"/>
          <w:sz w:val="21"/>
          <w:szCs w:val="21"/>
        </w:rPr>
      </w:pPr>
      <w:r>
        <w:rPr>
          <w:color w:val="000000"/>
          <w:sz w:val="21"/>
          <w:szCs w:val="21"/>
        </w:rPr>
        <w:t>This is the RIPE NCC RPKI ROA Dashboard as an example:</w:t>
      </w:r>
    </w:p>
    <w:p w14:paraId="4DC7A923" w14:textId="360B2571" w:rsidR="00DC1AB3" w:rsidRDefault="00DC1AB3">
      <w:pPr>
        <w:pBdr>
          <w:top w:val="nil"/>
          <w:left w:val="nil"/>
          <w:bottom w:val="nil"/>
          <w:right w:val="nil"/>
          <w:between w:val="nil"/>
        </w:pBdr>
        <w:spacing w:before="80" w:line="290" w:lineRule="auto"/>
        <w:ind w:left="220"/>
        <w:rPr>
          <w:ins w:id="173" w:author="Kevin Chege" w:date="2021-05-06T15:42:00Z"/>
          <w:color w:val="000000"/>
          <w:sz w:val="21"/>
          <w:szCs w:val="21"/>
        </w:rPr>
      </w:pPr>
    </w:p>
    <w:p w14:paraId="64A8285B" w14:textId="325FD77E" w:rsidR="00DC1AB3" w:rsidRDefault="00DC1AB3">
      <w:pPr>
        <w:pBdr>
          <w:top w:val="nil"/>
          <w:left w:val="nil"/>
          <w:bottom w:val="nil"/>
          <w:right w:val="nil"/>
          <w:between w:val="nil"/>
        </w:pBdr>
        <w:spacing w:before="80" w:line="290" w:lineRule="auto"/>
        <w:ind w:left="220"/>
        <w:rPr>
          <w:sz w:val="21"/>
          <w:szCs w:val="21"/>
        </w:rPr>
      </w:pPr>
      <w:ins w:id="174" w:author="Kevin Chege" w:date="2021-05-06T15:42:00Z">
        <w:r>
          <w:rPr>
            <w:noProof/>
            <w:sz w:val="21"/>
            <w:szCs w:val="21"/>
          </w:rPr>
          <w:drawing>
            <wp:inline distT="0" distB="0" distL="0" distR="0" wp14:anchorId="21DAD8DD" wp14:editId="5DA91B9E">
              <wp:extent cx="5671127" cy="3571404"/>
              <wp:effectExtent l="0" t="0" r="635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80003" cy="3576994"/>
                      </a:xfrm>
                      <a:prstGeom prst="rect">
                        <a:avLst/>
                      </a:prstGeom>
                    </pic:spPr>
                  </pic:pic>
                </a:graphicData>
              </a:graphic>
            </wp:inline>
          </w:drawing>
        </w:r>
      </w:ins>
    </w:p>
    <w:p w14:paraId="000001E7" w14:textId="77777777" w:rsidR="000A4521" w:rsidRDefault="000A4521">
      <w:pPr>
        <w:pBdr>
          <w:top w:val="nil"/>
          <w:left w:val="nil"/>
          <w:bottom w:val="nil"/>
          <w:right w:val="nil"/>
          <w:between w:val="nil"/>
        </w:pBdr>
        <w:spacing w:before="80" w:line="290" w:lineRule="auto"/>
        <w:ind w:left="220"/>
        <w:rPr>
          <w:sz w:val="21"/>
          <w:szCs w:val="21"/>
        </w:rPr>
      </w:pPr>
    </w:p>
    <w:p w14:paraId="000001E8" w14:textId="0842DCB3" w:rsidR="000A4521" w:rsidRDefault="007473E9">
      <w:pPr>
        <w:pBdr>
          <w:top w:val="nil"/>
          <w:left w:val="nil"/>
          <w:bottom w:val="nil"/>
          <w:right w:val="nil"/>
          <w:between w:val="nil"/>
        </w:pBdr>
        <w:spacing w:line="288" w:lineRule="auto"/>
        <w:ind w:left="220" w:right="116"/>
        <w:rPr>
          <w:color w:val="000000"/>
          <w:sz w:val="21"/>
          <w:szCs w:val="21"/>
        </w:rPr>
      </w:pPr>
      <w:r>
        <w:rPr>
          <w:color w:val="000000"/>
          <w:sz w:val="21"/>
          <w:szCs w:val="21"/>
        </w:rPr>
        <w:t xml:space="preserve">When creating a ROA, pay special attention to the "maximum length" </w:t>
      </w:r>
      <w:customXmlInsRangeStart w:id="175" w:author="Changed/Added" w:date="2021-04-26T11:03:00Z"/>
      <w:sdt>
        <w:sdtPr>
          <w:tag w:val="goog_rdk_12"/>
          <w:id w:val="-1243031049"/>
        </w:sdtPr>
        <w:sdtContent>
          <w:customXmlInsRangeEnd w:id="175"/>
          <w:commentRangeStart w:id="176"/>
          <w:customXmlInsRangeStart w:id="177" w:author="Changed/Added" w:date="2021-04-26T11:03:00Z"/>
        </w:sdtContent>
      </w:sdt>
      <w:customXmlInsRangeEnd w:id="177"/>
      <w:r>
        <w:rPr>
          <w:color w:val="000000"/>
          <w:sz w:val="21"/>
          <w:szCs w:val="21"/>
        </w:rPr>
        <w:t xml:space="preserve">field. </w:t>
      </w:r>
      <w:del w:id="178" w:author="Changed/Added" w:date="2021-04-26T11:03:00Z">
        <w:r w:rsidR="00211562">
          <w:rPr>
            <w:w w:val="105"/>
          </w:rPr>
          <w:delText>If</w:delText>
        </w:r>
      </w:del>
      <w:ins w:id="179" w:author="Changed/Added" w:date="2021-04-26T11:03:00Z">
        <w:r>
          <w:rPr>
            <w:color w:val="000000"/>
            <w:sz w:val="21"/>
            <w:szCs w:val="21"/>
          </w:rPr>
          <w:t>I</w:t>
        </w:r>
        <w:commentRangeEnd w:id="176"/>
        <w:r>
          <w:commentReference w:id="176"/>
        </w:r>
        <w:r>
          <w:rPr>
            <w:color w:val="000000"/>
            <w:sz w:val="21"/>
            <w:szCs w:val="21"/>
          </w:rPr>
          <w:t>f</w:t>
        </w:r>
      </w:ins>
      <w:r>
        <w:rPr>
          <w:color w:val="000000"/>
          <w:sz w:val="21"/>
          <w:szCs w:val="21"/>
        </w:rPr>
        <w:t xml:space="preserve"> set to the length of </w:t>
      </w:r>
      <w:customXmlInsRangeStart w:id="180" w:author="Changed/Added" w:date="2021-04-26T11:03:00Z"/>
      <w:sdt>
        <w:sdtPr>
          <w:tag w:val="goog_rdk_13"/>
          <w:id w:val="-1540273118"/>
        </w:sdtPr>
        <w:sdtContent>
          <w:customXmlInsRangeEnd w:id="180"/>
          <w:commentRangeStart w:id="181"/>
          <w:customXmlInsRangeStart w:id="182" w:author="Changed/Added" w:date="2021-04-26T11:03:00Z"/>
        </w:sdtContent>
      </w:sdt>
      <w:customXmlInsRangeEnd w:id="182"/>
      <w:r>
        <w:rPr>
          <w:color w:val="000000"/>
          <w:sz w:val="21"/>
          <w:szCs w:val="21"/>
        </w:rPr>
        <w:t xml:space="preserve">the prefix, </w:t>
      </w:r>
      <w:del w:id="183" w:author="Changed/Added" w:date="2021-04-26T11:03:00Z">
        <w:r w:rsidR="00211562">
          <w:rPr>
            <w:w w:val="105"/>
          </w:rPr>
          <w:delText>such an</w:delText>
        </w:r>
      </w:del>
      <w:ins w:id="184" w:author="Changed/Added" w:date="2021-04-26T11:03:00Z">
        <w:r>
          <w:rPr>
            <w:color w:val="000000"/>
            <w:sz w:val="21"/>
            <w:szCs w:val="21"/>
          </w:rPr>
          <w:t>suc</w:t>
        </w:r>
        <w:commentRangeEnd w:id="181"/>
        <w:r>
          <w:commentReference w:id="181"/>
        </w:r>
        <w:r>
          <w:rPr>
            <w:color w:val="000000"/>
            <w:sz w:val="21"/>
            <w:szCs w:val="21"/>
          </w:rPr>
          <w:t>h a</w:t>
        </w:r>
      </w:ins>
      <w:r>
        <w:rPr>
          <w:color w:val="000000"/>
          <w:sz w:val="21"/>
          <w:szCs w:val="21"/>
        </w:rPr>
        <w:t xml:space="preserve"> ROA may invalidate </w:t>
      </w:r>
      <w:del w:id="185" w:author="Changed/Added" w:date="2021-04-26T11:03:00Z">
        <w:r w:rsidR="00211562">
          <w:rPr>
            <w:w w:val="105"/>
          </w:rPr>
          <w:delText>announcements</w:delText>
        </w:r>
      </w:del>
      <w:ins w:id="186" w:author="Changed/Added" w:date="2021-04-26T11:03:00Z">
        <w:r>
          <w:rPr>
            <w:color w:val="000000"/>
            <w:sz w:val="21"/>
            <w:szCs w:val="21"/>
          </w:rPr>
          <w:t>announ</w:t>
        </w:r>
      </w:ins>
      <w:customXmlInsRangeStart w:id="187" w:author="Changed/Added" w:date="2021-04-26T11:03:00Z"/>
      <w:sdt>
        <w:sdtPr>
          <w:tag w:val="goog_rdk_14"/>
          <w:id w:val="1826855938"/>
        </w:sdtPr>
        <w:sdtContent>
          <w:customXmlInsRangeEnd w:id="187"/>
          <w:commentRangeStart w:id="188"/>
          <w:customXmlInsRangeStart w:id="189" w:author="Changed/Added" w:date="2021-04-26T11:03:00Z"/>
        </w:sdtContent>
      </w:sdt>
      <w:customXmlInsRangeEnd w:id="189"/>
      <w:ins w:id="190" w:author="Changed/Added" w:date="2021-04-26T11:03:00Z">
        <w:r>
          <w:rPr>
            <w:color w:val="000000"/>
            <w:sz w:val="21"/>
            <w:szCs w:val="21"/>
          </w:rPr>
          <w:t>cements</w:t>
        </w:r>
      </w:ins>
      <w:r>
        <w:rPr>
          <w:color w:val="000000"/>
          <w:sz w:val="21"/>
          <w:szCs w:val="21"/>
        </w:rPr>
        <w:t xml:space="preserve"> of more</w:t>
      </w:r>
      <w:commentRangeEnd w:id="188"/>
      <w:r>
        <w:commentReference w:id="188"/>
      </w:r>
      <w:r>
        <w:rPr>
          <w:color w:val="000000"/>
          <w:sz w:val="21"/>
          <w:szCs w:val="21"/>
        </w:rPr>
        <w:t xml:space="preserve"> specific prefixes</w:t>
      </w:r>
      <w:del w:id="191" w:author="Changed/Added" w:date="2021-04-26T11:03:00Z">
        <w:r w:rsidR="00211562">
          <w:rPr>
            <w:w w:val="105"/>
          </w:rPr>
          <w:delText>,</w:delText>
        </w:r>
      </w:del>
      <w:r>
        <w:rPr>
          <w:sz w:val="21"/>
          <w:szCs w:val="21"/>
        </w:rPr>
        <w:t xml:space="preserve"> </w:t>
      </w:r>
      <w:r>
        <w:rPr>
          <w:color w:val="000000"/>
          <w:sz w:val="21"/>
          <w:szCs w:val="21"/>
        </w:rPr>
        <w:t xml:space="preserve">unless other ROAs are also created for them. An issuer of a ROA SHOULD advertise all prefixes covered by the ROA, all the way down to the maximum length. If it does not, then an adversary can advertise the most specific with the authorized ASN prepended. Then the adversary will draw the traffic, intercept it (sending to the legitimate destination afterwards) or, more commonly, simply blackholing it </w:t>
      </w:r>
      <w:proofErr w:type="gramStart"/>
      <w:r>
        <w:rPr>
          <w:color w:val="000000"/>
          <w:sz w:val="21"/>
          <w:szCs w:val="21"/>
        </w:rPr>
        <w:t>causing</w:t>
      </w:r>
      <w:proofErr w:type="gramEnd"/>
      <w:r>
        <w:rPr>
          <w:color w:val="000000"/>
          <w:sz w:val="21"/>
          <w:szCs w:val="21"/>
        </w:rPr>
        <w:t xml:space="preserve"> a DoS attack.</w:t>
      </w:r>
    </w:p>
    <w:p w14:paraId="000001E9" w14:textId="77777777" w:rsidR="000A4521" w:rsidRDefault="000A4521">
      <w:pPr>
        <w:pBdr>
          <w:top w:val="nil"/>
          <w:left w:val="nil"/>
          <w:bottom w:val="nil"/>
          <w:right w:val="nil"/>
          <w:between w:val="nil"/>
        </w:pBdr>
        <w:spacing w:line="288" w:lineRule="auto"/>
        <w:ind w:left="220" w:right="116"/>
        <w:rPr>
          <w:sz w:val="21"/>
          <w:szCs w:val="21"/>
        </w:rPr>
      </w:pPr>
    </w:p>
    <w:p w14:paraId="000001EA" w14:textId="77777777" w:rsidR="000A4521" w:rsidRDefault="007473E9">
      <w:pPr>
        <w:pBdr>
          <w:top w:val="nil"/>
          <w:left w:val="nil"/>
          <w:bottom w:val="nil"/>
          <w:right w:val="nil"/>
          <w:between w:val="nil"/>
        </w:pBdr>
        <w:spacing w:line="288" w:lineRule="auto"/>
        <w:ind w:left="220" w:right="116"/>
        <w:rPr>
          <w:ins w:id="192" w:author="Changed/Added" w:date="2021-04-26T11:03:00Z"/>
          <w:sz w:val="21"/>
          <w:szCs w:val="21"/>
        </w:rPr>
      </w:pPr>
      <w:ins w:id="193" w:author="Changed/Added" w:date="2021-04-26T11:03:00Z">
        <w:r>
          <w:rPr>
            <w:sz w:val="21"/>
            <w:szCs w:val="21"/>
          </w:rPr>
          <w:t>It is recommended to:</w:t>
        </w:r>
      </w:ins>
    </w:p>
    <w:p w14:paraId="000001EB" w14:textId="77777777" w:rsidR="000A4521" w:rsidRDefault="007473E9">
      <w:pPr>
        <w:numPr>
          <w:ilvl w:val="0"/>
          <w:numId w:val="14"/>
        </w:numPr>
        <w:pBdr>
          <w:top w:val="nil"/>
          <w:left w:val="nil"/>
          <w:bottom w:val="nil"/>
          <w:right w:val="nil"/>
          <w:between w:val="nil"/>
        </w:pBdr>
        <w:spacing w:line="288" w:lineRule="auto"/>
        <w:ind w:right="116"/>
        <w:rPr>
          <w:ins w:id="194" w:author="Changed/Added" w:date="2021-04-26T11:03:00Z"/>
          <w:sz w:val="21"/>
          <w:szCs w:val="21"/>
        </w:rPr>
      </w:pPr>
      <w:ins w:id="195" w:author="Changed/Added" w:date="2021-04-26T11:03:00Z">
        <w:r>
          <w:rPr>
            <w:sz w:val="21"/>
            <w:szCs w:val="21"/>
          </w:rPr>
          <w:t>avoid creating ROAs for subnets of an aggregate unless they are actuall</w:t>
        </w:r>
      </w:ins>
      <w:customXmlInsRangeStart w:id="196" w:author="Changed/Added" w:date="2021-04-26T11:03:00Z"/>
      <w:sdt>
        <w:sdtPr>
          <w:tag w:val="goog_rdk_15"/>
          <w:id w:val="-909384196"/>
        </w:sdtPr>
        <w:sdtContent>
          <w:customXmlInsRangeEnd w:id="196"/>
          <w:commentRangeStart w:id="197"/>
          <w:customXmlInsRangeStart w:id="198" w:author="Changed/Added" w:date="2021-04-26T11:03:00Z"/>
        </w:sdtContent>
      </w:sdt>
      <w:customXmlInsRangeEnd w:id="198"/>
      <w:ins w:id="199" w:author="Changed/Added" w:date="2021-04-26T11:03:00Z">
        <w:r>
          <w:rPr>
            <w:sz w:val="21"/>
            <w:szCs w:val="21"/>
          </w:rPr>
          <w:t xml:space="preserve">y </w:t>
        </w:r>
        <w:proofErr w:type="gramStart"/>
        <w:r>
          <w:rPr>
            <w:sz w:val="21"/>
            <w:szCs w:val="21"/>
          </w:rPr>
          <w:t>routed;</w:t>
        </w:r>
        <w:proofErr w:type="gramEnd"/>
      </w:ins>
    </w:p>
    <w:p w14:paraId="000001EC" w14:textId="39A98DB0" w:rsidR="000A4521" w:rsidRDefault="007473E9">
      <w:pPr>
        <w:numPr>
          <w:ilvl w:val="0"/>
          <w:numId w:val="14"/>
        </w:numPr>
        <w:pBdr>
          <w:top w:val="nil"/>
          <w:left w:val="nil"/>
          <w:bottom w:val="nil"/>
          <w:right w:val="nil"/>
          <w:between w:val="nil"/>
        </w:pBdr>
        <w:spacing w:line="288" w:lineRule="auto"/>
        <w:ind w:right="116"/>
        <w:rPr>
          <w:ins w:id="200" w:author="Changed/Added" w:date="2021-04-26T11:03:00Z"/>
          <w:sz w:val="21"/>
          <w:szCs w:val="21"/>
        </w:rPr>
      </w:pPr>
      <w:proofErr w:type="gramStart"/>
      <w:ins w:id="201" w:author="Changed/Added" w:date="2021-04-26T11:03:00Z">
        <w:r>
          <w:rPr>
            <w:sz w:val="21"/>
            <w:szCs w:val="21"/>
          </w:rPr>
          <w:t>and,</w:t>
        </w:r>
        <w:proofErr w:type="gramEnd"/>
        <w:r>
          <w:rPr>
            <w:sz w:val="21"/>
            <w:szCs w:val="21"/>
          </w:rPr>
          <w:t xml:space="preserve"> </w:t>
        </w:r>
        <w:proofErr w:type="spellStart"/>
        <w:r>
          <w:rPr>
            <w:sz w:val="21"/>
            <w:szCs w:val="21"/>
          </w:rPr>
          <w:t>minimise</w:t>
        </w:r>
        <w:proofErr w:type="spellEnd"/>
        <w:r>
          <w:rPr>
            <w:sz w:val="21"/>
            <w:szCs w:val="21"/>
          </w:rPr>
          <w:t xml:space="preserve"> ROAs where possible and only for prefixes actually announced.</w:t>
        </w:r>
      </w:ins>
    </w:p>
    <w:p w14:paraId="38AD71A7" w14:textId="70EDEFE7" w:rsidR="002557E1" w:rsidRDefault="002557E1" w:rsidP="002557E1">
      <w:pPr>
        <w:pBdr>
          <w:top w:val="nil"/>
          <w:left w:val="nil"/>
          <w:bottom w:val="nil"/>
          <w:right w:val="nil"/>
          <w:between w:val="nil"/>
        </w:pBdr>
        <w:spacing w:line="288" w:lineRule="auto"/>
        <w:ind w:right="116"/>
        <w:rPr>
          <w:ins w:id="202" w:author="Changed/Added" w:date="2021-04-26T11:03:00Z"/>
          <w:sz w:val="21"/>
          <w:szCs w:val="21"/>
        </w:rPr>
      </w:pPr>
    </w:p>
    <w:p w14:paraId="731961C2" w14:textId="2FC83E99" w:rsidR="002557E1" w:rsidRDefault="002557E1" w:rsidP="002557E1">
      <w:pPr>
        <w:pBdr>
          <w:top w:val="nil"/>
          <w:left w:val="nil"/>
          <w:bottom w:val="nil"/>
          <w:right w:val="nil"/>
          <w:between w:val="nil"/>
        </w:pBdr>
        <w:spacing w:line="288" w:lineRule="auto"/>
        <w:ind w:right="116"/>
        <w:rPr>
          <w:ins w:id="203" w:author="Changed/Added" w:date="2021-04-26T11:03:00Z"/>
          <w:sz w:val="21"/>
          <w:szCs w:val="21"/>
        </w:rPr>
      </w:pPr>
    </w:p>
    <w:p w14:paraId="30163572" w14:textId="0E89B479" w:rsidR="002557E1" w:rsidRDefault="002557E1" w:rsidP="002557E1">
      <w:pPr>
        <w:pBdr>
          <w:top w:val="nil"/>
          <w:left w:val="nil"/>
          <w:bottom w:val="nil"/>
          <w:right w:val="nil"/>
          <w:between w:val="nil"/>
        </w:pBdr>
        <w:spacing w:line="288" w:lineRule="auto"/>
        <w:ind w:right="116"/>
        <w:rPr>
          <w:ins w:id="204" w:author="Kevin Chege" w:date="2021-05-06T15:42:00Z"/>
          <w:sz w:val="21"/>
          <w:szCs w:val="21"/>
        </w:rPr>
      </w:pPr>
    </w:p>
    <w:p w14:paraId="53DD505C" w14:textId="35DDA54F" w:rsidR="00DC1AB3" w:rsidRDefault="00DC1AB3" w:rsidP="002557E1">
      <w:pPr>
        <w:pBdr>
          <w:top w:val="nil"/>
          <w:left w:val="nil"/>
          <w:bottom w:val="nil"/>
          <w:right w:val="nil"/>
          <w:between w:val="nil"/>
        </w:pBdr>
        <w:spacing w:line="288" w:lineRule="auto"/>
        <w:ind w:right="116"/>
        <w:rPr>
          <w:ins w:id="205" w:author="Kevin Chege" w:date="2021-05-06T15:42:00Z"/>
          <w:sz w:val="21"/>
          <w:szCs w:val="21"/>
        </w:rPr>
      </w:pPr>
    </w:p>
    <w:p w14:paraId="131B9062" w14:textId="77777777" w:rsidR="00DC1AB3" w:rsidRDefault="00DC1AB3" w:rsidP="002557E1">
      <w:pPr>
        <w:pBdr>
          <w:top w:val="nil"/>
          <w:left w:val="nil"/>
          <w:bottom w:val="nil"/>
          <w:right w:val="nil"/>
          <w:between w:val="nil"/>
        </w:pBdr>
        <w:spacing w:line="288" w:lineRule="auto"/>
        <w:ind w:right="116"/>
        <w:rPr>
          <w:ins w:id="206" w:author="Changed/Added" w:date="2021-04-26T11:03:00Z"/>
          <w:sz w:val="21"/>
          <w:szCs w:val="21"/>
        </w:rPr>
      </w:pPr>
    </w:p>
    <w:p w14:paraId="160FB5A9" w14:textId="73B8DDD2" w:rsidR="002557E1" w:rsidRDefault="002557E1" w:rsidP="002557E1">
      <w:pPr>
        <w:pBdr>
          <w:top w:val="nil"/>
          <w:left w:val="nil"/>
          <w:bottom w:val="nil"/>
          <w:right w:val="nil"/>
          <w:between w:val="nil"/>
        </w:pBdr>
        <w:spacing w:line="288" w:lineRule="auto"/>
        <w:ind w:right="116"/>
        <w:rPr>
          <w:ins w:id="207" w:author="Changed/Added" w:date="2021-04-26T11:03:00Z"/>
          <w:sz w:val="21"/>
          <w:szCs w:val="21"/>
        </w:rPr>
      </w:pPr>
    </w:p>
    <w:p w14:paraId="1622C1CB" w14:textId="4370E3C1" w:rsidR="002557E1" w:rsidRDefault="00DC1AB3" w:rsidP="00E40EB0">
      <w:pPr>
        <w:pBdr>
          <w:top w:val="nil"/>
          <w:left w:val="nil"/>
          <w:bottom w:val="nil"/>
          <w:right w:val="nil"/>
          <w:between w:val="nil"/>
        </w:pBdr>
        <w:spacing w:line="288" w:lineRule="auto"/>
        <w:ind w:right="116"/>
        <w:rPr>
          <w:ins w:id="208" w:author="Kevin Chege" w:date="2021-05-06T15:39:00Z"/>
          <w:color w:val="000000"/>
          <w:sz w:val="21"/>
          <w:szCs w:val="21"/>
        </w:rPr>
      </w:pPr>
      <w:ins w:id="209" w:author="Kevin Chege" w:date="2021-05-06T15:38:00Z">
        <w:r w:rsidRPr="00DC1AB3">
          <w:rPr>
            <w:color w:val="000000"/>
            <w:sz w:val="21"/>
            <w:szCs w:val="21"/>
            <w:rPrChange w:id="210" w:author="Kevin Chege" w:date="2021-05-06T15:39:00Z">
              <w:rPr>
                <w:sz w:val="21"/>
                <w:szCs w:val="21"/>
              </w:rPr>
            </w:rPrChange>
          </w:rPr>
          <w:lastRenderedPageBreak/>
          <w:t>The below image shows how to add ROAs using AFRINIC’s portal</w:t>
        </w:r>
      </w:ins>
      <w:ins w:id="211" w:author="Kevin Chege" w:date="2021-05-06T15:39:00Z">
        <w:r>
          <w:rPr>
            <w:color w:val="000000"/>
            <w:sz w:val="21"/>
            <w:szCs w:val="21"/>
          </w:rPr>
          <w:t>:</w:t>
        </w:r>
      </w:ins>
    </w:p>
    <w:p w14:paraId="5CDE299F" w14:textId="77777777" w:rsidR="00DC1AB3" w:rsidRPr="00DC1AB3" w:rsidRDefault="00DC1AB3" w:rsidP="00E40EB0">
      <w:pPr>
        <w:pBdr>
          <w:top w:val="nil"/>
          <w:left w:val="nil"/>
          <w:bottom w:val="nil"/>
          <w:right w:val="nil"/>
          <w:between w:val="nil"/>
        </w:pBdr>
        <w:spacing w:line="288" w:lineRule="auto"/>
        <w:ind w:right="116"/>
        <w:rPr>
          <w:ins w:id="212" w:author="Changed/Added" w:date="2021-04-26T11:03:00Z"/>
          <w:color w:val="000000"/>
          <w:sz w:val="21"/>
          <w:szCs w:val="21"/>
          <w:rPrChange w:id="213" w:author="Kevin Chege" w:date="2021-05-06T15:39:00Z">
            <w:rPr>
              <w:ins w:id="214" w:author="Changed/Added" w:date="2021-04-26T11:03:00Z"/>
              <w:sz w:val="21"/>
              <w:szCs w:val="21"/>
            </w:rPr>
          </w:rPrChange>
        </w:rPr>
      </w:pPr>
    </w:p>
    <w:p w14:paraId="000001ED" w14:textId="01027AE6" w:rsidR="000A4521" w:rsidRDefault="00DC1AB3">
      <w:pPr>
        <w:pBdr>
          <w:top w:val="nil"/>
          <w:left w:val="nil"/>
          <w:bottom w:val="nil"/>
          <w:right w:val="nil"/>
          <w:between w:val="nil"/>
        </w:pBdr>
        <w:spacing w:before="1"/>
        <w:rPr>
          <w:ins w:id="215" w:author="Kevin Chege" w:date="2021-05-06T15:39:00Z"/>
          <w:sz w:val="20"/>
          <w:szCs w:val="20"/>
        </w:rPr>
      </w:pPr>
      <w:ins w:id="216" w:author="Kevin Chege" w:date="2021-05-06T15:39:00Z">
        <w:r>
          <w:rPr>
            <w:noProof/>
            <w:sz w:val="20"/>
            <w:szCs w:val="20"/>
          </w:rPr>
          <w:drawing>
            <wp:inline distT="0" distB="0" distL="0" distR="0" wp14:anchorId="5F9A93DF" wp14:editId="296ACEA4">
              <wp:extent cx="6146800" cy="3437255"/>
              <wp:effectExtent l="0" t="0" r="0" b="4445"/>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46800" cy="3437255"/>
                      </a:xfrm>
                      <a:prstGeom prst="rect">
                        <a:avLst/>
                      </a:prstGeom>
                    </pic:spPr>
                  </pic:pic>
                </a:graphicData>
              </a:graphic>
            </wp:inline>
          </w:drawing>
        </w:r>
      </w:ins>
    </w:p>
    <w:p w14:paraId="57318293" w14:textId="1C2166FF" w:rsidR="00DC1AB3" w:rsidRDefault="00DC1AB3">
      <w:pPr>
        <w:pBdr>
          <w:top w:val="nil"/>
          <w:left w:val="nil"/>
          <w:bottom w:val="nil"/>
          <w:right w:val="nil"/>
          <w:between w:val="nil"/>
        </w:pBdr>
        <w:spacing w:before="1"/>
        <w:rPr>
          <w:ins w:id="217" w:author="Kevin Chege" w:date="2021-05-06T15:39:00Z"/>
          <w:sz w:val="20"/>
          <w:szCs w:val="20"/>
        </w:rPr>
      </w:pPr>
    </w:p>
    <w:p w14:paraId="48791004" w14:textId="109C89F9" w:rsidR="00DC1AB3" w:rsidRDefault="00DC1AB3">
      <w:pPr>
        <w:pBdr>
          <w:top w:val="nil"/>
          <w:left w:val="nil"/>
          <w:bottom w:val="nil"/>
          <w:right w:val="nil"/>
          <w:between w:val="nil"/>
        </w:pBdr>
        <w:spacing w:before="1"/>
        <w:rPr>
          <w:ins w:id="218" w:author="Kevin Chege" w:date="2021-05-06T15:40:00Z"/>
          <w:sz w:val="20"/>
          <w:szCs w:val="20"/>
        </w:rPr>
      </w:pPr>
      <w:ins w:id="219" w:author="Kevin Chege" w:date="2021-05-06T15:39:00Z">
        <w:r>
          <w:rPr>
            <w:sz w:val="20"/>
            <w:szCs w:val="20"/>
          </w:rPr>
          <w:t xml:space="preserve">The below images </w:t>
        </w:r>
        <w:proofErr w:type="gramStart"/>
        <w:r>
          <w:rPr>
            <w:sz w:val="20"/>
            <w:szCs w:val="20"/>
          </w:rPr>
          <w:t>shows</w:t>
        </w:r>
        <w:proofErr w:type="gramEnd"/>
        <w:r>
          <w:rPr>
            <w:sz w:val="20"/>
            <w:szCs w:val="20"/>
          </w:rPr>
          <w:t xml:space="preserve"> how to add </w:t>
        </w:r>
      </w:ins>
      <w:ins w:id="220" w:author="Kevin Chege" w:date="2021-05-06T15:40:00Z">
        <w:r>
          <w:rPr>
            <w:sz w:val="20"/>
            <w:szCs w:val="20"/>
          </w:rPr>
          <w:t>ROAs using APNIC’s portal:</w:t>
        </w:r>
      </w:ins>
    </w:p>
    <w:p w14:paraId="6065BFB7" w14:textId="04346805" w:rsidR="00DC1AB3" w:rsidRDefault="00DC1AB3">
      <w:pPr>
        <w:pBdr>
          <w:top w:val="nil"/>
          <w:left w:val="nil"/>
          <w:bottom w:val="nil"/>
          <w:right w:val="nil"/>
          <w:between w:val="nil"/>
        </w:pBdr>
        <w:spacing w:before="1"/>
        <w:rPr>
          <w:ins w:id="221" w:author="Kevin Chege" w:date="2021-05-06T15:41:00Z"/>
          <w:sz w:val="20"/>
          <w:szCs w:val="20"/>
        </w:rPr>
      </w:pPr>
    </w:p>
    <w:p w14:paraId="6987354C" w14:textId="42E117FE" w:rsidR="00DC1AB3" w:rsidRDefault="00DC1AB3">
      <w:pPr>
        <w:pBdr>
          <w:top w:val="nil"/>
          <w:left w:val="nil"/>
          <w:bottom w:val="nil"/>
          <w:right w:val="nil"/>
          <w:between w:val="nil"/>
        </w:pBdr>
        <w:spacing w:before="1"/>
        <w:rPr>
          <w:ins w:id="222" w:author="Changed/Added" w:date="2021-04-26T11:03:00Z"/>
          <w:sz w:val="20"/>
          <w:szCs w:val="20"/>
        </w:rPr>
      </w:pPr>
      <w:ins w:id="223" w:author="Kevin Chege" w:date="2021-05-06T15:41:00Z">
        <w:r>
          <w:rPr>
            <w:noProof/>
            <w:sz w:val="20"/>
            <w:szCs w:val="20"/>
          </w:rPr>
          <w:drawing>
            <wp:inline distT="0" distB="0" distL="0" distR="0" wp14:anchorId="506243FD" wp14:editId="2B860549">
              <wp:extent cx="5715000" cy="323850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15000" cy="3238500"/>
                      </a:xfrm>
                      <a:prstGeom prst="rect">
                        <a:avLst/>
                      </a:prstGeom>
                    </pic:spPr>
                  </pic:pic>
                </a:graphicData>
              </a:graphic>
            </wp:inline>
          </w:drawing>
        </w:r>
      </w:ins>
    </w:p>
    <w:p w14:paraId="000001EE" w14:textId="77777777" w:rsidR="000A4521" w:rsidRDefault="000A4521">
      <w:pPr>
        <w:pBdr>
          <w:top w:val="nil"/>
          <w:left w:val="nil"/>
          <w:bottom w:val="nil"/>
          <w:right w:val="nil"/>
          <w:between w:val="nil"/>
        </w:pBdr>
        <w:spacing w:before="1"/>
        <w:rPr>
          <w:ins w:id="224" w:author="Changed/Added" w:date="2021-04-26T11:03:00Z"/>
          <w:sz w:val="20"/>
          <w:szCs w:val="20"/>
        </w:rPr>
      </w:pPr>
    </w:p>
    <w:p w14:paraId="000001EF" w14:textId="01E87617" w:rsidR="000A4521" w:rsidRDefault="007473E9">
      <w:pPr>
        <w:numPr>
          <w:ilvl w:val="4"/>
          <w:numId w:val="13"/>
        </w:numPr>
        <w:pBdr>
          <w:top w:val="nil"/>
          <w:left w:val="nil"/>
          <w:bottom w:val="nil"/>
          <w:right w:val="nil"/>
          <w:between w:val="nil"/>
        </w:pBdr>
        <w:tabs>
          <w:tab w:val="left" w:pos="1110"/>
        </w:tabs>
        <w:spacing w:before="1"/>
        <w:ind w:hanging="889"/>
        <w:rPr>
          <w:b/>
          <w:color w:val="000000"/>
          <w:sz w:val="19"/>
          <w:szCs w:val="19"/>
        </w:rPr>
      </w:pPr>
      <w:r>
        <w:rPr>
          <w:b/>
          <w:color w:val="000000"/>
          <w:sz w:val="19"/>
          <w:szCs w:val="19"/>
        </w:rPr>
        <w:t>Using the RPKI and require the customers to register ROA</w:t>
      </w:r>
      <w:ins w:id="225" w:author="Changed/Added" w:date="2021-04-26T11:03:00Z">
        <w:r w:rsidR="002557E1">
          <w:rPr>
            <w:b/>
            <w:color w:val="000000"/>
            <w:sz w:val="19"/>
            <w:szCs w:val="19"/>
          </w:rPr>
          <w:br/>
        </w:r>
      </w:ins>
    </w:p>
    <w:p w14:paraId="000001F0" w14:textId="08198683" w:rsidR="000A4521" w:rsidRPr="00E40EB0" w:rsidRDefault="007473E9" w:rsidP="00E40EB0">
      <w:pPr>
        <w:pBdr>
          <w:top w:val="nil"/>
          <w:left w:val="nil"/>
          <w:bottom w:val="nil"/>
          <w:right w:val="nil"/>
          <w:between w:val="nil"/>
        </w:pBdr>
        <w:tabs>
          <w:tab w:val="left" w:pos="1110"/>
        </w:tabs>
        <w:spacing w:before="1"/>
        <w:ind w:left="270"/>
        <w:rPr>
          <w:color w:val="000000"/>
          <w:sz w:val="21"/>
          <w:szCs w:val="21"/>
        </w:rPr>
      </w:pPr>
      <w:r w:rsidRPr="00E40EB0">
        <w:rPr>
          <w:color w:val="000000"/>
          <w:sz w:val="21"/>
          <w:szCs w:val="21"/>
        </w:rPr>
        <w:t xml:space="preserve">The basic idea for automating </w:t>
      </w:r>
      <w:del w:id="226" w:author="Changed/Added" w:date="2021-04-26T11:03:00Z">
        <w:r w:rsidR="00211562">
          <w:rPr>
            <w:w w:val="105"/>
          </w:rPr>
          <w:delText>validation</w:delText>
        </w:r>
      </w:del>
      <w:ins w:id="227" w:author="Changed/Added" w:date="2021-04-26T11:03:00Z">
        <w:r w:rsidRPr="00E40EB0">
          <w:rPr>
            <w:color w:val="000000"/>
            <w:sz w:val="21"/>
            <w:szCs w:val="21"/>
          </w:rPr>
          <w:t>vali</w:t>
        </w:r>
        <w:commentRangeEnd w:id="197"/>
        <w:r w:rsidRPr="00E40EB0">
          <w:rPr>
            <w:color w:val="000000"/>
            <w:sz w:val="21"/>
            <w:szCs w:val="21"/>
          </w:rPr>
          <w:commentReference w:id="197"/>
        </w:r>
        <w:r w:rsidRPr="00E40EB0">
          <w:rPr>
            <w:color w:val="000000"/>
            <w:sz w:val="21"/>
            <w:szCs w:val="21"/>
          </w:rPr>
          <w:t>dation</w:t>
        </w:r>
      </w:ins>
      <w:r w:rsidRPr="00E40EB0">
        <w:rPr>
          <w:color w:val="000000"/>
          <w:sz w:val="21"/>
          <w:szCs w:val="21"/>
        </w:rPr>
        <w:t xml:space="preserve"> of customer announcements with RPKI is the same as for the IRR. </w:t>
      </w:r>
      <w:proofErr w:type="gramStart"/>
      <w:r w:rsidRPr="00E40EB0">
        <w:rPr>
          <w:color w:val="000000"/>
          <w:sz w:val="21"/>
          <w:szCs w:val="21"/>
        </w:rPr>
        <w:t>However</w:t>
      </w:r>
      <w:proofErr w:type="gramEnd"/>
      <w:r w:rsidRPr="00E40EB0">
        <w:rPr>
          <w:color w:val="000000"/>
          <w:sz w:val="21"/>
          <w:szCs w:val="21"/>
        </w:rPr>
        <w:t xml:space="preserve"> using RPKI in such cases requires that the customer fully manages their address space in whatever system is supported by the RIR they received their address blocks from. For smaller customers, or customers that received their address space as an assignment from their </w:t>
      </w:r>
      <w:r w:rsidRPr="00E40EB0">
        <w:rPr>
          <w:color w:val="000000"/>
          <w:sz w:val="21"/>
          <w:szCs w:val="21"/>
        </w:rPr>
        <w:lastRenderedPageBreak/>
        <w:t>provider, the provider may decide to do RPKI management on their behalf.</w:t>
      </w:r>
    </w:p>
    <w:p w14:paraId="000001F1" w14:textId="77777777" w:rsidR="000A4521" w:rsidRDefault="000A4521">
      <w:pPr>
        <w:pBdr>
          <w:top w:val="nil"/>
          <w:left w:val="nil"/>
          <w:bottom w:val="nil"/>
          <w:right w:val="nil"/>
          <w:between w:val="nil"/>
        </w:pBdr>
        <w:tabs>
          <w:tab w:val="left" w:pos="1110"/>
        </w:tabs>
        <w:spacing w:before="1"/>
        <w:rPr>
          <w:b/>
          <w:sz w:val="19"/>
          <w:szCs w:val="19"/>
        </w:rPr>
      </w:pPr>
    </w:p>
    <w:p w14:paraId="000001F2" w14:textId="77777777" w:rsidR="000A4521" w:rsidRDefault="007473E9">
      <w:pPr>
        <w:numPr>
          <w:ilvl w:val="4"/>
          <w:numId w:val="13"/>
        </w:numPr>
        <w:pBdr>
          <w:top w:val="nil"/>
          <w:left w:val="nil"/>
          <w:bottom w:val="nil"/>
          <w:right w:val="nil"/>
          <w:between w:val="nil"/>
        </w:pBdr>
        <w:tabs>
          <w:tab w:val="left" w:pos="1110"/>
        </w:tabs>
        <w:spacing w:before="1"/>
        <w:ind w:hanging="889"/>
        <w:rPr>
          <w:ins w:id="228" w:author="Changed/Added" w:date="2021-04-26T11:03:00Z"/>
          <w:b/>
          <w:sz w:val="19"/>
          <w:szCs w:val="19"/>
        </w:rPr>
      </w:pPr>
      <w:ins w:id="229" w:author="Changed/Added" w:date="2021-04-26T11:03:00Z">
        <w:r>
          <w:rPr>
            <w:b/>
            <w:sz w:val="19"/>
            <w:szCs w:val="19"/>
          </w:rPr>
          <w:t>ROAs with Origin AS = 0</w:t>
        </w:r>
      </w:ins>
    </w:p>
    <w:p w14:paraId="000001F3" w14:textId="77777777" w:rsidR="000A4521" w:rsidRDefault="000A4521">
      <w:pPr>
        <w:pBdr>
          <w:top w:val="nil"/>
          <w:left w:val="nil"/>
          <w:bottom w:val="nil"/>
          <w:right w:val="nil"/>
          <w:between w:val="nil"/>
        </w:pBdr>
        <w:tabs>
          <w:tab w:val="left" w:pos="1110"/>
        </w:tabs>
        <w:spacing w:before="1"/>
        <w:rPr>
          <w:ins w:id="230" w:author="Changed/Added" w:date="2021-04-26T11:03:00Z"/>
          <w:b/>
          <w:sz w:val="19"/>
          <w:szCs w:val="19"/>
        </w:rPr>
      </w:pPr>
    </w:p>
    <w:p w14:paraId="000001F4" w14:textId="77777777" w:rsidR="000A4521" w:rsidRPr="00E40EB0" w:rsidRDefault="007473E9" w:rsidP="00E40EB0">
      <w:pPr>
        <w:pBdr>
          <w:top w:val="nil"/>
          <w:left w:val="nil"/>
          <w:bottom w:val="nil"/>
          <w:right w:val="nil"/>
          <w:between w:val="nil"/>
        </w:pBdr>
        <w:spacing w:before="80" w:line="290" w:lineRule="auto"/>
        <w:ind w:left="220"/>
        <w:rPr>
          <w:ins w:id="231" w:author="Changed/Added" w:date="2021-04-26T11:03:00Z"/>
          <w:color w:val="000000"/>
          <w:sz w:val="21"/>
          <w:szCs w:val="21"/>
        </w:rPr>
      </w:pPr>
      <w:ins w:id="232" w:author="Changed/Added" w:date="2021-04-26T11:03:00Z">
        <w:r w:rsidRPr="00E40EB0">
          <w:rPr>
            <w:color w:val="000000"/>
            <w:sz w:val="21"/>
            <w:szCs w:val="21"/>
          </w:rPr>
          <w:t xml:space="preserve">AS number 0 is indicated in the IANA registries as reserved (see this </w:t>
        </w:r>
        <w:r w:rsidRPr="00E40EB0">
          <w:rPr>
            <w:color w:val="000000"/>
            <w:sz w:val="21"/>
            <w:szCs w:val="21"/>
          </w:rPr>
          <w:fldChar w:fldCharType="begin"/>
        </w:r>
        <w:r w:rsidRPr="00E40EB0">
          <w:rPr>
            <w:color w:val="000000"/>
            <w:sz w:val="21"/>
            <w:szCs w:val="21"/>
          </w:rPr>
          <w:instrText xml:space="preserve"> HYPERLINK "https://www.iana.org/assignments/as-numbers/as-numbers.xhtml" \h </w:instrText>
        </w:r>
        <w:r w:rsidRPr="00E40EB0">
          <w:rPr>
            <w:color w:val="000000"/>
            <w:sz w:val="21"/>
            <w:szCs w:val="21"/>
          </w:rPr>
          <w:fldChar w:fldCharType="separate"/>
        </w:r>
        <w:r w:rsidRPr="00E40EB0">
          <w:rPr>
            <w:color w:val="000000"/>
            <w:sz w:val="21"/>
            <w:szCs w:val="21"/>
          </w:rPr>
          <w:t>l</w:t>
        </w:r>
        <w:r w:rsidRPr="00E40EB0">
          <w:rPr>
            <w:color w:val="000000"/>
            <w:sz w:val="21"/>
            <w:szCs w:val="21"/>
          </w:rPr>
          <w:fldChar w:fldCharType="end"/>
        </w:r>
      </w:ins>
      <w:customXmlInsRangeStart w:id="233" w:author="Changed/Added" w:date="2021-04-26T11:03:00Z"/>
      <w:sdt>
        <w:sdtPr>
          <w:rPr>
            <w:color w:val="000000"/>
            <w:sz w:val="21"/>
            <w:szCs w:val="21"/>
          </w:rPr>
          <w:tag w:val="goog_rdk_16"/>
          <w:id w:val="816613390"/>
        </w:sdtPr>
        <w:sdtContent>
          <w:customXmlInsRangeEnd w:id="233"/>
          <w:commentRangeStart w:id="234"/>
          <w:customXmlInsRangeStart w:id="235" w:author="Changed/Added" w:date="2021-04-26T11:03:00Z"/>
        </w:sdtContent>
      </w:sdt>
      <w:customXmlInsRangeEnd w:id="235"/>
      <w:ins w:id="236" w:author="Changed/Added" w:date="2021-04-26T11:03:00Z">
        <w:r w:rsidRPr="00E40EB0">
          <w:rPr>
            <w:color w:val="000000"/>
            <w:sz w:val="21"/>
            <w:szCs w:val="21"/>
          </w:rPr>
          <w:fldChar w:fldCharType="begin"/>
        </w:r>
        <w:r w:rsidRPr="00E40EB0">
          <w:rPr>
            <w:color w:val="000000"/>
            <w:sz w:val="21"/>
            <w:szCs w:val="21"/>
          </w:rPr>
          <w:instrText xml:space="preserve"> HYPERLINK "https://www.iana.org/assignments/as-numbers/as-numbers.xhtml" \h </w:instrText>
        </w:r>
        <w:r w:rsidRPr="00E40EB0">
          <w:rPr>
            <w:color w:val="000000"/>
            <w:sz w:val="21"/>
            <w:szCs w:val="21"/>
          </w:rPr>
          <w:fldChar w:fldCharType="separate"/>
        </w:r>
        <w:r w:rsidRPr="00E40EB0">
          <w:rPr>
            <w:color w:val="000000"/>
            <w:sz w:val="21"/>
            <w:szCs w:val="21"/>
          </w:rPr>
          <w:t>ink</w:t>
        </w:r>
        <w:r w:rsidRPr="00E40EB0">
          <w:rPr>
            <w:color w:val="000000"/>
            <w:sz w:val="21"/>
            <w:szCs w:val="21"/>
          </w:rPr>
          <w:fldChar w:fldCharType="end"/>
        </w:r>
        <w:r w:rsidRPr="00E40EB0">
          <w:rPr>
            <w:color w:val="000000"/>
            <w:sz w:val="21"/>
            <w:szCs w:val="21"/>
          </w:rPr>
          <w:t xml:space="preserve">). </w:t>
        </w:r>
        <w:r w:rsidRPr="00E40EB0">
          <w:rPr>
            <w:color w:val="000000"/>
            <w:sz w:val="21"/>
            <w:szCs w:val="21"/>
          </w:rPr>
          <w:fldChar w:fldCharType="begin"/>
        </w:r>
        <w:r w:rsidRPr="00E40EB0">
          <w:rPr>
            <w:color w:val="000000"/>
            <w:sz w:val="21"/>
            <w:szCs w:val="21"/>
          </w:rPr>
          <w:instrText xml:space="preserve"> HYPERLINK "https://tools.ietf.org/html/rfc6491" \h </w:instrText>
        </w:r>
        <w:r w:rsidRPr="00E40EB0">
          <w:rPr>
            <w:color w:val="000000"/>
            <w:sz w:val="21"/>
            <w:szCs w:val="21"/>
          </w:rPr>
          <w:fldChar w:fldCharType="separate"/>
        </w:r>
        <w:r w:rsidRPr="00E40EB0">
          <w:rPr>
            <w:color w:val="000000"/>
            <w:sz w:val="21"/>
            <w:szCs w:val="21"/>
          </w:rPr>
          <w:t>RFC 6491</w:t>
        </w:r>
        <w:r w:rsidRPr="00E40EB0">
          <w:rPr>
            <w:color w:val="000000"/>
            <w:sz w:val="21"/>
            <w:szCs w:val="21"/>
          </w:rPr>
          <w:fldChar w:fldCharType="end"/>
        </w:r>
        <w:r w:rsidRPr="00E40EB0">
          <w:rPr>
            <w:color w:val="000000"/>
            <w:sz w:val="21"/>
            <w:szCs w:val="21"/>
          </w:rPr>
          <w:t xml:space="preserve"> - Resource               Public Key Infrastructure (RPKI) Objects issued by IANA, specifies that the value of AS = 0 in an ROA is used to identify prefixes that should not be announced to the Internet and therefore are not usable for packet routing. This allows whoever has a certain IP prefix to indicate that the prefix and possibly all of the IP subnets, may not be used for IP packet routing. Any prefixes with Origin AS = 0 should be dropped, if they appear on the Internet with another Origin AS their state will be invalid (achieving the scope).</w:t>
        </w:r>
      </w:ins>
    </w:p>
    <w:p w14:paraId="000001F5" w14:textId="77777777" w:rsidR="000A4521" w:rsidRPr="00E40EB0" w:rsidRDefault="000A4521" w:rsidP="00E40EB0">
      <w:pPr>
        <w:pBdr>
          <w:top w:val="nil"/>
          <w:left w:val="nil"/>
          <w:bottom w:val="nil"/>
          <w:right w:val="nil"/>
          <w:between w:val="nil"/>
        </w:pBdr>
        <w:spacing w:before="80" w:line="290" w:lineRule="auto"/>
        <w:ind w:left="220"/>
        <w:rPr>
          <w:moveTo w:id="237" w:author="Changed/Added" w:date="2021-04-26T11:03:00Z"/>
          <w:color w:val="000000"/>
          <w:sz w:val="21"/>
          <w:szCs w:val="21"/>
        </w:rPr>
      </w:pPr>
      <w:moveToRangeStart w:id="238" w:author="Changed/Added" w:date="2021-04-26T11:03:00Z" w:name="move70327447"/>
    </w:p>
    <w:p w14:paraId="000001F6" w14:textId="77777777" w:rsidR="000A4521" w:rsidRPr="00E40EB0" w:rsidRDefault="007473E9" w:rsidP="00E40EB0">
      <w:pPr>
        <w:pBdr>
          <w:top w:val="nil"/>
          <w:left w:val="nil"/>
          <w:bottom w:val="nil"/>
          <w:right w:val="nil"/>
          <w:between w:val="nil"/>
        </w:pBdr>
        <w:spacing w:before="80" w:line="290" w:lineRule="auto"/>
        <w:ind w:left="220"/>
        <w:rPr>
          <w:ins w:id="239" w:author="Changed/Added" w:date="2021-04-26T11:03:00Z"/>
          <w:color w:val="000000"/>
          <w:sz w:val="21"/>
          <w:szCs w:val="21"/>
        </w:rPr>
      </w:pPr>
      <w:moveTo w:id="240" w:author="Changed/Added" w:date="2021-04-26T11:03:00Z">
        <w:r w:rsidRPr="00E40EB0">
          <w:rPr>
            <w:color w:val="000000"/>
            <w:sz w:val="21"/>
            <w:szCs w:val="21"/>
          </w:rPr>
          <w:t xml:space="preserve">The </w:t>
        </w:r>
      </w:moveTo>
      <w:moveToRangeEnd w:id="238"/>
      <w:ins w:id="241" w:author="Changed/Added" w:date="2021-04-26T11:03:00Z">
        <w:r w:rsidRPr="00E40EB0">
          <w:rPr>
            <w:color w:val="000000"/>
            <w:sz w:val="21"/>
            <w:szCs w:val="21"/>
          </w:rPr>
          <w:t xml:space="preserve">use of AS = 0 has been specified in </w:t>
        </w:r>
        <w:r w:rsidRPr="00E40EB0">
          <w:rPr>
            <w:color w:val="000000"/>
            <w:sz w:val="21"/>
            <w:szCs w:val="21"/>
          </w:rPr>
          <w:fldChar w:fldCharType="begin"/>
        </w:r>
        <w:r w:rsidRPr="00E40EB0">
          <w:rPr>
            <w:color w:val="000000"/>
            <w:sz w:val="21"/>
            <w:szCs w:val="21"/>
          </w:rPr>
          <w:instrText xml:space="preserve"> HYPERLINK "https://tools.ietf.org/html/rfc7607" \h </w:instrText>
        </w:r>
        <w:r w:rsidRPr="00E40EB0">
          <w:rPr>
            <w:color w:val="000000"/>
            <w:sz w:val="21"/>
            <w:szCs w:val="21"/>
          </w:rPr>
          <w:fldChar w:fldCharType="separate"/>
        </w:r>
        <w:r w:rsidRPr="00E40EB0">
          <w:rPr>
            <w:color w:val="000000"/>
            <w:sz w:val="21"/>
            <w:szCs w:val="21"/>
          </w:rPr>
          <w:t>RFC 7607</w:t>
        </w:r>
        <w:r w:rsidRPr="00E40EB0">
          <w:rPr>
            <w:color w:val="000000"/>
            <w:sz w:val="21"/>
            <w:szCs w:val="21"/>
          </w:rPr>
          <w:fldChar w:fldCharType="end"/>
        </w:r>
        <w:r w:rsidRPr="00E40EB0">
          <w:rPr>
            <w:color w:val="000000"/>
            <w:sz w:val="21"/>
            <w:szCs w:val="21"/>
          </w:rPr>
          <w:t xml:space="preserve"> - Codification of AS 0 Processing, August 2015. </w:t>
        </w:r>
      </w:ins>
    </w:p>
    <w:p w14:paraId="000001F7" w14:textId="77777777" w:rsidR="000A4521" w:rsidRDefault="000A4521">
      <w:pPr>
        <w:pBdr>
          <w:top w:val="nil"/>
          <w:left w:val="nil"/>
          <w:bottom w:val="nil"/>
          <w:right w:val="nil"/>
          <w:between w:val="nil"/>
        </w:pBdr>
        <w:rPr>
          <w:ins w:id="242" w:author="Changed/Added" w:date="2021-04-26T11:03:00Z"/>
          <w:sz w:val="21"/>
          <w:szCs w:val="21"/>
        </w:rPr>
      </w:pPr>
    </w:p>
    <w:p w14:paraId="000001F8" w14:textId="77777777" w:rsidR="000A4521" w:rsidRDefault="000A4521">
      <w:pPr>
        <w:pBdr>
          <w:top w:val="nil"/>
          <w:left w:val="nil"/>
          <w:bottom w:val="nil"/>
          <w:right w:val="nil"/>
          <w:between w:val="nil"/>
        </w:pBdr>
        <w:rPr>
          <w:ins w:id="243" w:author="Changed/Added" w:date="2021-04-26T11:03:00Z"/>
          <w:sz w:val="19"/>
          <w:szCs w:val="19"/>
        </w:rPr>
      </w:pPr>
    </w:p>
    <w:p w14:paraId="000001F9" w14:textId="77777777" w:rsidR="000A4521" w:rsidRDefault="000A4521">
      <w:pPr>
        <w:rPr>
          <w:ins w:id="244" w:author="Changed/Added" w:date="2021-04-26T11:03:00Z"/>
          <w:sz w:val="19"/>
          <w:szCs w:val="19"/>
        </w:rPr>
      </w:pPr>
    </w:p>
    <w:p w14:paraId="000001FA" w14:textId="77777777" w:rsidR="000A4521" w:rsidRDefault="007473E9">
      <w:pPr>
        <w:numPr>
          <w:ilvl w:val="4"/>
          <w:numId w:val="13"/>
        </w:numPr>
        <w:pBdr>
          <w:top w:val="nil"/>
          <w:left w:val="nil"/>
          <w:bottom w:val="nil"/>
          <w:right w:val="nil"/>
          <w:between w:val="nil"/>
        </w:pBdr>
        <w:tabs>
          <w:tab w:val="left" w:pos="1110"/>
        </w:tabs>
        <w:ind w:hanging="889"/>
        <w:rPr>
          <w:b/>
          <w:color w:val="000000"/>
          <w:sz w:val="19"/>
          <w:szCs w:val="19"/>
        </w:rPr>
      </w:pPr>
      <w:r>
        <w:rPr>
          <w:b/>
          <w:color w:val="000000"/>
          <w:sz w:val="19"/>
          <w:szCs w:val="19"/>
        </w:rPr>
        <w:t>Ensure that the RPKI certificate(s) and ROAs are kept up to date</w:t>
      </w:r>
    </w:p>
    <w:p w14:paraId="720821F7" w14:textId="77777777" w:rsidR="0008389A" w:rsidRDefault="007473E9">
      <w:pPr>
        <w:pStyle w:val="BodyText"/>
        <w:spacing w:before="80" w:line="290" w:lineRule="auto"/>
        <w:ind w:left="220"/>
        <w:rPr>
          <w:del w:id="245" w:author="Changed/Added" w:date="2021-04-26T11:03:00Z"/>
        </w:rPr>
      </w:pPr>
      <w:r>
        <w:rPr>
          <w:color w:val="000000"/>
        </w:rPr>
        <w:t xml:space="preserve">Establish a process that </w:t>
      </w:r>
      <w:del w:id="246" w:author="Changed/Added" w:date="2021-04-26T11:03:00Z">
        <w:r w:rsidR="00211562">
          <w:rPr>
            <w:w w:val="105"/>
          </w:rPr>
          <w:delText>ensures</w:delText>
        </w:r>
      </w:del>
      <w:ins w:id="247" w:author="Changed/Added" w:date="2021-04-26T11:03:00Z">
        <w:r>
          <w:rPr>
            <w:color w:val="000000"/>
          </w:rPr>
          <w:t>en</w:t>
        </w:r>
        <w:commentRangeEnd w:id="234"/>
        <w:r>
          <w:commentReference w:id="234"/>
        </w:r>
        <w:r>
          <w:rPr>
            <w:color w:val="000000"/>
          </w:rPr>
          <w:t>sures</w:t>
        </w:r>
      </w:ins>
      <w:r>
        <w:rPr>
          <w:color w:val="000000"/>
        </w:rPr>
        <w:t xml:space="preserve"> that every time you originate a new prefix from your network, a corresponding ROA is created or modified to reflect this change. This should become a normal process integrated in the procedures of your NOC.</w:t>
      </w:r>
    </w:p>
    <w:p w14:paraId="000001FB" w14:textId="3D0BE642" w:rsidR="000A4521" w:rsidRDefault="000A4521">
      <w:pPr>
        <w:pBdr>
          <w:top w:val="nil"/>
          <w:left w:val="nil"/>
          <w:bottom w:val="nil"/>
          <w:right w:val="nil"/>
          <w:between w:val="nil"/>
        </w:pBdr>
        <w:spacing w:before="80" w:line="290" w:lineRule="auto"/>
        <w:ind w:left="220"/>
        <w:rPr>
          <w:sz w:val="21"/>
          <w:szCs w:val="21"/>
        </w:rPr>
        <w:sectPr w:rsidR="000A4521">
          <w:pgSz w:w="12240" w:h="15840"/>
          <w:pgMar w:top="1340" w:right="1340" w:bottom="960" w:left="1220" w:header="726" w:footer="768" w:gutter="0"/>
          <w:cols w:space="720"/>
        </w:sectPr>
      </w:pPr>
    </w:p>
    <w:p w14:paraId="000001FC" w14:textId="77777777" w:rsidR="000A4521" w:rsidRDefault="007473E9">
      <w:pPr>
        <w:numPr>
          <w:ilvl w:val="3"/>
          <w:numId w:val="9"/>
        </w:numPr>
        <w:pBdr>
          <w:top w:val="nil"/>
          <w:left w:val="nil"/>
          <w:bottom w:val="nil"/>
          <w:right w:val="nil"/>
          <w:between w:val="nil"/>
        </w:pBdr>
        <w:tabs>
          <w:tab w:val="left" w:pos="943"/>
        </w:tabs>
        <w:spacing w:before="93"/>
        <w:ind w:hanging="722"/>
        <w:rPr>
          <w:b/>
          <w:color w:val="000000"/>
          <w:sz w:val="19"/>
          <w:szCs w:val="19"/>
        </w:rPr>
      </w:pPr>
      <w:r>
        <w:rPr>
          <w:b/>
          <w:color w:val="000000"/>
          <w:sz w:val="19"/>
          <w:szCs w:val="19"/>
        </w:rPr>
        <w:lastRenderedPageBreak/>
        <w:t>Additional reading</w:t>
      </w:r>
    </w:p>
    <w:p w14:paraId="000001FD" w14:textId="77777777" w:rsidR="000A4521" w:rsidRDefault="007473E9">
      <w:pPr>
        <w:pBdr>
          <w:top w:val="nil"/>
          <w:left w:val="nil"/>
          <w:bottom w:val="nil"/>
          <w:right w:val="nil"/>
          <w:between w:val="nil"/>
        </w:pBdr>
        <w:spacing w:before="79"/>
        <w:ind w:left="220"/>
        <w:rPr>
          <w:color w:val="000000"/>
          <w:sz w:val="21"/>
          <w:szCs w:val="21"/>
        </w:rPr>
      </w:pPr>
      <w:r>
        <w:rPr>
          <w:color w:val="000000"/>
          <w:sz w:val="21"/>
          <w:szCs w:val="21"/>
        </w:rPr>
        <w:t>Informational:</w:t>
      </w:r>
    </w:p>
    <w:p w14:paraId="000001FE" w14:textId="77777777" w:rsidR="000A4521" w:rsidRDefault="007473E9">
      <w:pPr>
        <w:numPr>
          <w:ilvl w:val="4"/>
          <w:numId w:val="9"/>
        </w:numPr>
        <w:pBdr>
          <w:top w:val="nil"/>
          <w:left w:val="nil"/>
          <w:bottom w:val="nil"/>
          <w:right w:val="nil"/>
          <w:between w:val="nil"/>
        </w:pBdr>
        <w:tabs>
          <w:tab w:val="left" w:pos="939"/>
          <w:tab w:val="left" w:pos="940"/>
        </w:tabs>
        <w:spacing w:before="52" w:line="290" w:lineRule="auto"/>
        <w:ind w:right="2416"/>
        <w:rPr>
          <w:color w:val="000000"/>
          <w:sz w:val="21"/>
          <w:szCs w:val="21"/>
        </w:rPr>
      </w:pPr>
      <w:r>
        <w:rPr>
          <w:color w:val="000000"/>
          <w:sz w:val="21"/>
          <w:szCs w:val="21"/>
        </w:rPr>
        <w:t>Resource Public Key Infrastructure</w:t>
      </w:r>
      <w:r>
        <w:rPr>
          <w:color w:val="1155CC"/>
          <w:sz w:val="21"/>
          <w:szCs w:val="21"/>
          <w:u w:val="single"/>
        </w:rPr>
        <w:t xml:space="preserve"> https://en.wikipedia.org/wiki/Resource_Public_Key_Infrastructure</w:t>
      </w:r>
    </w:p>
    <w:p w14:paraId="000001FF" w14:textId="77777777" w:rsidR="000A4521" w:rsidRDefault="007473E9">
      <w:pPr>
        <w:numPr>
          <w:ilvl w:val="4"/>
          <w:numId w:val="9"/>
        </w:numPr>
        <w:pBdr>
          <w:top w:val="nil"/>
          <w:left w:val="nil"/>
          <w:bottom w:val="nil"/>
          <w:right w:val="nil"/>
          <w:between w:val="nil"/>
        </w:pBdr>
        <w:tabs>
          <w:tab w:val="left" w:pos="939"/>
          <w:tab w:val="left" w:pos="940"/>
        </w:tabs>
        <w:spacing w:line="290" w:lineRule="auto"/>
        <w:ind w:right="3945"/>
        <w:rPr>
          <w:color w:val="000000"/>
          <w:sz w:val="21"/>
          <w:szCs w:val="21"/>
        </w:rPr>
      </w:pPr>
      <w:r>
        <w:rPr>
          <w:color w:val="000000"/>
          <w:sz w:val="21"/>
          <w:szCs w:val="21"/>
        </w:rPr>
        <w:t>NRO Information on RPKI</w:t>
      </w:r>
      <w:r>
        <w:rPr>
          <w:color w:val="1155CC"/>
          <w:sz w:val="21"/>
          <w:szCs w:val="21"/>
          <w:u w:val="single"/>
        </w:rPr>
        <w:t xml:space="preserve"> https://</w:t>
      </w:r>
      <w:hyperlink r:id="rId51">
        <w:r>
          <w:rPr>
            <w:color w:val="1155CC"/>
            <w:sz w:val="21"/>
            <w:szCs w:val="21"/>
            <w:u w:val="single"/>
          </w:rPr>
          <w:t>www.nro.net/wp-content/uploads/RPKI.pdf</w:t>
        </w:r>
      </w:hyperlink>
    </w:p>
    <w:customXmlInsRangeStart w:id="248" w:author="Changed/Added" w:date="2021-04-26T11:03:00Z"/>
    <w:sdt>
      <w:sdtPr>
        <w:tag w:val="goog_rdk_18"/>
        <w:id w:val="295655391"/>
      </w:sdtPr>
      <w:sdtContent>
        <w:customXmlInsRangeEnd w:id="248"/>
        <w:p w14:paraId="00000200" w14:textId="77777777" w:rsidR="000A4521" w:rsidRDefault="007473E9">
          <w:pPr>
            <w:numPr>
              <w:ilvl w:val="4"/>
              <w:numId w:val="9"/>
            </w:numPr>
            <w:pBdr>
              <w:top w:val="nil"/>
              <w:left w:val="nil"/>
              <w:bottom w:val="nil"/>
              <w:right w:val="nil"/>
              <w:between w:val="nil"/>
            </w:pBdr>
            <w:tabs>
              <w:tab w:val="left" w:pos="939"/>
              <w:tab w:val="left" w:pos="940"/>
            </w:tabs>
            <w:spacing w:line="290" w:lineRule="auto"/>
            <w:ind w:right="5133"/>
            <w:rPr>
              <w:color w:val="000000"/>
              <w:sz w:val="21"/>
              <w:szCs w:val="21"/>
            </w:rPr>
          </w:pPr>
          <w:r>
            <w:rPr>
              <w:color w:val="000000"/>
              <w:sz w:val="21"/>
              <w:szCs w:val="21"/>
            </w:rPr>
            <w:t>NRO video on Resource Certification</w:t>
          </w:r>
          <w:r>
            <w:rPr>
              <w:color w:val="1155CC"/>
              <w:sz w:val="21"/>
              <w:szCs w:val="21"/>
              <w:u w:val="single"/>
            </w:rPr>
            <w:t xml:space="preserve"> https://youtu.be/rH3CPosGNjY</w:t>
          </w:r>
          <w:customXmlInsRangeStart w:id="249" w:author="Changed/Added" w:date="2021-04-26T11:03:00Z"/>
          <w:sdt>
            <w:sdtPr>
              <w:tag w:val="goog_rdk_17"/>
              <w:id w:val="924226019"/>
            </w:sdtPr>
            <w:sdtContent>
              <w:customXmlInsRangeEnd w:id="249"/>
              <w:customXmlInsRangeStart w:id="250" w:author="Changed/Added" w:date="2021-04-26T11:03:00Z"/>
            </w:sdtContent>
          </w:sdt>
          <w:customXmlInsRangeEnd w:id="250"/>
        </w:p>
        <w:customXmlInsRangeStart w:id="251" w:author="Changed/Added" w:date="2021-04-26T11:03:00Z"/>
      </w:sdtContent>
    </w:sdt>
    <w:customXmlInsRangeEnd w:id="251"/>
    <w:p w14:paraId="0C8D509D" w14:textId="77777777" w:rsidR="0008389A" w:rsidRDefault="0008389A">
      <w:pPr>
        <w:pStyle w:val="BodyText"/>
        <w:rPr>
          <w:del w:id="252" w:author="Changed/Added" w:date="2021-04-26T11:03:00Z"/>
          <w:sz w:val="20"/>
        </w:rPr>
      </w:pPr>
    </w:p>
    <w:customXmlInsRangeStart w:id="253" w:author="Changed/Added" w:date="2021-04-26T11:03:00Z"/>
    <w:sdt>
      <w:sdtPr>
        <w:tag w:val="goog_rdk_20"/>
        <w:id w:val="-1227138655"/>
      </w:sdtPr>
      <w:sdtContent>
        <w:customXmlInsRangeEnd w:id="253"/>
        <w:p w14:paraId="00000201" w14:textId="77777777" w:rsidR="000A4521" w:rsidRDefault="00501204">
          <w:pPr>
            <w:numPr>
              <w:ilvl w:val="4"/>
              <w:numId w:val="9"/>
            </w:numPr>
            <w:pBdr>
              <w:top w:val="nil"/>
              <w:left w:val="nil"/>
              <w:bottom w:val="nil"/>
              <w:right w:val="nil"/>
              <w:between w:val="nil"/>
            </w:pBdr>
            <w:tabs>
              <w:tab w:val="left" w:pos="939"/>
              <w:tab w:val="left" w:pos="940"/>
            </w:tabs>
            <w:spacing w:line="290" w:lineRule="auto"/>
            <w:ind w:right="5133"/>
            <w:rPr>
              <w:ins w:id="254" w:author="Changed/Added" w:date="2021-04-26T11:03:00Z"/>
              <w:color w:val="1155CC"/>
              <w:sz w:val="21"/>
              <w:szCs w:val="21"/>
            </w:rPr>
          </w:pPr>
          <w:customXmlInsRangeStart w:id="255" w:author="Changed/Added" w:date="2021-04-26T11:03:00Z"/>
          <w:sdt>
            <w:sdtPr>
              <w:tag w:val="goog_rdk_19"/>
              <w:id w:val="1603909802"/>
            </w:sdtPr>
            <w:sdtContent>
              <w:customXmlInsRangeEnd w:id="255"/>
              <w:ins w:id="256" w:author="Changed/Added" w:date="2021-04-26T11:03:00Z">
                <w:r w:rsidR="007473E9">
                  <w:rPr>
                    <w:color w:val="1155CC"/>
                    <w:sz w:val="21"/>
                    <w:szCs w:val="21"/>
                    <w:u w:val="single"/>
                  </w:rPr>
                  <w:t xml:space="preserve">The use of </w:t>
                </w:r>
                <w:proofErr w:type="spellStart"/>
                <w:r w:rsidR="007473E9">
                  <w:rPr>
                    <w:color w:val="1155CC"/>
                    <w:sz w:val="21"/>
                    <w:szCs w:val="21"/>
                    <w:u w:val="single"/>
                  </w:rPr>
                  <w:t>MaxLength</w:t>
                </w:r>
                <w:proofErr w:type="spellEnd"/>
                <w:r w:rsidR="007473E9">
                  <w:rPr>
                    <w:color w:val="1155CC"/>
                    <w:sz w:val="21"/>
                    <w:szCs w:val="21"/>
                    <w:u w:val="single"/>
                  </w:rPr>
                  <w:t xml:space="preserve"> in RPKI</w:t>
                </w:r>
              </w:ins>
              <w:customXmlInsRangeStart w:id="257" w:author="Changed/Added" w:date="2021-04-26T11:03:00Z"/>
            </w:sdtContent>
          </w:sdt>
          <w:customXmlInsRangeEnd w:id="257"/>
        </w:p>
        <w:customXmlInsRangeStart w:id="258" w:author="Changed/Added" w:date="2021-04-26T11:03:00Z"/>
      </w:sdtContent>
    </w:sdt>
    <w:customXmlInsRangeEnd w:id="258"/>
    <w:p w14:paraId="00000202" w14:textId="77777777" w:rsidR="000A4521" w:rsidRDefault="00501204">
      <w:pPr>
        <w:pBdr>
          <w:top w:val="nil"/>
          <w:left w:val="nil"/>
          <w:bottom w:val="nil"/>
          <w:right w:val="nil"/>
          <w:between w:val="nil"/>
        </w:pBdr>
        <w:tabs>
          <w:tab w:val="left" w:pos="939"/>
          <w:tab w:val="left" w:pos="940"/>
        </w:tabs>
        <w:spacing w:line="290" w:lineRule="auto"/>
        <w:ind w:left="940" w:right="5133"/>
        <w:rPr>
          <w:ins w:id="259" w:author="Changed/Added" w:date="2021-04-26T11:03:00Z"/>
          <w:color w:val="000000"/>
          <w:sz w:val="20"/>
          <w:szCs w:val="20"/>
        </w:rPr>
      </w:pPr>
      <w:customXmlInsRangeStart w:id="260" w:author="Changed/Added" w:date="2021-04-26T11:03:00Z"/>
      <w:sdt>
        <w:sdtPr>
          <w:tag w:val="goog_rdk_21"/>
          <w:id w:val="-973447086"/>
        </w:sdtPr>
        <w:sdtContent>
          <w:customXmlInsRangeEnd w:id="260"/>
          <w:ins w:id="261" w:author="Changed/Added" w:date="2021-04-26T11:03:00Z">
            <w:r w:rsidR="007473E9">
              <w:rPr>
                <w:color w:val="1155CC"/>
                <w:sz w:val="21"/>
                <w:szCs w:val="21"/>
                <w:u w:val="single"/>
              </w:rPr>
              <w:t>https://datatracker.ietf.org/doc/draft-ietf-sidrops-rpkimaxlen/</w:t>
            </w:r>
          </w:ins>
          <w:customXmlInsRangeStart w:id="262" w:author="Changed/Added" w:date="2021-04-26T11:03:00Z"/>
        </w:sdtContent>
      </w:sdt>
      <w:customXmlInsRangeEnd w:id="262"/>
    </w:p>
    <w:p w14:paraId="00000203" w14:textId="77777777" w:rsidR="000A4521" w:rsidRDefault="000A4521">
      <w:pPr>
        <w:pBdr>
          <w:top w:val="nil"/>
          <w:left w:val="nil"/>
          <w:bottom w:val="nil"/>
          <w:right w:val="nil"/>
          <w:between w:val="nil"/>
        </w:pBdr>
        <w:spacing w:before="9"/>
        <w:rPr>
          <w:color w:val="000000"/>
          <w:sz w:val="16"/>
          <w:szCs w:val="16"/>
        </w:rPr>
      </w:pPr>
    </w:p>
    <w:p w14:paraId="00000204" w14:textId="77777777" w:rsidR="000A4521" w:rsidRDefault="007473E9">
      <w:pPr>
        <w:pStyle w:val="Heading3"/>
        <w:numPr>
          <w:ilvl w:val="2"/>
          <w:numId w:val="36"/>
        </w:numPr>
        <w:tabs>
          <w:tab w:val="left" w:pos="831"/>
        </w:tabs>
        <w:spacing w:before="99"/>
        <w:ind w:hanging="610"/>
      </w:pPr>
      <w:r>
        <w:t>Routing policy documentation</w:t>
      </w:r>
    </w:p>
    <w:p w14:paraId="00000205" w14:textId="77777777" w:rsidR="000A4521" w:rsidRDefault="007473E9">
      <w:pPr>
        <w:pBdr>
          <w:top w:val="nil"/>
          <w:left w:val="nil"/>
          <w:bottom w:val="nil"/>
          <w:right w:val="nil"/>
          <w:between w:val="nil"/>
        </w:pBdr>
        <w:spacing w:before="89" w:line="288" w:lineRule="auto"/>
        <w:ind w:left="220"/>
        <w:rPr>
          <w:color w:val="000000"/>
          <w:sz w:val="21"/>
          <w:szCs w:val="21"/>
        </w:rPr>
      </w:pPr>
      <w:r>
        <w:rPr>
          <w:color w:val="000000"/>
          <w:sz w:val="21"/>
          <w:szCs w:val="21"/>
        </w:rPr>
        <w:t xml:space="preserve">While ROUTE/ROUTE6 objects are most commonly used to collect the information required to build filters for origin validation, a starting point for many existing toolkits is the routing policy for an ASN expressed in the </w:t>
      </w:r>
      <w:proofErr w:type="spellStart"/>
      <w:r>
        <w:rPr>
          <w:color w:val="000000"/>
          <w:sz w:val="21"/>
          <w:szCs w:val="21"/>
        </w:rPr>
        <w:t>aut</w:t>
      </w:r>
      <w:proofErr w:type="spellEnd"/>
      <w:r>
        <w:rPr>
          <w:color w:val="000000"/>
          <w:sz w:val="21"/>
          <w:szCs w:val="21"/>
        </w:rPr>
        <w:t>-num object.</w:t>
      </w:r>
    </w:p>
    <w:p w14:paraId="00000206" w14:textId="77777777" w:rsidR="000A4521" w:rsidRDefault="000A4521">
      <w:pPr>
        <w:pBdr>
          <w:top w:val="nil"/>
          <w:left w:val="nil"/>
          <w:bottom w:val="nil"/>
          <w:right w:val="nil"/>
          <w:between w:val="nil"/>
        </w:pBdr>
        <w:spacing w:before="10"/>
        <w:rPr>
          <w:color w:val="000000"/>
          <w:sz w:val="25"/>
          <w:szCs w:val="25"/>
        </w:rPr>
      </w:pPr>
    </w:p>
    <w:p w14:paraId="00000207" w14:textId="77777777"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t>Such routing policy may be made available by describing it using the Routing Policy Specification Language (RPSL - RFCs 4012, 2622 and others), in the “</w:t>
      </w:r>
      <w:proofErr w:type="spellStart"/>
      <w:r>
        <w:rPr>
          <w:color w:val="000000"/>
          <w:sz w:val="21"/>
          <w:szCs w:val="21"/>
        </w:rPr>
        <w:t>mp</w:t>
      </w:r>
      <w:proofErr w:type="spellEnd"/>
      <w:r>
        <w:rPr>
          <w:color w:val="000000"/>
          <w:sz w:val="21"/>
          <w:szCs w:val="21"/>
        </w:rPr>
        <w:t>-import” and “</w:t>
      </w:r>
      <w:proofErr w:type="spellStart"/>
      <w:r>
        <w:rPr>
          <w:color w:val="000000"/>
          <w:sz w:val="21"/>
          <w:szCs w:val="21"/>
        </w:rPr>
        <w:t>mp</w:t>
      </w:r>
      <w:proofErr w:type="spellEnd"/>
      <w:r>
        <w:rPr>
          <w:color w:val="000000"/>
          <w:sz w:val="21"/>
          <w:szCs w:val="21"/>
        </w:rPr>
        <w:t xml:space="preserve">- export” attributes of an </w:t>
      </w:r>
      <w:proofErr w:type="spellStart"/>
      <w:r>
        <w:rPr>
          <w:color w:val="000000"/>
          <w:sz w:val="21"/>
          <w:szCs w:val="21"/>
        </w:rPr>
        <w:t>aut</w:t>
      </w:r>
      <w:proofErr w:type="spellEnd"/>
      <w:r>
        <w:rPr>
          <w:color w:val="000000"/>
          <w:sz w:val="21"/>
          <w:szCs w:val="21"/>
        </w:rPr>
        <w:t>-num object registered in an IRR database.</w:t>
      </w:r>
    </w:p>
    <w:p w14:paraId="00000208" w14:textId="77777777" w:rsidR="000A4521" w:rsidRDefault="000A4521">
      <w:pPr>
        <w:pBdr>
          <w:top w:val="nil"/>
          <w:left w:val="nil"/>
          <w:bottom w:val="nil"/>
          <w:right w:val="nil"/>
          <w:between w:val="nil"/>
        </w:pBdr>
        <w:spacing w:before="5"/>
        <w:rPr>
          <w:color w:val="000000"/>
          <w:sz w:val="25"/>
          <w:szCs w:val="25"/>
        </w:rPr>
      </w:pPr>
    </w:p>
    <w:p w14:paraId="00000209" w14:textId="77777777"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t>The choice of how best to represent policy in RPSL will vary between ASNs, and there often exists more than one way to describe a given policy. However, most policy statements include the use of as-set objects to group customer ASNs together.</w:t>
      </w:r>
    </w:p>
    <w:p w14:paraId="0000020A" w14:textId="77777777" w:rsidR="000A4521" w:rsidRDefault="000A4521">
      <w:pPr>
        <w:pBdr>
          <w:top w:val="nil"/>
          <w:left w:val="nil"/>
          <w:bottom w:val="nil"/>
          <w:right w:val="nil"/>
          <w:between w:val="nil"/>
        </w:pBdr>
        <w:spacing w:before="10"/>
        <w:rPr>
          <w:color w:val="000000"/>
          <w:sz w:val="19"/>
          <w:szCs w:val="19"/>
        </w:rPr>
      </w:pPr>
    </w:p>
    <w:p w14:paraId="0000020B" w14:textId="77777777" w:rsidR="000A4521" w:rsidRDefault="007473E9">
      <w:pPr>
        <w:numPr>
          <w:ilvl w:val="3"/>
          <w:numId w:val="36"/>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Basic policy documentation</w:t>
      </w:r>
    </w:p>
    <w:p w14:paraId="0000020C" w14:textId="77777777" w:rsidR="000A4521" w:rsidRDefault="007473E9">
      <w:pPr>
        <w:pBdr>
          <w:top w:val="nil"/>
          <w:left w:val="nil"/>
          <w:bottom w:val="nil"/>
          <w:right w:val="nil"/>
          <w:between w:val="nil"/>
        </w:pBdr>
        <w:spacing w:before="79"/>
        <w:ind w:left="220"/>
        <w:rPr>
          <w:color w:val="000000"/>
          <w:sz w:val="21"/>
          <w:szCs w:val="21"/>
        </w:rPr>
      </w:pPr>
      <w:r>
        <w:rPr>
          <w:color w:val="000000"/>
          <w:sz w:val="21"/>
          <w:szCs w:val="21"/>
        </w:rPr>
        <w:t>The following example illustrates the policy of AS64500 from figure 1.</w:t>
      </w:r>
    </w:p>
    <w:p w14:paraId="0000020D" w14:textId="77777777" w:rsidR="000A4521" w:rsidRDefault="000A4521">
      <w:pPr>
        <w:pBdr>
          <w:top w:val="nil"/>
          <w:left w:val="nil"/>
          <w:bottom w:val="nil"/>
          <w:right w:val="nil"/>
          <w:between w:val="nil"/>
        </w:pBdr>
        <w:spacing w:before="10"/>
        <w:rPr>
          <w:color w:val="000000"/>
          <w:sz w:val="31"/>
          <w:szCs w:val="31"/>
        </w:rPr>
      </w:pPr>
    </w:p>
    <w:p w14:paraId="0000020E" w14:textId="77777777" w:rsidR="000A4521" w:rsidRDefault="007473E9">
      <w:pPr>
        <w:pBdr>
          <w:top w:val="nil"/>
          <w:left w:val="nil"/>
          <w:bottom w:val="nil"/>
          <w:right w:val="nil"/>
          <w:between w:val="nil"/>
        </w:pBdr>
        <w:tabs>
          <w:tab w:val="left" w:pos="2988"/>
        </w:tabs>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aut</w:t>
      </w:r>
      <w:proofErr w:type="spellEnd"/>
      <w:r>
        <w:rPr>
          <w:rFonts w:ascii="Courier New" w:eastAsia="Courier New" w:hAnsi="Courier New" w:cs="Courier New"/>
          <w:color w:val="000000"/>
          <w:sz w:val="21"/>
          <w:szCs w:val="21"/>
        </w:rPr>
        <w:t>-num:</w:t>
      </w:r>
      <w:r>
        <w:rPr>
          <w:rFonts w:ascii="Courier New" w:eastAsia="Courier New" w:hAnsi="Courier New" w:cs="Courier New"/>
          <w:color w:val="000000"/>
          <w:sz w:val="21"/>
          <w:szCs w:val="21"/>
        </w:rPr>
        <w:tab/>
        <w:t>AS64500</w:t>
      </w:r>
    </w:p>
    <w:p w14:paraId="0000020F" w14:textId="77777777" w:rsidR="000A4521" w:rsidRDefault="007473E9">
      <w:pPr>
        <w:pBdr>
          <w:top w:val="nil"/>
          <w:left w:val="nil"/>
          <w:bottom w:val="nil"/>
          <w:right w:val="nil"/>
          <w:between w:val="nil"/>
        </w:pBdr>
        <w:tabs>
          <w:tab w:val="left" w:pos="2988"/>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210" w14:textId="77777777" w:rsidR="000A4521" w:rsidRDefault="007473E9">
      <w:pPr>
        <w:pBdr>
          <w:top w:val="nil"/>
          <w:left w:val="nil"/>
          <w:bottom w:val="nil"/>
          <w:right w:val="nil"/>
          <w:between w:val="nil"/>
        </w:pBdr>
        <w:tabs>
          <w:tab w:val="left" w:pos="2988"/>
        </w:tabs>
        <w:spacing w:before="6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Customers ++</w:t>
      </w:r>
    </w:p>
    <w:p w14:paraId="00000211" w14:textId="77777777" w:rsidR="000A4521" w:rsidRDefault="007473E9">
      <w:pPr>
        <w:pBdr>
          <w:top w:val="nil"/>
          <w:left w:val="nil"/>
          <w:bottom w:val="nil"/>
          <w:right w:val="nil"/>
          <w:between w:val="nil"/>
        </w:pBdr>
        <w:tabs>
          <w:tab w:val="left" w:pos="2988"/>
        </w:tabs>
        <w:spacing w:before="69" w:line="309" w:lineRule="auto"/>
        <w:ind w:left="910" w:right="2585"/>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t>from AS64501 accept AS64501</w:t>
      </w:r>
      <w:r>
        <w:rPr>
          <w:rFonts w:ascii="Courier New" w:eastAsia="Courier New" w:hAnsi="Courier New" w:cs="Courier New"/>
          <w:color w:val="000000"/>
          <w:sz w:val="17"/>
          <w:szCs w:val="17"/>
        </w:rPr>
        <w:t xml:space="preserve">[AR2] </w:t>
      </w: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to AS64501 announce ANY</w:t>
      </w:r>
    </w:p>
    <w:p w14:paraId="00000212" w14:textId="77777777" w:rsidR="000A4521" w:rsidRDefault="007473E9">
      <w:pPr>
        <w:pBdr>
          <w:top w:val="nil"/>
          <w:left w:val="nil"/>
          <w:bottom w:val="nil"/>
          <w:right w:val="nil"/>
          <w:between w:val="nil"/>
        </w:pBdr>
        <w:tabs>
          <w:tab w:val="left" w:pos="2988"/>
        </w:tabs>
        <w:spacing w:line="306" w:lineRule="auto"/>
        <w:ind w:left="910" w:right="3125"/>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t xml:space="preserve">from AS64502 accept AS64502 </w:t>
      </w: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to AS64502 announce ANY remarks:</w:t>
      </w:r>
      <w:r>
        <w:rPr>
          <w:rFonts w:ascii="Courier New" w:eastAsia="Courier New" w:hAnsi="Courier New" w:cs="Courier New"/>
          <w:color w:val="000000"/>
          <w:sz w:val="21"/>
          <w:szCs w:val="21"/>
        </w:rPr>
        <w:tab/>
        <w:t>++ Peers ++</w:t>
      </w:r>
    </w:p>
    <w:p w14:paraId="00000213" w14:textId="77777777" w:rsidR="000A4521" w:rsidRDefault="007473E9">
      <w:pPr>
        <w:pBdr>
          <w:top w:val="nil"/>
          <w:left w:val="nil"/>
          <w:bottom w:val="nil"/>
          <w:right w:val="nil"/>
          <w:between w:val="nil"/>
        </w:pBdr>
        <w:tabs>
          <w:tab w:val="left" w:pos="2988"/>
        </w:tabs>
        <w:spacing w:line="306" w:lineRule="auto"/>
        <w:ind w:left="910" w:right="220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t xml:space="preserve">from AS64511 accept AS64511:AS-ALL </w:t>
      </w: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to AS64511 announce S64500:AS-ALL remarks:</w:t>
      </w:r>
      <w:r>
        <w:rPr>
          <w:rFonts w:ascii="Courier New" w:eastAsia="Courier New" w:hAnsi="Courier New" w:cs="Courier New"/>
          <w:color w:val="000000"/>
          <w:sz w:val="21"/>
          <w:szCs w:val="21"/>
        </w:rPr>
        <w:tab/>
        <w:t>++ Transit ++</w:t>
      </w:r>
    </w:p>
    <w:p w14:paraId="00000214" w14:textId="77777777" w:rsidR="000A4521" w:rsidRDefault="007473E9">
      <w:pPr>
        <w:pBdr>
          <w:top w:val="nil"/>
          <w:left w:val="nil"/>
          <w:bottom w:val="nil"/>
          <w:right w:val="nil"/>
          <w:between w:val="nil"/>
        </w:pBdr>
        <w:tabs>
          <w:tab w:val="left" w:pos="2988"/>
        </w:tabs>
        <w:spacing w:before="3" w:line="304" w:lineRule="auto"/>
        <w:ind w:left="910" w:right="1144"/>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t xml:space="preserve">from AS64510 accept ANY except FLTR-BOGONS </w:t>
      </w: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to AS64510 announce AS64500:AS-ALL</w:t>
      </w:r>
    </w:p>
    <w:p w14:paraId="00000215" w14:textId="77777777" w:rsidR="000A4521" w:rsidRDefault="007473E9">
      <w:pPr>
        <w:pBdr>
          <w:top w:val="nil"/>
          <w:left w:val="nil"/>
          <w:bottom w:val="nil"/>
          <w:right w:val="nil"/>
          <w:between w:val="nil"/>
        </w:pBdr>
        <w:tabs>
          <w:tab w:val="left" w:pos="2988"/>
        </w:tabs>
        <w:spacing w:before="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216" w14:textId="77777777" w:rsidR="000A4521" w:rsidRDefault="007473E9">
      <w:pPr>
        <w:pBdr>
          <w:top w:val="nil"/>
          <w:left w:val="nil"/>
          <w:bottom w:val="nil"/>
          <w:right w:val="nil"/>
          <w:between w:val="nil"/>
        </w:pBdr>
        <w:tabs>
          <w:tab w:val="left" w:pos="2988"/>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245A5A53" w14:textId="77777777" w:rsidR="0008389A" w:rsidRDefault="007473E9">
      <w:pPr>
        <w:pStyle w:val="BodyText"/>
        <w:tabs>
          <w:tab w:val="left" w:pos="2988"/>
        </w:tabs>
        <w:spacing w:before="70" w:line="309" w:lineRule="auto"/>
        <w:ind w:left="910" w:right="4102"/>
        <w:rPr>
          <w:del w:id="263" w:author="Changed/Added" w:date="2021-04-26T11:03:00Z"/>
          <w:rFonts w:ascii="Courier New"/>
        </w:rPr>
      </w:pPr>
      <w:r>
        <w:rPr>
          <w:rFonts w:ascii="Courier New" w:eastAsia="Courier New" w:hAnsi="Courier New" w:cs="Courier New"/>
          <w:color w:val="000000"/>
        </w:rPr>
        <w:t>last-modified:</w:t>
      </w:r>
      <w:r>
        <w:rPr>
          <w:rFonts w:ascii="Courier New" w:eastAsia="Courier New" w:hAnsi="Courier New" w:cs="Courier New"/>
          <w:color w:val="000000"/>
        </w:rPr>
        <w:tab/>
        <w:t>2016-02-27T12:33:15Z source:</w:t>
      </w:r>
      <w:r>
        <w:rPr>
          <w:rFonts w:ascii="Courier New" w:eastAsia="Courier New" w:hAnsi="Courier New" w:cs="Courier New"/>
          <w:color w:val="000000"/>
        </w:rPr>
        <w:tab/>
        <w:t>RIPE</w:t>
      </w:r>
    </w:p>
    <w:p w14:paraId="00000217" w14:textId="3947D9FA" w:rsidR="000A4521" w:rsidRDefault="000A4521">
      <w:pPr>
        <w:pBdr>
          <w:top w:val="nil"/>
          <w:left w:val="nil"/>
          <w:bottom w:val="nil"/>
          <w:right w:val="nil"/>
          <w:between w:val="nil"/>
        </w:pBdr>
        <w:tabs>
          <w:tab w:val="left" w:pos="2988"/>
        </w:tabs>
        <w:spacing w:before="70" w:line="309" w:lineRule="auto"/>
        <w:ind w:left="910" w:right="4102"/>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p>
    <w:p w14:paraId="00000218" w14:textId="14820BAA" w:rsidR="000A4521" w:rsidRDefault="007473E9">
      <w:pPr>
        <w:pBdr>
          <w:top w:val="nil"/>
          <w:left w:val="nil"/>
          <w:bottom w:val="nil"/>
          <w:right w:val="nil"/>
          <w:between w:val="nil"/>
        </w:pBdr>
        <w:spacing w:before="88" w:line="288" w:lineRule="auto"/>
        <w:ind w:left="220"/>
        <w:rPr>
          <w:color w:val="000000"/>
          <w:sz w:val="21"/>
          <w:szCs w:val="21"/>
        </w:rPr>
      </w:pPr>
      <w:r>
        <w:rPr>
          <w:color w:val="000000"/>
          <w:sz w:val="21"/>
          <w:szCs w:val="21"/>
        </w:rPr>
        <w:lastRenderedPageBreak/>
        <w:t xml:space="preserve">A common approach, usually applied to peers and less often to transit providers, is using </w:t>
      </w:r>
      <w:proofErr w:type="spellStart"/>
      <w:r>
        <w:rPr>
          <w:color w:val="000000"/>
          <w:sz w:val="21"/>
          <w:szCs w:val="21"/>
        </w:rPr>
        <w:t>aut</w:t>
      </w:r>
      <w:proofErr w:type="spellEnd"/>
      <w:r>
        <w:rPr>
          <w:color w:val="000000"/>
          <w:sz w:val="21"/>
          <w:szCs w:val="21"/>
        </w:rPr>
        <w:t>-</w:t>
      </w:r>
      <w:del w:id="264" w:author="Changed/Added" w:date="2021-04-26T11:03:00Z">
        <w:r w:rsidR="00211562">
          <w:rPr>
            <w:w w:val="105"/>
          </w:rPr>
          <w:delText xml:space="preserve"> </w:delText>
        </w:r>
      </w:del>
      <w:r>
        <w:rPr>
          <w:color w:val="000000"/>
          <w:sz w:val="21"/>
          <w:szCs w:val="21"/>
        </w:rPr>
        <w:t>num, as-set and other object sets derived from AS policy documentation and then expanding them into route objects, explicit filter expressions, etc. to build the required filters.</w:t>
      </w:r>
    </w:p>
    <w:p w14:paraId="00000219" w14:textId="77777777" w:rsidR="000A4521" w:rsidRDefault="000A4521">
      <w:pPr>
        <w:pBdr>
          <w:top w:val="nil"/>
          <w:left w:val="nil"/>
          <w:bottom w:val="nil"/>
          <w:right w:val="nil"/>
          <w:between w:val="nil"/>
        </w:pBdr>
        <w:spacing w:before="5"/>
        <w:rPr>
          <w:color w:val="000000"/>
          <w:sz w:val="25"/>
          <w:szCs w:val="25"/>
        </w:rPr>
      </w:pPr>
    </w:p>
    <w:p w14:paraId="0000021A" w14:textId="77777777" w:rsidR="000A4521" w:rsidRDefault="007473E9">
      <w:pPr>
        <w:pBdr>
          <w:top w:val="nil"/>
          <w:left w:val="nil"/>
          <w:bottom w:val="nil"/>
          <w:right w:val="nil"/>
          <w:between w:val="nil"/>
        </w:pBdr>
        <w:spacing w:line="290" w:lineRule="auto"/>
        <w:ind w:left="220" w:right="87"/>
        <w:rPr>
          <w:color w:val="000000"/>
          <w:sz w:val="21"/>
          <w:szCs w:val="21"/>
        </w:rPr>
      </w:pPr>
      <w:r>
        <w:rPr>
          <w:color w:val="000000"/>
          <w:sz w:val="21"/>
          <w:szCs w:val="21"/>
        </w:rPr>
        <w:t xml:space="preserve">A third party, AS64511 for instance, could take the AS64500 </w:t>
      </w:r>
      <w:proofErr w:type="spellStart"/>
      <w:r>
        <w:rPr>
          <w:color w:val="000000"/>
          <w:sz w:val="21"/>
          <w:szCs w:val="21"/>
        </w:rPr>
        <w:t>aut</w:t>
      </w:r>
      <w:proofErr w:type="spellEnd"/>
      <w:r>
        <w:rPr>
          <w:color w:val="000000"/>
          <w:sz w:val="21"/>
          <w:szCs w:val="21"/>
        </w:rPr>
        <w:t>-num object, collect the customer cone (AS64500:AS-CUSTOMERS), collect related route/route6 objects (sometimes expanding other included sets and explicit filters) and obtain a list of prefixes that represent legitimate announcements from AS64500 to its peers.</w:t>
      </w:r>
    </w:p>
    <w:p w14:paraId="0000021B" w14:textId="77777777" w:rsidR="000A4521" w:rsidRDefault="000A4521">
      <w:pPr>
        <w:pBdr>
          <w:top w:val="nil"/>
          <w:left w:val="nil"/>
          <w:bottom w:val="nil"/>
          <w:right w:val="nil"/>
          <w:between w:val="nil"/>
        </w:pBdr>
        <w:spacing w:before="10"/>
        <w:rPr>
          <w:color w:val="000000"/>
          <w:sz w:val="24"/>
          <w:szCs w:val="24"/>
        </w:rPr>
      </w:pPr>
    </w:p>
    <w:p w14:paraId="0000021C"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 xml:space="preserve">It is not always clear from the policy in an </w:t>
      </w:r>
      <w:proofErr w:type="spellStart"/>
      <w:r>
        <w:rPr>
          <w:color w:val="000000"/>
          <w:sz w:val="21"/>
          <w:szCs w:val="21"/>
        </w:rPr>
        <w:t>aut</w:t>
      </w:r>
      <w:proofErr w:type="spellEnd"/>
      <w:r>
        <w:rPr>
          <w:color w:val="000000"/>
          <w:sz w:val="21"/>
          <w:szCs w:val="21"/>
        </w:rPr>
        <w:t xml:space="preserve">-num object which as-set object should be used to build the above filters. It is therefore recommended that MANRS participants additionally insert the name of this as-set in the “IRR Record” field of their </w:t>
      </w:r>
      <w:proofErr w:type="spellStart"/>
      <w:r>
        <w:rPr>
          <w:color w:val="000000"/>
          <w:sz w:val="21"/>
          <w:szCs w:val="21"/>
        </w:rPr>
        <w:t>peeringDB</w:t>
      </w:r>
      <w:proofErr w:type="spellEnd"/>
      <w:r>
        <w:rPr>
          <w:color w:val="000000"/>
          <w:sz w:val="21"/>
          <w:szCs w:val="21"/>
        </w:rPr>
        <w:t xml:space="preserve"> record.</w:t>
      </w:r>
    </w:p>
    <w:p w14:paraId="0000021D" w14:textId="77777777" w:rsidR="000A4521" w:rsidRDefault="000A4521">
      <w:pPr>
        <w:pBdr>
          <w:top w:val="nil"/>
          <w:left w:val="nil"/>
          <w:bottom w:val="nil"/>
          <w:right w:val="nil"/>
          <w:between w:val="nil"/>
        </w:pBdr>
        <w:spacing w:before="3"/>
        <w:rPr>
          <w:color w:val="000000"/>
          <w:sz w:val="19"/>
          <w:szCs w:val="19"/>
        </w:rPr>
      </w:pPr>
    </w:p>
    <w:p w14:paraId="0000021E" w14:textId="77777777" w:rsidR="000A4521" w:rsidRDefault="007473E9">
      <w:pPr>
        <w:numPr>
          <w:ilvl w:val="3"/>
          <w:numId w:val="36"/>
        </w:numPr>
        <w:pBdr>
          <w:top w:val="nil"/>
          <w:left w:val="nil"/>
          <w:bottom w:val="nil"/>
          <w:right w:val="nil"/>
          <w:between w:val="nil"/>
        </w:pBdr>
        <w:tabs>
          <w:tab w:val="left" w:pos="943"/>
        </w:tabs>
        <w:ind w:hanging="722"/>
        <w:rPr>
          <w:b/>
          <w:color w:val="000000"/>
          <w:sz w:val="19"/>
          <w:szCs w:val="19"/>
        </w:rPr>
      </w:pPr>
      <w:r>
        <w:rPr>
          <w:b/>
          <w:color w:val="000000"/>
          <w:sz w:val="19"/>
          <w:szCs w:val="19"/>
        </w:rPr>
        <w:t>Advanced policy documentation</w:t>
      </w:r>
    </w:p>
    <w:p w14:paraId="0000021F" w14:textId="77777777" w:rsidR="000A4521" w:rsidRDefault="007473E9">
      <w:pPr>
        <w:pBdr>
          <w:top w:val="nil"/>
          <w:left w:val="nil"/>
          <w:bottom w:val="nil"/>
          <w:right w:val="nil"/>
          <w:between w:val="nil"/>
        </w:pBdr>
        <w:spacing w:before="85" w:line="288" w:lineRule="auto"/>
        <w:ind w:left="220"/>
        <w:rPr>
          <w:color w:val="000000"/>
          <w:sz w:val="21"/>
          <w:szCs w:val="21"/>
        </w:rPr>
      </w:pPr>
      <w:r>
        <w:rPr>
          <w:color w:val="000000"/>
          <w:sz w:val="21"/>
          <w:szCs w:val="21"/>
        </w:rPr>
        <w:t>Although RPSL is a rich language, and can be used to express complex policy constructs, doing so in a usable (human-readable or machine-</w:t>
      </w:r>
      <w:proofErr w:type="spellStart"/>
      <w:r>
        <w:rPr>
          <w:color w:val="000000"/>
          <w:sz w:val="21"/>
          <w:szCs w:val="21"/>
        </w:rPr>
        <w:t>parsable</w:t>
      </w:r>
      <w:proofErr w:type="spellEnd"/>
      <w:r>
        <w:rPr>
          <w:color w:val="000000"/>
          <w:sz w:val="21"/>
          <w:szCs w:val="21"/>
        </w:rPr>
        <w:t>) fashion can be challenging. Some examples of what is possible:</w:t>
      </w:r>
    </w:p>
    <w:p w14:paraId="00000220" w14:textId="77777777" w:rsidR="000A4521" w:rsidRDefault="000A4521">
      <w:pPr>
        <w:pBdr>
          <w:top w:val="nil"/>
          <w:left w:val="nil"/>
          <w:bottom w:val="nil"/>
          <w:right w:val="nil"/>
          <w:between w:val="nil"/>
        </w:pBdr>
        <w:spacing w:before="4"/>
        <w:rPr>
          <w:color w:val="000000"/>
          <w:sz w:val="24"/>
          <w:szCs w:val="24"/>
        </w:rPr>
      </w:pPr>
    </w:p>
    <w:p w14:paraId="00000221"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r>
      <w:proofErr w:type="spellStart"/>
      <w:r>
        <w:rPr>
          <w:rFonts w:ascii="Courier New" w:eastAsia="Courier New" w:hAnsi="Courier New" w:cs="Courier New"/>
          <w:color w:val="000000"/>
          <w:sz w:val="21"/>
          <w:szCs w:val="21"/>
        </w:rPr>
        <w:t>afi</w:t>
      </w:r>
      <w:proofErr w:type="spellEnd"/>
      <w:r>
        <w:rPr>
          <w:rFonts w:ascii="Courier New" w:eastAsia="Courier New" w:hAnsi="Courier New" w:cs="Courier New"/>
          <w:color w:val="000000"/>
          <w:sz w:val="21"/>
          <w:szCs w:val="21"/>
        </w:rPr>
        <w:t xml:space="preserve"> ipv4.unicast</w:t>
      </w:r>
    </w:p>
    <w:p w14:paraId="00000222" w14:textId="77777777" w:rsidR="000A4521" w:rsidRDefault="007473E9">
      <w:pPr>
        <w:pBdr>
          <w:top w:val="nil"/>
          <w:left w:val="nil"/>
          <w:bottom w:val="nil"/>
          <w:right w:val="nil"/>
          <w:between w:val="nil"/>
        </w:pBdr>
        <w:spacing w:before="11"/>
        <w:ind w:left="3070"/>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AS64510 192.0.2.1 at 192.0.2.2</w:t>
      </w:r>
    </w:p>
    <w:p w14:paraId="00000223" w14:textId="77777777" w:rsidR="000A4521" w:rsidRDefault="007473E9">
      <w:pPr>
        <w:pBdr>
          <w:top w:val="nil"/>
          <w:left w:val="nil"/>
          <w:bottom w:val="nil"/>
          <w:right w:val="nil"/>
          <w:between w:val="nil"/>
        </w:pBdr>
        <w:spacing w:before="12" w:line="252" w:lineRule="auto"/>
        <w:ind w:left="3070" w:right="1723"/>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action </w:t>
      </w:r>
      <w:proofErr w:type="spellStart"/>
      <w:r>
        <w:rPr>
          <w:rFonts w:ascii="Courier New" w:eastAsia="Courier New" w:hAnsi="Courier New" w:cs="Courier New"/>
          <w:color w:val="000000"/>
          <w:sz w:val="21"/>
          <w:szCs w:val="21"/>
        </w:rPr>
        <w:t>pref</w:t>
      </w:r>
      <w:proofErr w:type="spellEnd"/>
      <w:r>
        <w:rPr>
          <w:rFonts w:ascii="Courier New" w:eastAsia="Courier New" w:hAnsi="Courier New" w:cs="Courier New"/>
          <w:color w:val="000000"/>
          <w:sz w:val="21"/>
          <w:szCs w:val="21"/>
        </w:rPr>
        <w:t xml:space="preserve"> = 10; med = 0; </w:t>
      </w:r>
      <w:proofErr w:type="spellStart"/>
      <w:proofErr w:type="gramStart"/>
      <w:r>
        <w:rPr>
          <w:rFonts w:ascii="Courier New" w:eastAsia="Courier New" w:hAnsi="Courier New" w:cs="Courier New"/>
          <w:color w:val="000000"/>
          <w:sz w:val="21"/>
          <w:szCs w:val="21"/>
        </w:rPr>
        <w:t>community.append</w:t>
      </w:r>
      <w:proofErr w:type="spellEnd"/>
      <w:proofErr w:type="gramEnd"/>
      <w:r>
        <w:rPr>
          <w:rFonts w:ascii="Courier New" w:eastAsia="Courier New" w:hAnsi="Courier New" w:cs="Courier New"/>
          <w:color w:val="000000"/>
          <w:sz w:val="21"/>
          <w:szCs w:val="21"/>
        </w:rPr>
        <w:t xml:space="preserve">(64500:10); </w:t>
      </w:r>
      <w:proofErr w:type="spellStart"/>
      <w:r>
        <w:rPr>
          <w:rFonts w:ascii="Courier New" w:eastAsia="Courier New" w:hAnsi="Courier New" w:cs="Courier New"/>
          <w:color w:val="000000"/>
          <w:sz w:val="21"/>
          <w:szCs w:val="21"/>
        </w:rPr>
        <w:t>aspath.prepend</w:t>
      </w:r>
      <w:proofErr w:type="spellEnd"/>
      <w:r>
        <w:rPr>
          <w:rFonts w:ascii="Courier New" w:eastAsia="Courier New" w:hAnsi="Courier New" w:cs="Courier New"/>
          <w:color w:val="000000"/>
          <w:sz w:val="21"/>
          <w:szCs w:val="21"/>
        </w:rPr>
        <w:t>(AS64500, AS64500) accept ANY except FLTR-BOGONS</w:t>
      </w:r>
    </w:p>
    <w:p w14:paraId="00000224" w14:textId="77777777" w:rsidR="000A4521" w:rsidRDefault="007473E9">
      <w:pPr>
        <w:pBdr>
          <w:top w:val="nil"/>
          <w:left w:val="nil"/>
          <w:bottom w:val="nil"/>
          <w:right w:val="nil"/>
          <w:between w:val="nil"/>
        </w:pBdr>
        <w:tabs>
          <w:tab w:val="left" w:pos="3069"/>
        </w:tabs>
        <w:spacing w:before="52"/>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protocol BGP4 into OSPF</w:t>
      </w:r>
    </w:p>
    <w:p w14:paraId="00000225" w14:textId="77777777" w:rsidR="000A4521" w:rsidRDefault="007473E9">
      <w:pPr>
        <w:pBdr>
          <w:top w:val="nil"/>
          <w:left w:val="nil"/>
          <w:bottom w:val="nil"/>
          <w:right w:val="nil"/>
          <w:between w:val="nil"/>
        </w:pBdr>
        <w:spacing w:before="12"/>
        <w:ind w:left="3070"/>
        <w:rPr>
          <w:rFonts w:ascii="Courier New" w:eastAsia="Courier New" w:hAnsi="Courier New" w:cs="Courier New"/>
          <w:color w:val="000000"/>
          <w:sz w:val="21"/>
          <w:szCs w:val="21"/>
        </w:rPr>
      </w:pPr>
      <w:r>
        <w:rPr>
          <w:rFonts w:ascii="Courier New" w:eastAsia="Courier New" w:hAnsi="Courier New" w:cs="Courier New"/>
          <w:color w:val="000000"/>
          <w:sz w:val="21"/>
          <w:szCs w:val="21"/>
        </w:rPr>
        <w:t>to AS64500 announce ANY</w:t>
      </w:r>
    </w:p>
    <w:p w14:paraId="00000226"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default:</w:t>
      </w:r>
      <w:r>
        <w:rPr>
          <w:rFonts w:ascii="Courier New" w:eastAsia="Courier New" w:hAnsi="Courier New" w:cs="Courier New"/>
          <w:color w:val="000000"/>
          <w:sz w:val="21"/>
          <w:szCs w:val="21"/>
        </w:rPr>
        <w:tab/>
        <w:t>to AS64510 192.0.2.100 at 192.0.2.101</w:t>
      </w:r>
    </w:p>
    <w:p w14:paraId="00000227" w14:textId="77777777" w:rsidR="000A4521" w:rsidRDefault="000A4521">
      <w:pPr>
        <w:pBdr>
          <w:top w:val="nil"/>
          <w:left w:val="nil"/>
          <w:bottom w:val="nil"/>
          <w:right w:val="nil"/>
          <w:between w:val="nil"/>
        </w:pBdr>
        <w:spacing w:before="2"/>
        <w:rPr>
          <w:rFonts w:ascii="Courier New" w:eastAsia="Courier New" w:hAnsi="Courier New" w:cs="Courier New"/>
          <w:color w:val="000000"/>
          <w:sz w:val="29"/>
          <w:szCs w:val="29"/>
        </w:rPr>
      </w:pPr>
    </w:p>
    <w:p w14:paraId="00000228" w14:textId="77777777" w:rsidR="000A4521" w:rsidRDefault="007473E9">
      <w:pPr>
        <w:pBdr>
          <w:top w:val="nil"/>
          <w:left w:val="nil"/>
          <w:bottom w:val="nil"/>
          <w:right w:val="nil"/>
          <w:between w:val="nil"/>
        </w:pBdr>
        <w:spacing w:line="288" w:lineRule="auto"/>
        <w:ind w:left="220" w:right="128"/>
        <w:rPr>
          <w:color w:val="000000"/>
          <w:sz w:val="21"/>
          <w:szCs w:val="21"/>
        </w:rPr>
      </w:pPr>
      <w:r>
        <w:rPr>
          <w:color w:val="000000"/>
          <w:sz w:val="21"/>
          <w:szCs w:val="21"/>
        </w:rPr>
        <w:t xml:space="preserve">Whether you keep it simple or whether you document every last detail of your configuration depends mostly on your </w:t>
      </w:r>
      <w:proofErr w:type="spellStart"/>
      <w:r>
        <w:rPr>
          <w:color w:val="000000"/>
          <w:sz w:val="21"/>
          <w:szCs w:val="21"/>
        </w:rPr>
        <w:t>organisation’s</w:t>
      </w:r>
      <w:proofErr w:type="spellEnd"/>
      <w:r>
        <w:rPr>
          <w:color w:val="000000"/>
          <w:sz w:val="21"/>
          <w:szCs w:val="21"/>
        </w:rPr>
        <w:t xml:space="preserve"> policies. MANRS participants with unusual or complicated policies may also choose to describe these separately in a human-readable </w:t>
      </w:r>
      <w:proofErr w:type="gramStart"/>
      <w:r>
        <w:rPr>
          <w:color w:val="000000"/>
          <w:sz w:val="21"/>
          <w:szCs w:val="21"/>
        </w:rPr>
        <w:t>document, and</w:t>
      </w:r>
      <w:proofErr w:type="gramEnd"/>
      <w:r>
        <w:rPr>
          <w:color w:val="000000"/>
          <w:sz w:val="21"/>
          <w:szCs w:val="21"/>
        </w:rPr>
        <w:t xml:space="preserve"> make that available to other operators by providing links to the document’s location in the “remarks” attribute of their </w:t>
      </w:r>
      <w:proofErr w:type="spellStart"/>
      <w:r>
        <w:rPr>
          <w:color w:val="000000"/>
          <w:sz w:val="21"/>
          <w:szCs w:val="21"/>
        </w:rPr>
        <w:t>aut</w:t>
      </w:r>
      <w:proofErr w:type="spellEnd"/>
      <w:r>
        <w:rPr>
          <w:color w:val="000000"/>
          <w:sz w:val="21"/>
          <w:szCs w:val="21"/>
        </w:rPr>
        <w:t xml:space="preserve">-num object and/or in the “Notes” field of their </w:t>
      </w:r>
      <w:proofErr w:type="spellStart"/>
      <w:r>
        <w:rPr>
          <w:color w:val="000000"/>
          <w:sz w:val="21"/>
          <w:szCs w:val="21"/>
        </w:rPr>
        <w:t>peeringDB</w:t>
      </w:r>
      <w:proofErr w:type="spellEnd"/>
      <w:r>
        <w:rPr>
          <w:color w:val="000000"/>
          <w:sz w:val="21"/>
          <w:szCs w:val="21"/>
        </w:rPr>
        <w:t xml:space="preserve"> record.</w:t>
      </w:r>
    </w:p>
    <w:p w14:paraId="00000229" w14:textId="77777777" w:rsidR="000A4521" w:rsidRDefault="000A4521">
      <w:pPr>
        <w:pBdr>
          <w:top w:val="nil"/>
          <w:left w:val="nil"/>
          <w:bottom w:val="nil"/>
          <w:right w:val="nil"/>
          <w:between w:val="nil"/>
        </w:pBdr>
        <w:spacing w:before="4"/>
        <w:rPr>
          <w:color w:val="000000"/>
          <w:sz w:val="20"/>
          <w:szCs w:val="20"/>
        </w:rPr>
      </w:pPr>
    </w:p>
    <w:p w14:paraId="0000022A" w14:textId="77777777" w:rsidR="000A4521" w:rsidRDefault="007473E9">
      <w:pPr>
        <w:numPr>
          <w:ilvl w:val="3"/>
          <w:numId w:val="36"/>
        </w:numPr>
        <w:pBdr>
          <w:top w:val="nil"/>
          <w:left w:val="nil"/>
          <w:bottom w:val="nil"/>
          <w:right w:val="nil"/>
          <w:between w:val="nil"/>
        </w:pBdr>
        <w:tabs>
          <w:tab w:val="left" w:pos="943"/>
        </w:tabs>
        <w:ind w:hanging="722"/>
        <w:rPr>
          <w:b/>
          <w:color w:val="000000"/>
          <w:sz w:val="19"/>
          <w:szCs w:val="19"/>
        </w:rPr>
      </w:pPr>
      <w:r>
        <w:rPr>
          <w:b/>
          <w:color w:val="000000"/>
          <w:sz w:val="19"/>
          <w:szCs w:val="19"/>
        </w:rPr>
        <w:t>Summary</w:t>
      </w:r>
    </w:p>
    <w:p w14:paraId="5C0622F1" w14:textId="77777777" w:rsidR="0008389A" w:rsidRDefault="007473E9">
      <w:pPr>
        <w:pStyle w:val="BodyText"/>
        <w:spacing w:before="79" w:line="288" w:lineRule="auto"/>
        <w:ind w:left="220" w:right="89"/>
        <w:rPr>
          <w:del w:id="265" w:author="Changed/Added" w:date="2021-04-26T11:03:00Z"/>
        </w:rPr>
      </w:pPr>
      <w:r>
        <w:rPr>
          <w:color w:val="000000"/>
        </w:rPr>
        <w:t xml:space="preserve">RPSL can also be used to document every single router, interface, peering session, filter and route-map. In practice there are very few </w:t>
      </w:r>
      <w:proofErr w:type="spellStart"/>
      <w:r>
        <w:rPr>
          <w:color w:val="000000"/>
        </w:rPr>
        <w:t>organisations</w:t>
      </w:r>
      <w:proofErr w:type="spellEnd"/>
      <w:r>
        <w:rPr>
          <w:color w:val="000000"/>
        </w:rPr>
        <w:t xml:space="preserve"> that publish such extensive data though. The reasons for that are the maintenance effort involved but also for example confidentiality of the details of peering agreements and reluctance of management to allow publicly documenting business practices. As a minimum it is recommended to document at least every peering between ASNs with a reasonable definition of what routes are exchanged.</w:t>
      </w:r>
    </w:p>
    <w:p w14:paraId="0000022B" w14:textId="72775B81" w:rsidR="000A4521" w:rsidRDefault="000A4521">
      <w:pPr>
        <w:pBdr>
          <w:top w:val="nil"/>
          <w:left w:val="nil"/>
          <w:bottom w:val="nil"/>
          <w:right w:val="nil"/>
          <w:between w:val="nil"/>
        </w:pBdr>
        <w:spacing w:before="79" w:line="288" w:lineRule="auto"/>
        <w:ind w:left="220" w:right="89"/>
        <w:rPr>
          <w:color w:val="000000"/>
          <w:sz w:val="21"/>
          <w:szCs w:val="21"/>
        </w:rPr>
        <w:sectPr w:rsidR="000A4521">
          <w:pgSz w:w="12240" w:h="15840"/>
          <w:pgMar w:top="1340" w:right="1340" w:bottom="960" w:left="1220" w:header="726" w:footer="768" w:gutter="0"/>
          <w:cols w:space="720"/>
        </w:sectPr>
      </w:pPr>
    </w:p>
    <w:p w14:paraId="0000022C" w14:textId="77777777" w:rsidR="000A4521" w:rsidRDefault="000A4521">
      <w:pPr>
        <w:pBdr>
          <w:top w:val="nil"/>
          <w:left w:val="nil"/>
          <w:bottom w:val="nil"/>
          <w:right w:val="nil"/>
          <w:between w:val="nil"/>
        </w:pBdr>
        <w:rPr>
          <w:color w:val="000000"/>
          <w:sz w:val="20"/>
          <w:szCs w:val="20"/>
        </w:rPr>
      </w:pPr>
    </w:p>
    <w:p w14:paraId="0000022D" w14:textId="77777777" w:rsidR="000A4521" w:rsidRDefault="007473E9">
      <w:pPr>
        <w:pStyle w:val="Heading3"/>
        <w:numPr>
          <w:ilvl w:val="2"/>
          <w:numId w:val="32"/>
        </w:numPr>
        <w:tabs>
          <w:tab w:val="left" w:pos="831"/>
        </w:tabs>
        <w:spacing w:before="98"/>
        <w:ind w:hanging="610"/>
      </w:pPr>
      <w:r>
        <w:t>Additional reading</w:t>
      </w:r>
    </w:p>
    <w:p w14:paraId="0000022E" w14:textId="77777777" w:rsidR="000A4521" w:rsidRDefault="007473E9">
      <w:pPr>
        <w:numPr>
          <w:ilvl w:val="3"/>
          <w:numId w:val="32"/>
        </w:numPr>
        <w:pBdr>
          <w:top w:val="nil"/>
          <w:left w:val="nil"/>
          <w:bottom w:val="nil"/>
          <w:right w:val="nil"/>
          <w:between w:val="nil"/>
        </w:pBdr>
        <w:tabs>
          <w:tab w:val="left" w:pos="939"/>
          <w:tab w:val="left" w:pos="940"/>
        </w:tabs>
        <w:spacing w:before="90" w:line="290" w:lineRule="auto"/>
        <w:ind w:right="5608"/>
        <w:rPr>
          <w:color w:val="000000"/>
          <w:sz w:val="21"/>
          <w:szCs w:val="21"/>
        </w:rPr>
      </w:pPr>
      <w:r>
        <w:rPr>
          <w:color w:val="000000"/>
          <w:sz w:val="21"/>
          <w:szCs w:val="21"/>
        </w:rPr>
        <w:t>Using RPSL in Practice</w:t>
      </w:r>
      <w:r>
        <w:rPr>
          <w:color w:val="1155CC"/>
          <w:sz w:val="21"/>
          <w:szCs w:val="21"/>
          <w:u w:val="single"/>
        </w:rPr>
        <w:t xml:space="preserve"> https://tools.ietf.org/html/rfc2650</w:t>
      </w:r>
    </w:p>
    <w:p w14:paraId="0000022F" w14:textId="77777777" w:rsidR="000A4521" w:rsidRDefault="007473E9">
      <w:pPr>
        <w:numPr>
          <w:ilvl w:val="3"/>
          <w:numId w:val="32"/>
        </w:numPr>
        <w:pBdr>
          <w:top w:val="nil"/>
          <w:left w:val="nil"/>
          <w:bottom w:val="nil"/>
          <w:right w:val="nil"/>
          <w:between w:val="nil"/>
        </w:pBdr>
        <w:tabs>
          <w:tab w:val="left" w:pos="939"/>
          <w:tab w:val="left" w:pos="940"/>
        </w:tabs>
        <w:spacing w:line="290" w:lineRule="auto"/>
        <w:ind w:right="4985"/>
        <w:rPr>
          <w:color w:val="000000"/>
          <w:sz w:val="21"/>
          <w:szCs w:val="21"/>
        </w:rPr>
      </w:pPr>
      <w:r>
        <w:rPr>
          <w:color w:val="000000"/>
          <w:sz w:val="21"/>
          <w:szCs w:val="21"/>
        </w:rPr>
        <w:t>Routing Policy Specification Language</w:t>
      </w:r>
      <w:r>
        <w:rPr>
          <w:color w:val="1155CC"/>
          <w:sz w:val="21"/>
          <w:szCs w:val="21"/>
          <w:u w:val="single"/>
        </w:rPr>
        <w:t xml:space="preserve"> https://tools.ietf.org/html/rfc2622</w:t>
      </w:r>
    </w:p>
    <w:p w14:paraId="00000230" w14:textId="77777777" w:rsidR="000A4521" w:rsidRDefault="007473E9">
      <w:pPr>
        <w:numPr>
          <w:ilvl w:val="3"/>
          <w:numId w:val="32"/>
        </w:numPr>
        <w:pBdr>
          <w:top w:val="nil"/>
          <w:left w:val="nil"/>
          <w:bottom w:val="nil"/>
          <w:right w:val="nil"/>
          <w:between w:val="nil"/>
        </w:pBdr>
        <w:tabs>
          <w:tab w:val="left" w:pos="939"/>
          <w:tab w:val="left" w:pos="940"/>
        </w:tabs>
        <w:spacing w:line="290" w:lineRule="auto"/>
        <w:ind w:right="3407"/>
        <w:rPr>
          <w:color w:val="000000"/>
          <w:sz w:val="21"/>
          <w:szCs w:val="21"/>
        </w:rPr>
      </w:pPr>
      <w:r>
        <w:rPr>
          <w:color w:val="000000"/>
          <w:sz w:val="21"/>
          <w:szCs w:val="21"/>
        </w:rPr>
        <w:t>Routing Policy Specification Language next generation</w:t>
      </w:r>
      <w:r>
        <w:rPr>
          <w:color w:val="1155CC"/>
          <w:sz w:val="21"/>
          <w:szCs w:val="21"/>
          <w:u w:val="single"/>
        </w:rPr>
        <w:t xml:space="preserve"> https://tools.ietf.org/html/rfc4012</w:t>
      </w:r>
    </w:p>
    <w:p w14:paraId="00000231" w14:textId="77777777" w:rsidR="000A4521" w:rsidRDefault="007473E9">
      <w:pPr>
        <w:numPr>
          <w:ilvl w:val="3"/>
          <w:numId w:val="32"/>
        </w:numPr>
        <w:pBdr>
          <w:top w:val="nil"/>
          <w:left w:val="nil"/>
          <w:bottom w:val="nil"/>
          <w:right w:val="nil"/>
          <w:between w:val="nil"/>
        </w:pBdr>
        <w:tabs>
          <w:tab w:val="left" w:pos="939"/>
          <w:tab w:val="left" w:pos="940"/>
        </w:tabs>
        <w:spacing w:line="285" w:lineRule="auto"/>
        <w:ind w:right="5608"/>
        <w:rPr>
          <w:color w:val="000000"/>
          <w:sz w:val="21"/>
          <w:szCs w:val="21"/>
        </w:rPr>
      </w:pPr>
      <w:r>
        <w:rPr>
          <w:color w:val="000000"/>
          <w:sz w:val="21"/>
          <w:szCs w:val="21"/>
        </w:rPr>
        <w:t>Routing Policy System Security</w:t>
      </w:r>
      <w:r>
        <w:rPr>
          <w:color w:val="1155CC"/>
          <w:sz w:val="21"/>
          <w:szCs w:val="21"/>
          <w:u w:val="single"/>
        </w:rPr>
        <w:t xml:space="preserve"> https://tools.ietf.org/html/rfc2725</w:t>
      </w:r>
    </w:p>
    <w:p w14:paraId="00000232" w14:textId="77777777" w:rsidR="000A4521" w:rsidRDefault="000A4521">
      <w:pPr>
        <w:pBdr>
          <w:top w:val="nil"/>
          <w:left w:val="nil"/>
          <w:bottom w:val="nil"/>
          <w:right w:val="nil"/>
          <w:between w:val="nil"/>
        </w:pBdr>
        <w:rPr>
          <w:color w:val="000000"/>
          <w:sz w:val="20"/>
          <w:szCs w:val="20"/>
        </w:rPr>
      </w:pPr>
    </w:p>
    <w:p w14:paraId="00000233" w14:textId="77777777" w:rsidR="000A4521" w:rsidRDefault="000A4521">
      <w:pPr>
        <w:pBdr>
          <w:top w:val="nil"/>
          <w:left w:val="nil"/>
          <w:bottom w:val="nil"/>
          <w:right w:val="nil"/>
          <w:between w:val="nil"/>
        </w:pBdr>
        <w:spacing w:before="5"/>
        <w:rPr>
          <w:color w:val="000000"/>
          <w:sz w:val="21"/>
          <w:szCs w:val="21"/>
        </w:rPr>
      </w:pPr>
    </w:p>
    <w:p w14:paraId="00000234" w14:textId="77777777" w:rsidR="000A4521" w:rsidRDefault="007473E9">
      <w:pPr>
        <w:pStyle w:val="Heading2"/>
        <w:numPr>
          <w:ilvl w:val="1"/>
          <w:numId w:val="18"/>
        </w:numPr>
        <w:tabs>
          <w:tab w:val="left" w:pos="726"/>
        </w:tabs>
        <w:spacing w:before="91"/>
        <w:ind w:hanging="505"/>
      </w:pPr>
      <w:r>
        <w:t>Anti-Spoofing - Preventing traffic with spoofed source IP addresses</w:t>
      </w:r>
    </w:p>
    <w:p w14:paraId="67FE498A" w14:textId="77777777" w:rsidR="0008389A" w:rsidRDefault="00211562">
      <w:pPr>
        <w:pStyle w:val="BodyText"/>
        <w:spacing w:before="89"/>
        <w:ind w:left="220"/>
        <w:rPr>
          <w:del w:id="266" w:author="Changed/Added" w:date="2021-04-26T11:03:00Z"/>
        </w:rPr>
      </w:pPr>
      <w:del w:id="267" w:author="Changed/Added" w:date="2021-04-26T11:03:00Z">
        <w:r>
          <w:rPr>
            <w:w w:val="105"/>
          </w:rPr>
          <w:delText>Relevant MANRS expected actions:</w:delText>
        </w:r>
      </w:del>
    </w:p>
    <w:p w14:paraId="00000235" w14:textId="77777777" w:rsidR="000A4521" w:rsidRDefault="000A4521">
      <w:pPr>
        <w:pBdr>
          <w:top w:val="nil"/>
          <w:left w:val="nil"/>
          <w:bottom w:val="nil"/>
          <w:right w:val="nil"/>
          <w:between w:val="nil"/>
        </w:pBdr>
        <w:spacing w:before="89"/>
        <w:ind w:left="220"/>
        <w:rPr>
          <w:ins w:id="268" w:author="Changed/Added" w:date="2021-04-26T11:03:00Z"/>
          <w:sz w:val="21"/>
          <w:szCs w:val="21"/>
        </w:rPr>
      </w:pPr>
    </w:p>
    <w:p w14:paraId="00000236" w14:textId="77777777" w:rsidR="000A4521" w:rsidRDefault="007473E9">
      <w:pPr>
        <w:pBdr>
          <w:top w:val="nil"/>
          <w:left w:val="nil"/>
          <w:bottom w:val="nil"/>
          <w:right w:val="nil"/>
          <w:between w:val="nil"/>
        </w:pBdr>
        <w:spacing w:before="89"/>
        <w:ind w:left="220"/>
        <w:rPr>
          <w:ins w:id="269" w:author="Changed/Added" w:date="2021-04-26T11:03:00Z"/>
          <w:color w:val="000000"/>
          <w:sz w:val="21"/>
          <w:szCs w:val="21"/>
        </w:rPr>
      </w:pPr>
      <w:ins w:id="270" w:author="Changed/Added" w:date="2021-04-26T11:03:00Z">
        <w:r>
          <w:rPr>
            <w:sz w:val="21"/>
            <w:szCs w:val="21"/>
          </w:rPr>
          <w:t xml:space="preserve">This is a </w:t>
        </w:r>
        <w:r>
          <w:rPr>
            <w:b/>
            <w:sz w:val="21"/>
            <w:szCs w:val="21"/>
          </w:rPr>
          <w:t xml:space="preserve">recommended </w:t>
        </w:r>
        <w:r>
          <w:rPr>
            <w:sz w:val="21"/>
            <w:szCs w:val="21"/>
          </w:rPr>
          <w:t>A</w:t>
        </w:r>
        <w:r>
          <w:rPr>
            <w:color w:val="000000"/>
            <w:sz w:val="21"/>
            <w:szCs w:val="21"/>
          </w:rPr>
          <w:t>ction:</w:t>
        </w:r>
      </w:ins>
    </w:p>
    <w:p w14:paraId="00000237" w14:textId="77777777" w:rsidR="000A4521" w:rsidRDefault="000A4521">
      <w:pPr>
        <w:pBdr>
          <w:top w:val="nil"/>
          <w:left w:val="nil"/>
          <w:bottom w:val="nil"/>
          <w:right w:val="nil"/>
          <w:between w:val="nil"/>
        </w:pBdr>
        <w:spacing w:before="6"/>
        <w:rPr>
          <w:color w:val="000000"/>
          <w:sz w:val="29"/>
          <w:szCs w:val="29"/>
        </w:rPr>
      </w:pPr>
    </w:p>
    <w:p w14:paraId="00000238" w14:textId="77777777" w:rsidR="000A4521" w:rsidRDefault="007473E9">
      <w:pPr>
        <w:numPr>
          <w:ilvl w:val="2"/>
          <w:numId w:val="18"/>
        </w:numPr>
        <w:pBdr>
          <w:top w:val="nil"/>
          <w:left w:val="nil"/>
          <w:bottom w:val="nil"/>
          <w:right w:val="nil"/>
          <w:between w:val="nil"/>
        </w:pBdr>
        <w:tabs>
          <w:tab w:val="left" w:pos="939"/>
          <w:tab w:val="left" w:pos="940"/>
        </w:tabs>
        <w:spacing w:line="290" w:lineRule="auto"/>
        <w:ind w:right="543"/>
        <w:rPr>
          <w:i/>
          <w:color w:val="000000"/>
          <w:sz w:val="21"/>
          <w:szCs w:val="21"/>
        </w:rPr>
      </w:pPr>
      <w:r>
        <w:rPr>
          <w:i/>
          <w:color w:val="000000"/>
          <w:sz w:val="21"/>
          <w:szCs w:val="21"/>
        </w:rPr>
        <w:t>Network operator implements a system that enables source address validation for at least single-homed stub customer networks, their own end-users and infrastructure. Network operator implements anti-spoofing filtering to prevent packets with incorrect source IP address from entering and leaving the network.</w:t>
      </w:r>
    </w:p>
    <w:p w14:paraId="00000239" w14:textId="77777777" w:rsidR="000A4521" w:rsidRDefault="000A4521">
      <w:pPr>
        <w:pBdr>
          <w:top w:val="nil"/>
          <w:left w:val="nil"/>
          <w:bottom w:val="nil"/>
          <w:right w:val="nil"/>
          <w:between w:val="nil"/>
        </w:pBdr>
        <w:spacing w:before="3"/>
        <w:rPr>
          <w:i/>
          <w:color w:val="000000"/>
          <w:sz w:val="26"/>
          <w:szCs w:val="26"/>
        </w:rPr>
      </w:pPr>
    </w:p>
    <w:p w14:paraId="21581FB5" w14:textId="77777777" w:rsidR="0008389A" w:rsidRDefault="0008389A">
      <w:pPr>
        <w:pStyle w:val="BodyText"/>
        <w:spacing w:before="3"/>
        <w:rPr>
          <w:del w:id="271" w:author="Changed/Added" w:date="2021-04-26T11:03:00Z"/>
          <w:i/>
          <w:sz w:val="26"/>
        </w:rPr>
      </w:pPr>
    </w:p>
    <w:p w14:paraId="0000023A" w14:textId="4114FA0B"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IP source address spoofing is the practice of originating IP datagrams with source addresses other than those assigned to the host of origin. In simple terms, the host pretends to be</w:t>
      </w:r>
      <w:r>
        <w:rPr>
          <w:sz w:val="21"/>
          <w:szCs w:val="21"/>
        </w:rPr>
        <w:t xml:space="preserve"> </w:t>
      </w:r>
      <w:del w:id="272" w:author="Changed/Added" w:date="2021-04-26T11:03:00Z">
        <w:r w:rsidR="00211562">
          <w:rPr>
            <w:w w:val="105"/>
          </w:rPr>
          <w:delText>some other</w:delText>
        </w:r>
      </w:del>
      <w:ins w:id="273" w:author="Changed/Added" w:date="2021-04-26T11:03:00Z">
        <w:r>
          <w:rPr>
            <w:sz w:val="21"/>
            <w:szCs w:val="21"/>
          </w:rPr>
          <w:t>another</w:t>
        </w:r>
      </w:ins>
      <w:r>
        <w:rPr>
          <w:sz w:val="21"/>
          <w:szCs w:val="21"/>
        </w:rPr>
        <w:t xml:space="preserve"> </w:t>
      </w:r>
      <w:r>
        <w:rPr>
          <w:color w:val="000000"/>
          <w:sz w:val="21"/>
          <w:szCs w:val="21"/>
        </w:rPr>
        <w:t>host</w:t>
      </w:r>
      <w:del w:id="274" w:author="Changed/Added" w:date="2021-04-26T11:03:00Z">
        <w:r w:rsidR="00211562">
          <w:rPr>
            <w:w w:val="105"/>
          </w:rPr>
          <w:delText>. This</w:delText>
        </w:r>
      </w:del>
      <w:ins w:id="275" w:author="Changed/Added" w:date="2021-04-26T11:03:00Z">
        <w:r>
          <w:rPr>
            <w:sz w:val="21"/>
            <w:szCs w:val="21"/>
          </w:rPr>
          <w:t xml:space="preserve"> which</w:t>
        </w:r>
      </w:ins>
      <w:r>
        <w:rPr>
          <w:sz w:val="21"/>
          <w:szCs w:val="21"/>
        </w:rPr>
        <w:t xml:space="preserve"> can </w:t>
      </w:r>
      <w:r>
        <w:rPr>
          <w:color w:val="000000"/>
          <w:sz w:val="21"/>
          <w:szCs w:val="21"/>
        </w:rPr>
        <w:t>be exploited in various ways, most notably to execute Denial of Service (DoS) reflection-amplification attacks that cause a reflector host to send traffic to the spoofed address.</w:t>
      </w:r>
    </w:p>
    <w:p w14:paraId="0000023B" w14:textId="77777777" w:rsidR="000A4521" w:rsidRDefault="000A4521">
      <w:pPr>
        <w:pBdr>
          <w:top w:val="nil"/>
          <w:left w:val="nil"/>
          <w:bottom w:val="nil"/>
          <w:right w:val="nil"/>
          <w:between w:val="nil"/>
        </w:pBdr>
        <w:spacing w:before="6"/>
        <w:rPr>
          <w:color w:val="000000"/>
          <w:sz w:val="25"/>
          <w:szCs w:val="25"/>
        </w:rPr>
      </w:pPr>
    </w:p>
    <w:p w14:paraId="0000023C" w14:textId="77777777" w:rsidR="000A4521" w:rsidRDefault="007473E9">
      <w:pPr>
        <w:spacing w:line="288" w:lineRule="auto"/>
        <w:ind w:left="220" w:right="87"/>
        <w:rPr>
          <w:ins w:id="276" w:author="Changed/Added" w:date="2021-04-26T11:03:00Z"/>
          <w:sz w:val="21"/>
          <w:szCs w:val="21"/>
        </w:rPr>
      </w:pPr>
      <w:r>
        <w:rPr>
          <w:sz w:val="21"/>
          <w:szCs w:val="21"/>
        </w:rPr>
        <w:t xml:space="preserve">There are many recommendations to prevent IP spoofing by ingress filtering, </w:t>
      </w:r>
      <w:proofErr w:type="gramStart"/>
      <w:r>
        <w:rPr>
          <w:sz w:val="21"/>
          <w:szCs w:val="21"/>
        </w:rPr>
        <w:t>e.g.</w:t>
      </w:r>
      <w:proofErr w:type="gramEnd"/>
      <w:r>
        <w:rPr>
          <w:sz w:val="21"/>
          <w:szCs w:val="21"/>
        </w:rPr>
        <w:t xml:space="preserve"> checking source addresses of IP datagrams close to the network edge. </w:t>
      </w:r>
    </w:p>
    <w:p w14:paraId="0000023D" w14:textId="77777777" w:rsidR="000A4521" w:rsidRDefault="000A4521">
      <w:pPr>
        <w:spacing w:line="288" w:lineRule="auto"/>
        <w:ind w:left="220" w:right="87"/>
        <w:rPr>
          <w:ins w:id="277" w:author="Changed/Added" w:date="2021-04-26T11:03:00Z"/>
          <w:rFonts w:ascii="Arial-BoldItalicMT" w:eastAsia="Arial-BoldItalicMT" w:hAnsi="Arial-BoldItalicMT" w:cs="Arial-BoldItalicMT"/>
          <w:b/>
          <w:i/>
          <w:sz w:val="21"/>
          <w:szCs w:val="21"/>
        </w:rPr>
      </w:pPr>
    </w:p>
    <w:p w14:paraId="0000023E" w14:textId="77777777" w:rsidR="000A4521" w:rsidRDefault="007473E9">
      <w:pPr>
        <w:spacing w:line="288" w:lineRule="auto"/>
        <w:ind w:left="220" w:right="87"/>
        <w:rPr>
          <w:rFonts w:ascii="Arial-BoldItalicMT" w:eastAsia="Arial-BoldItalicMT" w:hAnsi="Arial-BoldItalicMT" w:cs="Arial-BoldItalicMT"/>
          <w:b/>
          <w:i/>
          <w:sz w:val="21"/>
          <w:szCs w:val="21"/>
        </w:rPr>
      </w:pPr>
      <w:r>
        <w:rPr>
          <w:rFonts w:ascii="Arial-BoldItalicMT" w:eastAsia="Arial-BoldItalicMT" w:hAnsi="Arial-BoldItalicMT" w:cs="Arial-BoldItalicMT"/>
          <w:b/>
          <w:i/>
          <w:sz w:val="21"/>
          <w:szCs w:val="21"/>
        </w:rPr>
        <w:t>Most equipment vendors support ingress filtering in some form. Since 2005, deployment of anti-spoofing techniques has not been a limitation of the equipment performance. It has been a limitation of desire and willingness to deploy and maintain the anti-spoofing configuration.</w:t>
      </w:r>
    </w:p>
    <w:p w14:paraId="0000023F" w14:textId="77777777" w:rsidR="000A4521" w:rsidRDefault="000A4521">
      <w:pPr>
        <w:pBdr>
          <w:top w:val="nil"/>
          <w:left w:val="nil"/>
          <w:bottom w:val="nil"/>
          <w:right w:val="nil"/>
          <w:between w:val="nil"/>
        </w:pBdr>
        <w:spacing w:before="2"/>
        <w:rPr>
          <w:rFonts w:ascii="Arial-BoldItalicMT" w:eastAsia="Arial-BoldItalicMT" w:hAnsi="Arial-BoldItalicMT" w:cs="Arial-BoldItalicMT"/>
          <w:b/>
          <w:i/>
          <w:color w:val="000000"/>
          <w:sz w:val="26"/>
          <w:szCs w:val="26"/>
        </w:rPr>
      </w:pPr>
    </w:p>
    <w:p w14:paraId="00000240" w14:textId="77777777" w:rsidR="000A4521" w:rsidRDefault="007473E9">
      <w:pPr>
        <w:pBdr>
          <w:top w:val="nil"/>
          <w:left w:val="nil"/>
          <w:bottom w:val="nil"/>
          <w:right w:val="nil"/>
          <w:between w:val="nil"/>
        </w:pBdr>
        <w:spacing w:before="1" w:line="288" w:lineRule="auto"/>
        <w:ind w:left="220" w:right="128"/>
        <w:rPr>
          <w:color w:val="000000"/>
          <w:sz w:val="21"/>
          <w:szCs w:val="21"/>
        </w:rPr>
      </w:pPr>
      <w:r>
        <w:rPr>
          <w:color w:val="000000"/>
          <w:sz w:val="21"/>
          <w:szCs w:val="21"/>
        </w:rPr>
        <w:t>Ironically, significant DoS amplification attacks can be expensive for Service Providers. The costs hurt the brand, damage customer operations, and have collateral operational/cost impact on other customers. These DoS amplification attacks are preventable. They would be impossible without spoofing.</w:t>
      </w:r>
    </w:p>
    <w:p w14:paraId="00000241" w14:textId="77777777" w:rsidR="000A4521" w:rsidRDefault="000A4521">
      <w:pPr>
        <w:pBdr>
          <w:top w:val="nil"/>
          <w:left w:val="nil"/>
          <w:bottom w:val="nil"/>
          <w:right w:val="nil"/>
          <w:between w:val="nil"/>
        </w:pBdr>
        <w:spacing w:before="7"/>
        <w:rPr>
          <w:color w:val="000000"/>
          <w:sz w:val="25"/>
          <w:szCs w:val="25"/>
        </w:rPr>
      </w:pPr>
    </w:p>
    <w:p w14:paraId="5CC95727" w14:textId="77777777" w:rsidR="0008389A" w:rsidRDefault="007473E9">
      <w:pPr>
        <w:pStyle w:val="BodyText"/>
        <w:spacing w:line="288" w:lineRule="auto"/>
        <w:ind w:left="220" w:right="128"/>
        <w:rPr>
          <w:del w:id="278" w:author="Changed/Added" w:date="2021-04-26T11:03:00Z"/>
        </w:rPr>
      </w:pPr>
      <w:r>
        <w:rPr>
          <w:color w:val="000000"/>
        </w:rPr>
        <w:t>This demonstrates that ingress filtering is definitely not sufficiently deployed. Unfortunately, there are no benefits to a Service provider (SP) that deploys ingress filtering. There is also a widely held belief that ingress filtering only helps when it is universally deployed.</w:t>
      </w:r>
    </w:p>
    <w:p w14:paraId="00000242" w14:textId="3321673C" w:rsidR="000A4521" w:rsidRDefault="000A4521">
      <w:pPr>
        <w:pBdr>
          <w:top w:val="nil"/>
          <w:left w:val="nil"/>
          <w:bottom w:val="nil"/>
          <w:right w:val="nil"/>
          <w:between w:val="nil"/>
        </w:pBdr>
        <w:spacing w:line="288" w:lineRule="auto"/>
        <w:ind w:left="220" w:right="128"/>
        <w:rPr>
          <w:color w:val="000000"/>
          <w:sz w:val="21"/>
          <w:szCs w:val="21"/>
        </w:rPr>
        <w:sectPr w:rsidR="000A4521">
          <w:pgSz w:w="12240" w:h="15840"/>
          <w:pgMar w:top="1340" w:right="1340" w:bottom="960" w:left="1220" w:header="726" w:footer="768" w:gutter="0"/>
          <w:cols w:space="720"/>
        </w:sectPr>
      </w:pPr>
    </w:p>
    <w:p w14:paraId="00000243" w14:textId="77777777" w:rsidR="000A4521" w:rsidRDefault="007473E9">
      <w:pPr>
        <w:pBdr>
          <w:top w:val="nil"/>
          <w:left w:val="nil"/>
          <w:bottom w:val="nil"/>
          <w:right w:val="nil"/>
          <w:between w:val="nil"/>
        </w:pBdr>
        <w:spacing w:before="88" w:line="288" w:lineRule="auto"/>
        <w:ind w:left="220" w:right="72"/>
        <w:rPr>
          <w:color w:val="000000"/>
          <w:sz w:val="21"/>
          <w:szCs w:val="21"/>
        </w:rPr>
      </w:pPr>
      <w:r>
        <w:rPr>
          <w:color w:val="000000"/>
          <w:sz w:val="21"/>
          <w:szCs w:val="21"/>
        </w:rPr>
        <w:lastRenderedPageBreak/>
        <w:t>Common approaches to this problem have involved software features such as SAV (Source- Address Validation) on cable-modem networks or strict uRPF (unicast Reverse-Path Forwarding) validation on router networks. These methods can ease the overhead of administration in cases where routing and topology is relatively dynamic. Another approach could be to use inbound prefix filter information to create a packet-filter, which would only allow packets with source IP addresses for which the network could legitimately advertise reachability.</w:t>
      </w:r>
    </w:p>
    <w:p w14:paraId="00000244" w14:textId="77777777" w:rsidR="000A4521" w:rsidRDefault="000A4521">
      <w:pPr>
        <w:pBdr>
          <w:top w:val="nil"/>
          <w:left w:val="nil"/>
          <w:bottom w:val="nil"/>
          <w:right w:val="nil"/>
          <w:between w:val="nil"/>
        </w:pBdr>
        <w:spacing w:before="9"/>
        <w:rPr>
          <w:color w:val="000000"/>
          <w:sz w:val="25"/>
          <w:szCs w:val="25"/>
        </w:rPr>
      </w:pPr>
    </w:p>
    <w:p w14:paraId="00000245" w14:textId="77777777" w:rsidR="000A4521" w:rsidRDefault="007473E9">
      <w:pPr>
        <w:pBdr>
          <w:top w:val="nil"/>
          <w:left w:val="nil"/>
          <w:bottom w:val="nil"/>
          <w:right w:val="nil"/>
          <w:between w:val="nil"/>
        </w:pBdr>
        <w:spacing w:line="288" w:lineRule="auto"/>
        <w:ind w:left="220" w:right="153"/>
        <w:rPr>
          <w:color w:val="000000"/>
          <w:sz w:val="21"/>
          <w:szCs w:val="21"/>
        </w:rPr>
      </w:pPr>
      <w:r>
        <w:rPr>
          <w:color w:val="000000"/>
          <w:sz w:val="21"/>
          <w:szCs w:val="21"/>
        </w:rPr>
        <w:t>For most smaller and simpler network architectures the easiest way to prevent spoofing is by using Unicast RPF (uRPF) in Strict Mode. For filtering source addresses used by devices on a layer-2 domain the Source Address Validation Improvements (SAVI) can be used. On equipment where automatic filtering features are not available you can use Access Control Lists (ACLs) to manually implement equivalent filtering. All of these technologies are explained below.</w:t>
      </w:r>
    </w:p>
    <w:p w14:paraId="00000246" w14:textId="77777777" w:rsidR="000A4521" w:rsidRDefault="000A4521">
      <w:pPr>
        <w:pBdr>
          <w:top w:val="nil"/>
          <w:left w:val="nil"/>
          <w:bottom w:val="nil"/>
          <w:right w:val="nil"/>
          <w:between w:val="nil"/>
        </w:pBdr>
        <w:spacing w:before="7"/>
        <w:rPr>
          <w:color w:val="000000"/>
          <w:sz w:val="21"/>
          <w:szCs w:val="21"/>
        </w:rPr>
      </w:pPr>
    </w:p>
    <w:p w14:paraId="00000247" w14:textId="77777777" w:rsidR="000A4521" w:rsidRDefault="007473E9">
      <w:pPr>
        <w:pStyle w:val="Heading3"/>
        <w:numPr>
          <w:ilvl w:val="2"/>
          <w:numId w:val="33"/>
        </w:numPr>
        <w:tabs>
          <w:tab w:val="left" w:pos="831"/>
        </w:tabs>
        <w:ind w:hanging="610"/>
      </w:pPr>
      <w:r>
        <w:t>Guiding Principles for Anti-Spoofing Architectures</w:t>
      </w:r>
    </w:p>
    <w:p w14:paraId="00000248" w14:textId="77777777" w:rsidR="000A4521" w:rsidRDefault="007473E9">
      <w:pPr>
        <w:pBdr>
          <w:top w:val="nil"/>
          <w:left w:val="nil"/>
          <w:bottom w:val="nil"/>
          <w:right w:val="nil"/>
          <w:between w:val="nil"/>
        </w:pBdr>
        <w:spacing w:before="90" w:line="290" w:lineRule="auto"/>
        <w:ind w:left="220"/>
        <w:rPr>
          <w:color w:val="000000"/>
          <w:sz w:val="21"/>
          <w:szCs w:val="21"/>
        </w:rPr>
      </w:pPr>
      <w:r>
        <w:rPr>
          <w:color w:val="000000"/>
          <w:sz w:val="21"/>
          <w:szCs w:val="21"/>
        </w:rPr>
        <w:t>To be as effective as possible anti-spoofing techniques should be applied as close to the source as possible. In enterprise networks, the source addresses used by every device are often controlled and enforced so that security audits can pinpoint exactly which device sent which packet.</w:t>
      </w:r>
    </w:p>
    <w:p w14:paraId="00000249" w14:textId="77777777" w:rsidR="000A4521" w:rsidRDefault="000A4521">
      <w:pPr>
        <w:pBdr>
          <w:top w:val="nil"/>
          <w:left w:val="nil"/>
          <w:bottom w:val="nil"/>
          <w:right w:val="nil"/>
          <w:between w:val="nil"/>
        </w:pBdr>
        <w:spacing w:before="10"/>
        <w:rPr>
          <w:color w:val="000000"/>
          <w:sz w:val="24"/>
          <w:szCs w:val="24"/>
        </w:rPr>
      </w:pPr>
    </w:p>
    <w:p w14:paraId="23822A23" w14:textId="77777777" w:rsidR="0008389A" w:rsidRDefault="007473E9">
      <w:pPr>
        <w:pStyle w:val="BodyText"/>
        <w:spacing w:line="290" w:lineRule="auto"/>
        <w:ind w:left="220"/>
        <w:rPr>
          <w:del w:id="279" w:author="Changed/Added" w:date="2021-04-26T11:03:00Z"/>
        </w:rPr>
      </w:pPr>
      <w:r>
        <w:rPr>
          <w:color w:val="000000"/>
        </w:rPr>
        <w:t>For a successful implementation of MANRS, such fine granularity at the device level is not necessary as MANRS focuses on routing security and anti-spoofing on a network level.</w:t>
      </w:r>
    </w:p>
    <w:p w14:paraId="0000024A" w14:textId="5397432D" w:rsidR="000A4521" w:rsidRDefault="007473E9">
      <w:pPr>
        <w:pBdr>
          <w:top w:val="nil"/>
          <w:left w:val="nil"/>
          <w:bottom w:val="nil"/>
          <w:right w:val="nil"/>
          <w:between w:val="nil"/>
        </w:pBdr>
        <w:spacing w:line="290" w:lineRule="auto"/>
        <w:ind w:left="220"/>
        <w:rPr>
          <w:color w:val="000000"/>
          <w:sz w:val="21"/>
          <w:szCs w:val="21"/>
        </w:rPr>
      </w:pPr>
      <w:ins w:id="280" w:author="Changed/Added" w:date="2021-04-26T11:03:00Z">
        <w:r>
          <w:rPr>
            <w:sz w:val="21"/>
            <w:szCs w:val="21"/>
          </w:rPr>
          <w:t xml:space="preserve"> </w:t>
        </w:r>
      </w:ins>
      <w:proofErr w:type="gramStart"/>
      <w:r>
        <w:rPr>
          <w:color w:val="000000"/>
          <w:sz w:val="21"/>
          <w:szCs w:val="21"/>
        </w:rPr>
        <w:t>Therefore</w:t>
      </w:r>
      <w:proofErr w:type="gramEnd"/>
      <w:r>
        <w:rPr>
          <w:color w:val="000000"/>
          <w:sz w:val="21"/>
          <w:szCs w:val="21"/>
        </w:rPr>
        <w:t xml:space="preserve"> common anti-spoofing architectures focus on making sure that customers don’t send packets with the wrong source addresses.</w:t>
      </w:r>
    </w:p>
    <w:p w14:paraId="0000024B" w14:textId="77777777" w:rsidR="000A4521" w:rsidRDefault="000A4521">
      <w:pPr>
        <w:pBdr>
          <w:top w:val="nil"/>
          <w:left w:val="nil"/>
          <w:bottom w:val="nil"/>
          <w:right w:val="nil"/>
          <w:between w:val="nil"/>
        </w:pBdr>
        <w:spacing w:before="9"/>
        <w:rPr>
          <w:color w:val="000000"/>
          <w:sz w:val="24"/>
          <w:szCs w:val="24"/>
        </w:rPr>
      </w:pPr>
    </w:p>
    <w:p w14:paraId="0000024C" w14:textId="77777777" w:rsidR="000A4521" w:rsidRDefault="007473E9">
      <w:pPr>
        <w:pBdr>
          <w:top w:val="nil"/>
          <w:left w:val="nil"/>
          <w:bottom w:val="nil"/>
          <w:right w:val="nil"/>
          <w:between w:val="nil"/>
        </w:pBdr>
        <w:spacing w:line="288" w:lineRule="auto"/>
        <w:ind w:left="220" w:right="213"/>
        <w:jc w:val="both"/>
        <w:rPr>
          <w:color w:val="000000"/>
          <w:sz w:val="21"/>
          <w:szCs w:val="21"/>
        </w:rPr>
      </w:pPr>
      <w:r>
        <w:rPr>
          <w:color w:val="000000"/>
          <w:sz w:val="21"/>
          <w:szCs w:val="21"/>
        </w:rPr>
        <w:t>Enforcing the use of valid source addresses on a customer level has the benefit that customers can’t spoof each other’s addresses, which prevents them from causing problems for each other that are hard to debug.</w:t>
      </w:r>
    </w:p>
    <w:p w14:paraId="0000024D" w14:textId="77777777" w:rsidR="000A4521" w:rsidRDefault="000A4521">
      <w:pPr>
        <w:pBdr>
          <w:top w:val="nil"/>
          <w:left w:val="nil"/>
          <w:bottom w:val="nil"/>
          <w:right w:val="nil"/>
          <w:between w:val="nil"/>
        </w:pBdr>
        <w:spacing w:before="5"/>
        <w:rPr>
          <w:color w:val="000000"/>
          <w:sz w:val="25"/>
          <w:szCs w:val="25"/>
        </w:rPr>
      </w:pPr>
    </w:p>
    <w:p w14:paraId="0000024E"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 xml:space="preserve">If for some reason it is not possible to enforce source address usage per customer, then an alternative is to enforce it at aggregation points so that customers are at least limited in which addresses they can spoof. At a minimum there should be anti-spoofing at the ISP level so that customers can’t spoof addresses of other </w:t>
      </w:r>
      <w:proofErr w:type="spellStart"/>
      <w:r>
        <w:rPr>
          <w:color w:val="000000"/>
          <w:sz w:val="21"/>
          <w:szCs w:val="21"/>
        </w:rPr>
        <w:t>organisations</w:t>
      </w:r>
      <w:proofErr w:type="spellEnd"/>
      <w:r>
        <w:rPr>
          <w:color w:val="000000"/>
          <w:sz w:val="21"/>
          <w:szCs w:val="21"/>
        </w:rPr>
        <w:t xml:space="preserve"> and cause trouble on an Internet-wide scale.</w:t>
      </w:r>
    </w:p>
    <w:p w14:paraId="0000024F" w14:textId="77777777" w:rsidR="000A4521" w:rsidRDefault="000A4521">
      <w:pPr>
        <w:pBdr>
          <w:top w:val="nil"/>
          <w:left w:val="nil"/>
          <w:bottom w:val="nil"/>
          <w:right w:val="nil"/>
          <w:between w:val="nil"/>
        </w:pBdr>
        <w:spacing w:before="4"/>
        <w:rPr>
          <w:color w:val="000000"/>
          <w:sz w:val="20"/>
          <w:szCs w:val="20"/>
        </w:rPr>
      </w:pPr>
    </w:p>
    <w:p w14:paraId="00000250" w14:textId="77777777" w:rsidR="000A4521" w:rsidRDefault="007473E9">
      <w:pPr>
        <w:pStyle w:val="Heading3"/>
        <w:numPr>
          <w:ilvl w:val="2"/>
          <w:numId w:val="33"/>
        </w:numPr>
        <w:tabs>
          <w:tab w:val="left" w:pos="831"/>
        </w:tabs>
        <w:ind w:hanging="610"/>
      </w:pPr>
      <w:r>
        <w:t>Unicast RPF</w:t>
      </w:r>
    </w:p>
    <w:p w14:paraId="00000251" w14:textId="6CF8F39B" w:rsidR="000A4521" w:rsidRDefault="001253A1">
      <w:pPr>
        <w:pBdr>
          <w:top w:val="nil"/>
          <w:left w:val="nil"/>
          <w:bottom w:val="nil"/>
          <w:right w:val="nil"/>
          <w:between w:val="nil"/>
        </w:pBdr>
        <w:spacing w:before="89" w:line="290" w:lineRule="auto"/>
        <w:ind w:left="220" w:right="121"/>
        <w:rPr>
          <w:color w:val="000000"/>
          <w:sz w:val="21"/>
          <w:szCs w:val="21"/>
        </w:rPr>
      </w:pPr>
      <w:del w:id="281" w:author="Changed/Added" w:date="2021-04-26T11:03:00Z">
        <w:r>
          <w:rPr>
            <w:noProof/>
          </w:rPr>
          <mc:AlternateContent>
            <mc:Choice Requires="wps">
              <w:drawing>
                <wp:anchor distT="0" distB="0" distL="0" distR="0" simplePos="0" relativeHeight="251676672" behindDoc="0" locked="0" layoutInCell="1" allowOverlap="1" wp14:anchorId="25A66E7B" wp14:editId="7CE9312F">
                  <wp:simplePos x="0" y="0"/>
                  <wp:positionH relativeFrom="page">
                    <wp:posOffset>914400</wp:posOffset>
                  </wp:positionH>
                  <wp:positionV relativeFrom="paragraph">
                    <wp:posOffset>1422400</wp:posOffset>
                  </wp:positionV>
                  <wp:extent cx="1828800" cy="0"/>
                  <wp:effectExtent l="0" t="0" r="0" b="0"/>
                  <wp:wrapTopAndBottom/>
                  <wp:docPr id="1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52198" id="Line 6" o:spid="_x0000_s1026" style="position:absolute;z-index:1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12pt" to="3in,1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" strokeweight=".48pt">
                  <o:lock v:ext="edit" shapetype="f"/>
                  <w10:wrap type="topAndBottom" anchorx="page"/>
                </v:line>
              </w:pict>
            </mc:Fallback>
          </mc:AlternateContent>
        </w:r>
      </w:del>
      <w:r w:rsidR="007473E9">
        <w:rPr>
          <w:color w:val="000000"/>
          <w:sz w:val="21"/>
          <w:szCs w:val="21"/>
        </w:rPr>
        <w:t xml:space="preserve">BCP38 uRPF Strict Mode with RFC1998++ style of multihoming (a BCP for multihoming) is an approach that works in symmetrical (single homed) and asymmetrical (multihomed BGP) </w:t>
      </w:r>
      <w:proofErr w:type="gramStart"/>
      <w:r w:rsidR="007473E9">
        <w:rPr>
          <w:color w:val="000000"/>
          <w:sz w:val="21"/>
          <w:szCs w:val="21"/>
        </w:rPr>
        <w:t>configurations, and</w:t>
      </w:r>
      <w:proofErr w:type="gramEnd"/>
      <w:r w:rsidR="007473E9">
        <w:rPr>
          <w:color w:val="000000"/>
          <w:sz w:val="21"/>
          <w:szCs w:val="21"/>
        </w:rPr>
        <w:t xml:space="preserve"> was first operationally deployed in 2002. Yes, there are many who think that "uRPF doesn't work because of routing asymmetry", but this is not true. Documentation from 2001, the ISP Essentials whitepaper (Google for version 2.9) and the ISP Essentials book</w:t>
      </w:r>
      <w:r w:rsidR="007473E9">
        <w:rPr>
          <w:color w:val="000000"/>
          <w:sz w:val="21"/>
          <w:szCs w:val="21"/>
          <w:vertAlign w:val="superscript"/>
        </w:rPr>
        <w:t>1</w:t>
      </w:r>
      <w:r w:rsidR="007473E9">
        <w:rPr>
          <w:color w:val="000000"/>
          <w:sz w:val="21"/>
          <w:szCs w:val="21"/>
        </w:rPr>
        <w:t xml:space="preserve"> along with deployments in several major SPs have demonstrated that uRPF strict mode is a viable technique.</w:t>
      </w:r>
      <w:ins w:id="282" w:author="Changed/Added" w:date="2021-04-26T11:03:00Z">
        <w:r w:rsidR="007473E9">
          <w:rPr>
            <w:noProof/>
          </w:rPr>
          <mc:AlternateContent>
            <mc:Choice Requires="wpg">
              <w:drawing>
                <wp:anchor distT="0" distB="0" distL="0" distR="0" simplePos="0" relativeHeight="251661312" behindDoc="0" locked="0" layoutInCell="1" hidden="0" allowOverlap="1" wp14:anchorId="39D45F72" wp14:editId="235E5914">
                  <wp:simplePos x="0" y="0"/>
                  <wp:positionH relativeFrom="column">
                    <wp:posOffset>114300</wp:posOffset>
                  </wp:positionH>
                  <wp:positionV relativeFrom="paragraph">
                    <wp:posOffset>1384300</wp:posOffset>
                  </wp:positionV>
                  <wp:extent cx="1847850" cy="31750"/>
                  <wp:effectExtent l="0" t="0" r="0" b="0"/>
                  <wp:wrapTopAndBottom distT="0" distB="0"/>
                  <wp:docPr id="57" name="Straight Arrow Connector 57"/>
                  <wp:cNvGraphicFramePr/>
                  <a:graphic xmlns:a="http://schemas.openxmlformats.org/drawingml/2006/main">
                    <a:graphicData uri="http://schemas.microsoft.com/office/word/2010/wordprocessingShape">
                      <wps:wsp>
                        <wps:cNvCnPr/>
                        <wps:spPr>
                          <a:xfrm>
                            <a:off x="4431600" y="3780000"/>
                            <a:ext cx="18288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114300</wp:posOffset>
                  </wp:positionH>
                  <wp:positionV relativeFrom="paragraph">
                    <wp:posOffset>1384300</wp:posOffset>
                  </wp:positionV>
                  <wp:extent cx="1847850" cy="31750"/>
                  <wp:effectExtent b="0" l="0" r="0" t="0"/>
                  <wp:wrapTopAndBottom distB="0" distT="0"/>
                  <wp:docPr id="57" name="image12.png"/>
                  <a:graphic>
                    <a:graphicData uri="http://schemas.openxmlformats.org/drawingml/2006/picture">
                      <pic:pic>
                        <pic:nvPicPr>
                          <pic:cNvPr id="0" name="image12.png"/>
                          <pic:cNvPicPr preferRelativeResize="0"/>
                        </pic:nvPicPr>
                        <pic:blipFill>
                          <a:blip r:embed="rId64"/>
                          <a:srcRect/>
                          <a:stretch>
                            <a:fillRect/>
                          </a:stretch>
                        </pic:blipFill>
                        <pic:spPr>
                          <a:xfrm>
                            <a:off x="0" y="0"/>
                            <a:ext cx="1847850" cy="31750"/>
                          </a:xfrm>
                          <a:prstGeom prst="rect"/>
                          <a:ln/>
                        </pic:spPr>
                      </pic:pic>
                    </a:graphicData>
                  </a:graphic>
                </wp:anchor>
              </w:drawing>
            </mc:Fallback>
          </mc:AlternateContent>
        </w:r>
      </w:ins>
    </w:p>
    <w:p w14:paraId="1910C360" w14:textId="77777777" w:rsidR="0008389A" w:rsidRDefault="007473E9">
      <w:pPr>
        <w:spacing w:before="37"/>
        <w:ind w:left="220"/>
        <w:rPr>
          <w:del w:id="283" w:author="Changed/Added" w:date="2021-04-26T11:03:00Z"/>
          <w:sz w:val="19"/>
        </w:rPr>
      </w:pPr>
      <w:r>
        <w:rPr>
          <w:sz w:val="23"/>
          <w:szCs w:val="23"/>
          <w:vertAlign w:val="superscript"/>
        </w:rPr>
        <w:t xml:space="preserve">1 </w:t>
      </w:r>
      <w:r>
        <w:rPr>
          <w:sz w:val="19"/>
          <w:szCs w:val="19"/>
        </w:rPr>
        <w:t>ISBN 1587050412</w:t>
      </w:r>
    </w:p>
    <w:p w14:paraId="00000252" w14:textId="3323F18C" w:rsidR="000A4521" w:rsidRDefault="000A4521">
      <w:pPr>
        <w:spacing w:before="37"/>
        <w:ind w:left="220"/>
        <w:rPr>
          <w:sz w:val="19"/>
          <w:szCs w:val="19"/>
        </w:rPr>
        <w:sectPr w:rsidR="000A4521">
          <w:pgSz w:w="12240" w:h="15840"/>
          <w:pgMar w:top="1340" w:right="1340" w:bottom="960" w:left="1220" w:header="726" w:footer="768" w:gutter="0"/>
          <w:cols w:space="720"/>
        </w:sectPr>
      </w:pPr>
    </w:p>
    <w:p w14:paraId="00000253" w14:textId="77777777" w:rsidR="000A4521" w:rsidRDefault="000A4521">
      <w:pPr>
        <w:pBdr>
          <w:top w:val="nil"/>
          <w:left w:val="nil"/>
          <w:bottom w:val="nil"/>
          <w:right w:val="nil"/>
          <w:between w:val="nil"/>
        </w:pBdr>
        <w:spacing w:before="6"/>
        <w:rPr>
          <w:color w:val="000000"/>
          <w:sz w:val="24"/>
          <w:szCs w:val="24"/>
        </w:rPr>
      </w:pPr>
    </w:p>
    <w:p w14:paraId="00000254" w14:textId="77777777" w:rsidR="000A4521" w:rsidRDefault="007473E9">
      <w:pPr>
        <w:pBdr>
          <w:top w:val="nil"/>
          <w:left w:val="nil"/>
          <w:bottom w:val="nil"/>
          <w:right w:val="nil"/>
          <w:between w:val="nil"/>
        </w:pBdr>
        <w:spacing w:before="99" w:line="288" w:lineRule="auto"/>
        <w:ind w:left="220" w:right="87"/>
        <w:rPr>
          <w:color w:val="000000"/>
          <w:sz w:val="21"/>
          <w:szCs w:val="21"/>
        </w:rPr>
      </w:pPr>
      <w:r>
        <w:rPr>
          <w:color w:val="000000"/>
          <w:sz w:val="21"/>
          <w:szCs w:val="21"/>
        </w:rPr>
        <w:t xml:space="preserve">There are four algorithms for uRPF - Strict Mode (check source IP and adjacency), Loose Mode (check only source IP), Feasible Path (check source IP with the FIB's alternatives), and VRF Mode (permit/deny check on source in a separate table from the FIB). Each of these </w:t>
      </w:r>
      <w:proofErr w:type="spellStart"/>
      <w:r>
        <w:rPr>
          <w:color w:val="000000"/>
          <w:sz w:val="21"/>
          <w:szCs w:val="21"/>
        </w:rPr>
        <w:t>urPF</w:t>
      </w:r>
      <w:proofErr w:type="spellEnd"/>
      <w:r>
        <w:rPr>
          <w:color w:val="000000"/>
          <w:sz w:val="21"/>
          <w:szCs w:val="21"/>
        </w:rPr>
        <w:t xml:space="preserve"> options are designed for specific “anti-spoofing” functions in different parts of the network.</w:t>
      </w:r>
    </w:p>
    <w:p w14:paraId="00000255" w14:textId="77777777" w:rsidR="000A4521" w:rsidRDefault="000A4521">
      <w:pPr>
        <w:pBdr>
          <w:top w:val="nil"/>
          <w:left w:val="nil"/>
          <w:bottom w:val="nil"/>
          <w:right w:val="nil"/>
          <w:between w:val="nil"/>
        </w:pBdr>
        <w:spacing w:before="8"/>
        <w:rPr>
          <w:color w:val="000000"/>
          <w:sz w:val="25"/>
          <w:szCs w:val="25"/>
        </w:rPr>
      </w:pPr>
    </w:p>
    <w:p w14:paraId="00000256" w14:textId="77777777" w:rsidR="000A4521" w:rsidRDefault="007473E9">
      <w:pPr>
        <w:numPr>
          <w:ilvl w:val="3"/>
          <w:numId w:val="33"/>
        </w:numPr>
        <w:pBdr>
          <w:top w:val="nil"/>
          <w:left w:val="nil"/>
          <w:bottom w:val="nil"/>
          <w:right w:val="nil"/>
          <w:between w:val="nil"/>
        </w:pBdr>
        <w:tabs>
          <w:tab w:val="left" w:pos="940"/>
        </w:tabs>
        <w:spacing w:line="288" w:lineRule="auto"/>
        <w:ind w:right="377"/>
        <w:jc w:val="both"/>
        <w:rPr>
          <w:color w:val="000000"/>
          <w:sz w:val="21"/>
          <w:szCs w:val="21"/>
        </w:rPr>
      </w:pPr>
      <w:r>
        <w:rPr>
          <w:color w:val="000000"/>
          <w:sz w:val="21"/>
          <w:szCs w:val="21"/>
        </w:rPr>
        <w:t>uRPF Strict Mode - BCP38 on the customer-SP edge. Each incoming packet is tested against the FIB and if the incoming interface is not the best reverse path, the packet is dropped.</w:t>
      </w:r>
    </w:p>
    <w:p w14:paraId="00000257" w14:textId="77777777" w:rsidR="000A4521" w:rsidRDefault="007473E9">
      <w:pPr>
        <w:numPr>
          <w:ilvl w:val="3"/>
          <w:numId w:val="33"/>
        </w:numPr>
        <w:pBdr>
          <w:top w:val="nil"/>
          <w:left w:val="nil"/>
          <w:bottom w:val="nil"/>
          <w:right w:val="nil"/>
          <w:between w:val="nil"/>
        </w:pBdr>
        <w:tabs>
          <w:tab w:val="left" w:pos="939"/>
          <w:tab w:val="left" w:pos="940"/>
        </w:tabs>
        <w:spacing w:line="290" w:lineRule="auto"/>
        <w:ind w:right="400"/>
        <w:rPr>
          <w:color w:val="000000"/>
          <w:sz w:val="21"/>
          <w:szCs w:val="21"/>
        </w:rPr>
      </w:pPr>
      <w:r>
        <w:rPr>
          <w:color w:val="000000"/>
          <w:sz w:val="21"/>
          <w:szCs w:val="21"/>
        </w:rPr>
        <w:t xml:space="preserve">uRPF Loose Mode - </w:t>
      </w:r>
      <w:proofErr w:type="spellStart"/>
      <w:r>
        <w:rPr>
          <w:color w:val="000000"/>
          <w:sz w:val="21"/>
          <w:szCs w:val="21"/>
        </w:rPr>
        <w:t>sRTBH</w:t>
      </w:r>
      <w:proofErr w:type="spellEnd"/>
      <w:r>
        <w:rPr>
          <w:color w:val="000000"/>
          <w:sz w:val="21"/>
          <w:szCs w:val="21"/>
        </w:rPr>
        <w:t xml:space="preserve"> anywhere in the network - but only check if the route is in the FIB. If not in the FIB, then drop. If it is in the FIB, then pass. Good for </w:t>
      </w:r>
      <w:proofErr w:type="spellStart"/>
      <w:r>
        <w:rPr>
          <w:color w:val="000000"/>
          <w:sz w:val="21"/>
          <w:szCs w:val="21"/>
        </w:rPr>
        <w:t>sRTBH</w:t>
      </w:r>
      <w:proofErr w:type="spellEnd"/>
      <w:r>
        <w:rPr>
          <w:color w:val="000000"/>
          <w:sz w:val="21"/>
          <w:szCs w:val="21"/>
        </w:rPr>
        <w:t xml:space="preserve"> and mitigating some spoofed traffic on the peering edge.</w:t>
      </w:r>
    </w:p>
    <w:p w14:paraId="00000258" w14:textId="77777777" w:rsidR="000A4521" w:rsidRDefault="007473E9">
      <w:pPr>
        <w:numPr>
          <w:ilvl w:val="3"/>
          <w:numId w:val="33"/>
        </w:numPr>
        <w:pBdr>
          <w:top w:val="nil"/>
          <w:left w:val="nil"/>
          <w:bottom w:val="nil"/>
          <w:right w:val="nil"/>
          <w:between w:val="nil"/>
        </w:pBdr>
        <w:tabs>
          <w:tab w:val="left" w:pos="939"/>
          <w:tab w:val="left" w:pos="940"/>
        </w:tabs>
        <w:spacing w:line="290" w:lineRule="auto"/>
        <w:ind w:right="463"/>
        <w:rPr>
          <w:color w:val="000000"/>
          <w:sz w:val="21"/>
          <w:szCs w:val="21"/>
        </w:rPr>
      </w:pPr>
      <w:r>
        <w:rPr>
          <w:color w:val="000000"/>
          <w:sz w:val="21"/>
          <w:szCs w:val="21"/>
        </w:rPr>
        <w:t xml:space="preserve">uRPF Feasible Path - </w:t>
      </w:r>
      <w:proofErr w:type="spellStart"/>
      <w:r>
        <w:rPr>
          <w:color w:val="000000"/>
          <w:sz w:val="21"/>
          <w:szCs w:val="21"/>
        </w:rPr>
        <w:t>sRTBH</w:t>
      </w:r>
      <w:proofErr w:type="spellEnd"/>
      <w:r>
        <w:rPr>
          <w:color w:val="000000"/>
          <w:sz w:val="21"/>
          <w:szCs w:val="21"/>
        </w:rPr>
        <w:t xml:space="preserve"> anywhere in the network and BCP38 for multihomed customers and asymmetrical routes. In the feasible mode the FIB maintains alternate routes to a given IP address. If the incoming interface matches with any of the routes associated with the IP address, then the packet is forwarded. </w:t>
      </w:r>
      <w:proofErr w:type="gramStart"/>
      <w:r>
        <w:rPr>
          <w:color w:val="000000"/>
          <w:sz w:val="21"/>
          <w:szCs w:val="21"/>
        </w:rPr>
        <w:t>Otherwise</w:t>
      </w:r>
      <w:proofErr w:type="gramEnd"/>
      <w:r>
        <w:rPr>
          <w:color w:val="000000"/>
          <w:sz w:val="21"/>
          <w:szCs w:val="21"/>
        </w:rPr>
        <w:t xml:space="preserve"> the packet is dropped.</w:t>
      </w:r>
    </w:p>
    <w:p w14:paraId="00000259" w14:textId="77777777" w:rsidR="000A4521" w:rsidRDefault="007473E9">
      <w:pPr>
        <w:numPr>
          <w:ilvl w:val="3"/>
          <w:numId w:val="33"/>
        </w:numPr>
        <w:pBdr>
          <w:top w:val="nil"/>
          <w:left w:val="nil"/>
          <w:bottom w:val="nil"/>
          <w:right w:val="nil"/>
          <w:between w:val="nil"/>
        </w:pBdr>
        <w:tabs>
          <w:tab w:val="left" w:pos="939"/>
          <w:tab w:val="left" w:pos="940"/>
        </w:tabs>
        <w:spacing w:line="290" w:lineRule="auto"/>
        <w:ind w:right="351"/>
        <w:rPr>
          <w:color w:val="000000"/>
          <w:sz w:val="21"/>
          <w:szCs w:val="21"/>
        </w:rPr>
      </w:pPr>
      <w:r>
        <w:rPr>
          <w:color w:val="000000"/>
          <w:sz w:val="21"/>
          <w:szCs w:val="21"/>
        </w:rPr>
        <w:t xml:space="preserve">uRPF VRF Mode - BGP based Peering Policy Enforcement or more granular </w:t>
      </w:r>
      <w:proofErr w:type="spellStart"/>
      <w:r>
        <w:rPr>
          <w:color w:val="000000"/>
          <w:sz w:val="21"/>
          <w:szCs w:val="21"/>
        </w:rPr>
        <w:t>sRTBH</w:t>
      </w:r>
      <w:proofErr w:type="spellEnd"/>
      <w:r>
        <w:rPr>
          <w:color w:val="000000"/>
          <w:sz w:val="21"/>
          <w:szCs w:val="21"/>
        </w:rPr>
        <w:t xml:space="preserve"> (NOTE VRF Mode might be used as BCP38, but is has not been operationally proven)</w:t>
      </w:r>
    </w:p>
    <w:p w14:paraId="0000025A" w14:textId="77777777" w:rsidR="000A4521" w:rsidRDefault="000A4521">
      <w:pPr>
        <w:pBdr>
          <w:top w:val="nil"/>
          <w:left w:val="nil"/>
          <w:bottom w:val="nil"/>
          <w:right w:val="nil"/>
          <w:between w:val="nil"/>
        </w:pBdr>
        <w:spacing w:before="3"/>
        <w:rPr>
          <w:color w:val="000000"/>
          <w:sz w:val="24"/>
          <w:szCs w:val="24"/>
        </w:rPr>
      </w:pPr>
    </w:p>
    <w:p w14:paraId="0000025B" w14:textId="77777777" w:rsidR="000A4521" w:rsidRDefault="007473E9">
      <w:pPr>
        <w:pBdr>
          <w:top w:val="nil"/>
          <w:left w:val="nil"/>
          <w:bottom w:val="nil"/>
          <w:right w:val="nil"/>
          <w:between w:val="nil"/>
        </w:pBdr>
        <w:spacing w:line="290" w:lineRule="auto"/>
        <w:ind w:left="220" w:right="128"/>
        <w:rPr>
          <w:color w:val="000000"/>
          <w:sz w:val="21"/>
          <w:szCs w:val="21"/>
        </w:rPr>
      </w:pPr>
      <w:r>
        <w:rPr>
          <w:color w:val="000000"/>
          <w:sz w:val="21"/>
          <w:szCs w:val="21"/>
        </w:rPr>
        <w:t>uRPF can be useful in many places in the network. It is most often used on the edges of the networks where customers, servers and/or clients are connected because Strict Mode works well there. Network operators are hesitant to use uRPF in the core of their networks because of the fear of accidentally dropping valid traffic that has taken an unexpected path through their network. uRPF Feasible Path mode should solve such problems.</w:t>
      </w:r>
    </w:p>
    <w:p w14:paraId="0000025C" w14:textId="77777777" w:rsidR="000A4521" w:rsidRDefault="000A4521">
      <w:pPr>
        <w:pBdr>
          <w:top w:val="nil"/>
          <w:left w:val="nil"/>
          <w:bottom w:val="nil"/>
          <w:right w:val="nil"/>
          <w:between w:val="nil"/>
        </w:pBdr>
        <w:spacing w:before="10"/>
        <w:rPr>
          <w:color w:val="000000"/>
          <w:sz w:val="24"/>
          <w:szCs w:val="24"/>
        </w:rPr>
      </w:pPr>
    </w:p>
    <w:p w14:paraId="04F66021" w14:textId="3989EE5F" w:rsidR="0008389A" w:rsidDel="0036659A" w:rsidRDefault="007473E9">
      <w:pPr>
        <w:pBdr>
          <w:top w:val="nil"/>
          <w:left w:val="nil"/>
          <w:bottom w:val="nil"/>
          <w:right w:val="nil"/>
          <w:between w:val="nil"/>
        </w:pBdr>
        <w:spacing w:line="285" w:lineRule="auto"/>
        <w:ind w:left="220"/>
        <w:rPr>
          <w:del w:id="284" w:author="Changed/Added" w:date="2021-04-26T11:03:00Z"/>
          <w:color w:val="000000"/>
        </w:rPr>
      </w:pPr>
      <w:del w:id="285" w:author="Kevin Chege" w:date="2021-05-06T09:18:00Z">
        <w:r w:rsidDel="0036659A">
          <w:rPr>
            <w:color w:val="000000"/>
          </w:rPr>
          <w:delText xml:space="preserve">Both </w:delText>
        </w:r>
      </w:del>
      <w:ins w:id="286" w:author="Kevin Chege" w:date="2021-05-06T09:18:00Z">
        <w:r w:rsidR="0036659A">
          <w:rPr>
            <w:color w:val="000000"/>
          </w:rPr>
          <w:t xml:space="preserve">Arista, </w:t>
        </w:r>
      </w:ins>
      <w:r>
        <w:rPr>
          <w:color w:val="000000"/>
        </w:rPr>
        <w:t xml:space="preserve">Cisco and Juniper </w:t>
      </w:r>
      <w:ins w:id="287" w:author="Changed/Added" w:date="2021-04-26T11:03:00Z">
        <w:r>
          <w:rPr>
            <w:color w:val="000000"/>
          </w:rPr>
          <w:t xml:space="preserve">Networks </w:t>
        </w:r>
      </w:ins>
      <w:r>
        <w:rPr>
          <w:color w:val="000000"/>
        </w:rPr>
        <w:t>implement both strict mode and loose mode. We show how to use strict mode. Configure uRPF Strict Mode on interfaces towards customers with:</w:t>
      </w:r>
    </w:p>
    <w:p w14:paraId="7B8A76D8" w14:textId="09FE2F7D" w:rsidR="0036659A" w:rsidRDefault="0036659A">
      <w:pPr>
        <w:pStyle w:val="BodyText"/>
        <w:spacing w:line="285" w:lineRule="auto"/>
        <w:ind w:left="220"/>
        <w:rPr>
          <w:ins w:id="288" w:author="Kevin Chege" w:date="2021-05-06T09:19:00Z"/>
          <w:color w:val="000000"/>
          <w:sz w:val="22"/>
          <w:szCs w:val="22"/>
        </w:rPr>
      </w:pPr>
    </w:p>
    <w:p w14:paraId="7D097D2B" w14:textId="77777777" w:rsidR="0036659A" w:rsidRDefault="0036659A">
      <w:pPr>
        <w:pStyle w:val="BodyText"/>
        <w:spacing w:line="285" w:lineRule="auto"/>
        <w:ind w:left="220"/>
        <w:rPr>
          <w:ins w:id="289" w:author="Kevin Chege" w:date="2021-05-06T09:19:00Z"/>
          <w:color w:val="000000"/>
        </w:rPr>
      </w:pPr>
    </w:p>
    <w:p w14:paraId="7AD28469" w14:textId="36798A2C" w:rsidR="0008389A" w:rsidRPr="0036659A" w:rsidRDefault="0036659A" w:rsidP="0036659A">
      <w:pPr>
        <w:pStyle w:val="BodyText"/>
        <w:spacing w:line="285" w:lineRule="auto"/>
        <w:ind w:left="220" w:firstLine="270"/>
        <w:rPr>
          <w:del w:id="290" w:author="Changed/Added" w:date="2021-04-26T11:03:00Z"/>
          <w:color w:val="000000"/>
          <w:rPrChange w:id="291" w:author="Kevin Chege" w:date="2021-05-06T09:20:00Z">
            <w:rPr>
              <w:del w:id="292" w:author="Changed/Added" w:date="2021-04-26T11:03:00Z"/>
              <w:sz w:val="17"/>
            </w:rPr>
          </w:rPrChange>
        </w:rPr>
        <w:pPrChange w:id="293" w:author="Kevin Chege" w:date="2021-05-06T09:20:00Z">
          <w:pPr>
            <w:pStyle w:val="BodyText"/>
            <w:spacing w:before="5"/>
          </w:pPr>
        </w:pPrChange>
      </w:pPr>
      <w:ins w:id="294" w:author="Kevin Chege" w:date="2021-05-06T09:19:00Z">
        <w:r>
          <w:rPr>
            <w:color w:val="000000"/>
          </w:rPr>
          <w:t>Arista</w:t>
        </w:r>
      </w:ins>
      <w:ins w:id="295" w:author="Kevin Chege" w:date="2021-05-06T09:21:00Z">
        <w:r>
          <w:rPr>
            <w:color w:val="000000"/>
          </w:rPr>
          <w:t>:</w:t>
        </w:r>
      </w:ins>
    </w:p>
    <w:p w14:paraId="0000025D" w14:textId="4DB6C3AC" w:rsidR="000A4521" w:rsidRDefault="000A4521" w:rsidP="0036659A">
      <w:pPr>
        <w:pStyle w:val="BodyText"/>
        <w:ind w:firstLine="270"/>
        <w:rPr>
          <w:color w:val="000000"/>
        </w:rPr>
        <w:sectPr w:rsidR="000A4521">
          <w:pgSz w:w="12240" w:h="15840"/>
          <w:pgMar w:top="1340" w:right="1340" w:bottom="960" w:left="1220" w:header="726" w:footer="768" w:gutter="0"/>
          <w:cols w:space="720"/>
        </w:sectPr>
        <w:pPrChange w:id="296" w:author="Kevin Chege" w:date="2021-05-06T09:20:00Z">
          <w:pPr>
            <w:pBdr>
              <w:top w:val="nil"/>
              <w:left w:val="nil"/>
              <w:bottom w:val="nil"/>
              <w:right w:val="nil"/>
              <w:between w:val="nil"/>
            </w:pBdr>
            <w:spacing w:line="285" w:lineRule="auto"/>
            <w:ind w:left="220"/>
          </w:pPr>
        </w:pPrChange>
      </w:pPr>
    </w:p>
    <w:p w14:paraId="5B1C9B1C" w14:textId="77777777" w:rsidR="0036659A" w:rsidRDefault="0036659A">
      <w:pPr>
        <w:pBdr>
          <w:top w:val="nil"/>
          <w:left w:val="nil"/>
          <w:bottom w:val="nil"/>
          <w:right w:val="nil"/>
          <w:between w:val="nil"/>
        </w:pBdr>
        <w:spacing w:before="99"/>
        <w:ind w:left="220"/>
        <w:rPr>
          <w:ins w:id="297" w:author="Kevin Chege" w:date="2021-05-06T09:18:00Z"/>
          <w:color w:val="000000"/>
          <w:sz w:val="21"/>
          <w:szCs w:val="21"/>
        </w:rPr>
      </w:pPr>
    </w:p>
    <w:p w14:paraId="210E98E8" w14:textId="77777777" w:rsidR="0036659A" w:rsidRDefault="0036659A">
      <w:pPr>
        <w:pBdr>
          <w:top w:val="nil"/>
          <w:left w:val="nil"/>
          <w:bottom w:val="nil"/>
          <w:right w:val="nil"/>
          <w:between w:val="nil"/>
        </w:pBdr>
        <w:spacing w:before="99"/>
        <w:ind w:left="220"/>
        <w:rPr>
          <w:ins w:id="298" w:author="Kevin Chege" w:date="2021-05-06T09:18:00Z"/>
          <w:color w:val="000000"/>
          <w:sz w:val="21"/>
          <w:szCs w:val="21"/>
        </w:rPr>
      </w:pPr>
    </w:p>
    <w:p w14:paraId="2B7FE2FA" w14:textId="77777777" w:rsidR="0036659A" w:rsidRDefault="0036659A">
      <w:pPr>
        <w:pBdr>
          <w:top w:val="nil"/>
          <w:left w:val="nil"/>
          <w:bottom w:val="nil"/>
          <w:right w:val="nil"/>
          <w:between w:val="nil"/>
        </w:pBdr>
        <w:spacing w:before="99"/>
        <w:ind w:left="220"/>
        <w:rPr>
          <w:ins w:id="299" w:author="Kevin Chege" w:date="2021-05-06T09:18:00Z"/>
          <w:color w:val="000000"/>
          <w:sz w:val="21"/>
          <w:szCs w:val="21"/>
        </w:rPr>
      </w:pPr>
    </w:p>
    <w:p w14:paraId="1F231A06" w14:textId="1DCED0DE" w:rsidR="0036659A" w:rsidRDefault="0036659A">
      <w:pPr>
        <w:pBdr>
          <w:top w:val="nil"/>
          <w:left w:val="nil"/>
          <w:bottom w:val="nil"/>
          <w:right w:val="nil"/>
          <w:between w:val="nil"/>
        </w:pBdr>
        <w:spacing w:before="99"/>
        <w:ind w:left="220"/>
        <w:rPr>
          <w:ins w:id="300" w:author="Kevin Chege" w:date="2021-05-06T09:18:00Z"/>
          <w:color w:val="000000"/>
          <w:sz w:val="21"/>
          <w:szCs w:val="21"/>
        </w:rPr>
      </w:pPr>
      <w:ins w:id="301" w:author="Kevin Chege" w:date="2021-05-06T09:21:00Z">
        <w:r>
          <w:rPr>
            <w:color w:val="000000"/>
            <w:sz w:val="21"/>
            <w:szCs w:val="21"/>
          </w:rPr>
          <w:t>Cisco</w:t>
        </w:r>
      </w:ins>
    </w:p>
    <w:p w14:paraId="3859E903" w14:textId="77777777" w:rsidR="0036659A" w:rsidRDefault="0036659A">
      <w:pPr>
        <w:pBdr>
          <w:top w:val="nil"/>
          <w:left w:val="nil"/>
          <w:bottom w:val="nil"/>
          <w:right w:val="nil"/>
          <w:between w:val="nil"/>
        </w:pBdr>
        <w:spacing w:before="99"/>
        <w:ind w:left="220"/>
        <w:rPr>
          <w:ins w:id="302" w:author="Kevin Chege" w:date="2021-05-06T09:18:00Z"/>
          <w:color w:val="000000"/>
          <w:sz w:val="21"/>
          <w:szCs w:val="21"/>
        </w:rPr>
      </w:pPr>
    </w:p>
    <w:p w14:paraId="0000025E" w14:textId="222F8C53" w:rsidR="000A4521" w:rsidRDefault="007473E9" w:rsidP="0036659A">
      <w:pPr>
        <w:pBdr>
          <w:top w:val="nil"/>
          <w:left w:val="nil"/>
          <w:bottom w:val="nil"/>
          <w:right w:val="nil"/>
          <w:between w:val="nil"/>
        </w:pBdr>
        <w:spacing w:before="99"/>
        <w:ind w:left="180"/>
        <w:rPr>
          <w:color w:val="000000"/>
          <w:sz w:val="21"/>
          <w:szCs w:val="21"/>
        </w:rPr>
        <w:pPrChange w:id="303" w:author="Kevin Chege" w:date="2021-05-06T09:20:00Z">
          <w:pPr>
            <w:pBdr>
              <w:top w:val="nil"/>
              <w:left w:val="nil"/>
              <w:bottom w:val="nil"/>
              <w:right w:val="nil"/>
              <w:between w:val="nil"/>
            </w:pBdr>
            <w:spacing w:before="99"/>
            <w:ind w:left="220"/>
          </w:pPr>
        </w:pPrChange>
      </w:pPr>
      <w:del w:id="304" w:author="Kevin Chege" w:date="2021-05-06T09:21:00Z">
        <w:r w:rsidDel="0036659A">
          <w:rPr>
            <w:color w:val="000000"/>
            <w:sz w:val="21"/>
            <w:szCs w:val="21"/>
          </w:rPr>
          <w:delText>Cisco:</w:delText>
        </w:r>
      </w:del>
    </w:p>
    <w:p w14:paraId="30627C81" w14:textId="481DC991" w:rsidR="0036659A" w:rsidRPr="0036659A" w:rsidRDefault="007473E9" w:rsidP="0036659A">
      <w:pPr>
        <w:pStyle w:val="NormalWeb"/>
        <w:spacing w:before="98" w:beforeAutospacing="0" w:after="0" w:afterAutospacing="0"/>
        <w:ind w:left="180"/>
        <w:rPr>
          <w:ins w:id="305" w:author="Kevin Chege" w:date="2021-05-06T09:18:00Z"/>
        </w:rPr>
        <w:pPrChange w:id="306" w:author="Kevin Chege" w:date="2021-05-06T09:20:00Z">
          <w:pPr>
            <w:pStyle w:val="NormalWeb"/>
            <w:spacing w:before="98" w:beforeAutospacing="0" w:after="0" w:afterAutospacing="0"/>
            <w:ind w:left="220"/>
          </w:pPr>
        </w:pPrChange>
      </w:pPr>
      <w:del w:id="307" w:author="Kevin Chege" w:date="2021-05-06T09:19:00Z">
        <w:r w:rsidDel="0036659A">
          <w:br w:type="column"/>
        </w:r>
      </w:del>
    </w:p>
    <w:p w14:paraId="4D4F3981" w14:textId="77777777" w:rsidR="0036659A" w:rsidRPr="0036659A" w:rsidRDefault="0036659A" w:rsidP="0036659A">
      <w:pPr>
        <w:widowControl/>
        <w:spacing w:before="45"/>
        <w:ind w:left="180"/>
        <w:rPr>
          <w:ins w:id="308" w:author="Kevin Chege" w:date="2021-05-06T09:18:00Z"/>
          <w:rFonts w:ascii="Times New Roman" w:eastAsia="Times New Roman" w:hAnsi="Times New Roman" w:cs="Times New Roman"/>
          <w:sz w:val="24"/>
          <w:szCs w:val="24"/>
        </w:rPr>
        <w:pPrChange w:id="309" w:author="Kevin Chege" w:date="2021-05-06T09:20:00Z">
          <w:pPr>
            <w:widowControl/>
            <w:spacing w:before="45"/>
            <w:ind w:left="940" w:firstLine="180"/>
          </w:pPr>
        </w:pPrChange>
      </w:pPr>
      <w:proofErr w:type="spellStart"/>
      <w:ins w:id="310" w:author="Kevin Chege" w:date="2021-05-06T09:18:00Z">
        <w:r w:rsidRPr="0036659A">
          <w:rPr>
            <w:rFonts w:ascii="Courier New" w:eastAsia="Times New Roman" w:hAnsi="Courier New" w:cs="Courier New"/>
            <w:color w:val="000000"/>
            <w:sz w:val="21"/>
            <w:szCs w:val="21"/>
          </w:rPr>
          <w:t>ip</w:t>
        </w:r>
        <w:proofErr w:type="spellEnd"/>
        <w:r w:rsidRPr="0036659A">
          <w:rPr>
            <w:rFonts w:ascii="Courier New" w:eastAsia="Times New Roman" w:hAnsi="Courier New" w:cs="Courier New"/>
            <w:color w:val="000000"/>
            <w:sz w:val="21"/>
            <w:szCs w:val="21"/>
          </w:rPr>
          <w:t xml:space="preserve"> verify unicast source reachable-via </w:t>
        </w:r>
        <w:proofErr w:type="spellStart"/>
        <w:r w:rsidRPr="0036659A">
          <w:rPr>
            <w:rFonts w:ascii="Courier New" w:eastAsia="Times New Roman" w:hAnsi="Courier New" w:cs="Courier New"/>
            <w:color w:val="000000"/>
            <w:sz w:val="21"/>
            <w:szCs w:val="21"/>
          </w:rPr>
          <w:t>rx</w:t>
        </w:r>
        <w:proofErr w:type="spellEnd"/>
      </w:ins>
    </w:p>
    <w:p w14:paraId="735DDF21" w14:textId="77777777" w:rsidR="0036659A" w:rsidRPr="0036659A" w:rsidRDefault="0036659A" w:rsidP="0036659A">
      <w:pPr>
        <w:widowControl/>
        <w:spacing w:before="46"/>
        <w:ind w:left="180"/>
        <w:rPr>
          <w:ins w:id="311" w:author="Kevin Chege" w:date="2021-05-06T09:18:00Z"/>
          <w:rFonts w:ascii="Times New Roman" w:eastAsia="Times New Roman" w:hAnsi="Times New Roman" w:cs="Times New Roman"/>
          <w:sz w:val="24"/>
          <w:szCs w:val="24"/>
        </w:rPr>
        <w:pPrChange w:id="312" w:author="Kevin Chege" w:date="2021-05-06T09:20:00Z">
          <w:pPr>
            <w:widowControl/>
            <w:spacing w:before="46"/>
            <w:ind w:left="940" w:firstLine="180"/>
          </w:pPr>
        </w:pPrChange>
      </w:pPr>
      <w:ins w:id="313" w:author="Kevin Chege" w:date="2021-05-06T09:18:00Z">
        <w:r w:rsidRPr="0036659A">
          <w:rPr>
            <w:rFonts w:ascii="Courier New" w:eastAsia="Times New Roman" w:hAnsi="Courier New" w:cs="Courier New"/>
            <w:color w:val="000000"/>
            <w:sz w:val="21"/>
            <w:szCs w:val="21"/>
          </w:rPr>
          <w:t xml:space="preserve">ipv6 verify unicast source reachable-via </w:t>
        </w:r>
        <w:proofErr w:type="spellStart"/>
        <w:r w:rsidRPr="0036659A">
          <w:rPr>
            <w:rFonts w:ascii="Courier New" w:eastAsia="Times New Roman" w:hAnsi="Courier New" w:cs="Courier New"/>
            <w:color w:val="000000"/>
            <w:sz w:val="21"/>
            <w:szCs w:val="21"/>
          </w:rPr>
          <w:t>rx</w:t>
        </w:r>
        <w:proofErr w:type="spellEnd"/>
      </w:ins>
    </w:p>
    <w:p w14:paraId="7345E9F3" w14:textId="77777777" w:rsidR="0036659A" w:rsidRPr="0036659A" w:rsidRDefault="0036659A" w:rsidP="0036659A">
      <w:pPr>
        <w:widowControl/>
        <w:ind w:left="180"/>
        <w:rPr>
          <w:ins w:id="314" w:author="Kevin Chege" w:date="2021-05-06T09:18:00Z"/>
          <w:rFonts w:ascii="Times New Roman" w:eastAsia="Times New Roman" w:hAnsi="Times New Roman" w:cs="Times New Roman"/>
          <w:sz w:val="24"/>
          <w:szCs w:val="24"/>
        </w:rPr>
        <w:pPrChange w:id="315" w:author="Kevin Chege" w:date="2021-05-06T09:20:00Z">
          <w:pPr>
            <w:widowControl/>
            <w:ind w:firstLine="180"/>
          </w:pPr>
        </w:pPrChange>
      </w:pPr>
    </w:p>
    <w:p w14:paraId="0000025F" w14:textId="5C2CFDF2" w:rsidR="000A4521" w:rsidRDefault="000A4521" w:rsidP="0036659A">
      <w:pPr>
        <w:pBdr>
          <w:top w:val="nil"/>
          <w:left w:val="nil"/>
          <w:bottom w:val="nil"/>
          <w:right w:val="nil"/>
          <w:between w:val="nil"/>
        </w:pBdr>
        <w:spacing w:before="5"/>
        <w:ind w:left="180"/>
        <w:rPr>
          <w:color w:val="000000"/>
          <w:sz w:val="33"/>
          <w:szCs w:val="33"/>
        </w:rPr>
        <w:pPrChange w:id="316" w:author="Kevin Chege" w:date="2021-05-06T09:20:00Z">
          <w:pPr>
            <w:pBdr>
              <w:top w:val="nil"/>
              <w:left w:val="nil"/>
              <w:bottom w:val="nil"/>
              <w:right w:val="nil"/>
              <w:between w:val="nil"/>
            </w:pBdr>
            <w:spacing w:before="5"/>
            <w:ind w:firstLine="180"/>
          </w:pPr>
        </w:pPrChange>
      </w:pPr>
    </w:p>
    <w:p w14:paraId="22D78BE1" w14:textId="77777777" w:rsidR="0036659A" w:rsidRDefault="0036659A" w:rsidP="0036659A">
      <w:pPr>
        <w:pBdr>
          <w:top w:val="nil"/>
          <w:left w:val="nil"/>
          <w:bottom w:val="nil"/>
          <w:right w:val="nil"/>
          <w:between w:val="nil"/>
        </w:pBdr>
        <w:spacing w:line="290" w:lineRule="auto"/>
        <w:ind w:left="180" w:right="3731"/>
        <w:rPr>
          <w:ins w:id="317" w:author="Kevin Chege" w:date="2021-05-06T09:18:00Z"/>
          <w:rFonts w:ascii="Courier New" w:eastAsia="Courier New" w:hAnsi="Courier New" w:cs="Courier New"/>
          <w:color w:val="000000"/>
        </w:rPr>
        <w:pPrChange w:id="318" w:author="Kevin Chege" w:date="2021-05-06T09:20:00Z">
          <w:pPr>
            <w:pBdr>
              <w:top w:val="nil"/>
              <w:left w:val="nil"/>
              <w:bottom w:val="nil"/>
              <w:right w:val="nil"/>
              <w:between w:val="nil"/>
            </w:pBdr>
            <w:spacing w:line="290" w:lineRule="auto"/>
            <w:ind w:left="69" w:right="3731" w:firstLine="180"/>
          </w:pPr>
        </w:pPrChange>
      </w:pPr>
    </w:p>
    <w:p w14:paraId="1B776C2A" w14:textId="2E1626B4" w:rsidR="0008389A" w:rsidRDefault="007473E9" w:rsidP="0036659A">
      <w:pPr>
        <w:pStyle w:val="BodyText"/>
        <w:spacing w:line="290" w:lineRule="auto"/>
        <w:ind w:left="180" w:right="3731"/>
        <w:rPr>
          <w:del w:id="319" w:author="Changed/Added" w:date="2021-04-26T11:03:00Z"/>
          <w:rFonts w:ascii="Courier New"/>
        </w:rPr>
        <w:pPrChange w:id="320" w:author="Kevin Chege" w:date="2021-05-06T09:20:00Z">
          <w:pPr>
            <w:pStyle w:val="BodyText"/>
            <w:spacing w:line="290" w:lineRule="auto"/>
            <w:ind w:left="69" w:right="3731"/>
          </w:pPr>
        </w:pPrChange>
      </w:pPr>
      <w:proofErr w:type="spellStart"/>
      <w:r>
        <w:rPr>
          <w:rFonts w:ascii="Courier New" w:eastAsia="Courier New" w:hAnsi="Courier New" w:cs="Courier New"/>
          <w:color w:val="000000"/>
        </w:rPr>
        <w:t>ip</w:t>
      </w:r>
      <w:proofErr w:type="spellEnd"/>
      <w:r>
        <w:rPr>
          <w:rFonts w:ascii="Courier New" w:eastAsia="Courier New" w:hAnsi="Courier New" w:cs="Courier New"/>
          <w:color w:val="000000"/>
        </w:rPr>
        <w:t xml:space="preserve"> verify unicast reachable-via </w:t>
      </w:r>
      <w:proofErr w:type="spellStart"/>
      <w:r>
        <w:rPr>
          <w:rFonts w:ascii="Courier New" w:eastAsia="Courier New" w:hAnsi="Courier New" w:cs="Courier New"/>
          <w:color w:val="000000"/>
        </w:rPr>
        <w:t>rx</w:t>
      </w:r>
      <w:proofErr w:type="spellEnd"/>
      <w:r>
        <w:rPr>
          <w:rFonts w:ascii="Courier New" w:eastAsia="Courier New" w:hAnsi="Courier New" w:cs="Courier New"/>
          <w:color w:val="000000"/>
        </w:rPr>
        <w:t xml:space="preserve"> </w:t>
      </w:r>
      <w:del w:id="321" w:author="Changed/Added" w:date="2021-04-26T11:03:00Z">
        <w:r w:rsidR="00211562">
          <w:rPr>
            <w:rFonts w:ascii="Courier New"/>
            <w:w w:val="105"/>
          </w:rPr>
          <w:delText>ipv6</w:delText>
        </w:r>
      </w:del>
      <w:ins w:id="322" w:author="Changed/Added" w:date="2021-04-26T11:03:00Z">
        <w:r>
          <w:rPr>
            <w:rFonts w:ascii="Courier New" w:eastAsia="Courier New" w:hAnsi="Courier New" w:cs="Courier New"/>
            <w:color w:val="000000"/>
          </w:rPr>
          <w:t>ip</w:t>
        </w:r>
      </w:ins>
      <w:customXmlInsRangeStart w:id="323" w:author="Changed/Added" w:date="2021-04-26T11:03:00Z"/>
      <w:sdt>
        <w:sdtPr>
          <w:tag w:val="goog_rdk_22"/>
          <w:id w:val="-1830440806"/>
        </w:sdtPr>
        <w:sdtContent>
          <w:customXmlInsRangeEnd w:id="323"/>
          <w:commentRangeStart w:id="324"/>
          <w:customXmlInsRangeStart w:id="325" w:author="Changed/Added" w:date="2021-04-26T11:03:00Z"/>
        </w:sdtContent>
      </w:sdt>
      <w:customXmlInsRangeEnd w:id="325"/>
      <w:ins w:id="326" w:author="Changed/Added" w:date="2021-04-26T11:03:00Z">
        <w:r>
          <w:rPr>
            <w:rFonts w:ascii="Courier New" w:eastAsia="Courier New" w:hAnsi="Courier New" w:cs="Courier New"/>
            <w:color w:val="000000"/>
          </w:rPr>
          <w:t>v6</w:t>
        </w:r>
      </w:ins>
      <w:r>
        <w:rPr>
          <w:rFonts w:ascii="Courier New" w:eastAsia="Courier New" w:hAnsi="Courier New" w:cs="Courier New"/>
          <w:color w:val="000000"/>
        </w:rPr>
        <w:t xml:space="preserve"> verify unicast reachable-via </w:t>
      </w:r>
      <w:proofErr w:type="spellStart"/>
      <w:r>
        <w:rPr>
          <w:rFonts w:ascii="Courier New" w:eastAsia="Courier New" w:hAnsi="Courier New" w:cs="Courier New"/>
          <w:color w:val="000000"/>
        </w:rPr>
        <w:t>rx</w:t>
      </w:r>
      <w:proofErr w:type="spellEnd"/>
    </w:p>
    <w:p w14:paraId="00000260" w14:textId="4F7D3E8E" w:rsidR="000A4521" w:rsidRDefault="000A4521" w:rsidP="0036659A">
      <w:pPr>
        <w:pBdr>
          <w:top w:val="nil"/>
          <w:left w:val="nil"/>
          <w:bottom w:val="nil"/>
          <w:right w:val="nil"/>
          <w:between w:val="nil"/>
        </w:pBdr>
        <w:spacing w:line="290" w:lineRule="auto"/>
        <w:ind w:left="180" w:right="3731"/>
        <w:rPr>
          <w:rFonts w:ascii="Courier New" w:eastAsia="Courier New" w:hAnsi="Courier New" w:cs="Courier New"/>
          <w:color w:val="000000"/>
          <w:sz w:val="21"/>
          <w:szCs w:val="21"/>
        </w:rPr>
        <w:sectPr w:rsidR="000A4521" w:rsidSect="0036659A">
          <w:type w:val="continuous"/>
          <w:pgSz w:w="12240" w:h="15840"/>
          <w:pgMar w:top="1500" w:right="1340" w:bottom="960" w:left="1220" w:header="720" w:footer="720" w:gutter="0"/>
          <w:cols w:num="2" w:space="720" w:equalWidth="0">
            <w:col w:w="930" w:space="40"/>
            <w:col w:w="8710" w:space="0"/>
          </w:cols>
          <w:sectPrChange w:id="327" w:author="Kevin Chege" w:date="2021-05-06T09:20:00Z">
            <w:sectPr w:rsidR="000A4521" w:rsidSect="0036659A">
              <w:pgMar w:top="1500" w:right="1340" w:bottom="960" w:left="1220" w:header="720" w:footer="720" w:gutter="0"/>
            </w:sectPr>
          </w:sectPrChange>
        </w:sectPr>
        <w:pPrChange w:id="328" w:author="Kevin Chege" w:date="2021-05-06T09:20:00Z">
          <w:pPr>
            <w:pBdr>
              <w:top w:val="nil"/>
              <w:left w:val="nil"/>
              <w:bottom w:val="nil"/>
              <w:right w:val="nil"/>
              <w:between w:val="nil"/>
            </w:pBdr>
            <w:spacing w:line="290" w:lineRule="auto"/>
            <w:ind w:left="69" w:right="3731" w:firstLine="180"/>
          </w:pPr>
        </w:pPrChange>
      </w:pPr>
    </w:p>
    <w:p w14:paraId="00000261" w14:textId="77777777" w:rsidR="000A4521" w:rsidRDefault="000A4521">
      <w:pPr>
        <w:pBdr>
          <w:top w:val="nil"/>
          <w:left w:val="nil"/>
          <w:bottom w:val="nil"/>
          <w:right w:val="nil"/>
          <w:between w:val="nil"/>
        </w:pBdr>
        <w:spacing w:before="11"/>
        <w:rPr>
          <w:rFonts w:ascii="Courier New" w:eastAsia="Courier New" w:hAnsi="Courier New" w:cs="Courier New"/>
          <w:color w:val="000000"/>
          <w:sz w:val="16"/>
          <w:szCs w:val="16"/>
        </w:rPr>
      </w:pPr>
    </w:p>
    <w:p w14:paraId="00000262" w14:textId="77777777" w:rsidR="000A4521" w:rsidRDefault="007473E9">
      <w:pPr>
        <w:pBdr>
          <w:top w:val="nil"/>
          <w:left w:val="nil"/>
          <w:bottom w:val="nil"/>
          <w:right w:val="nil"/>
          <w:between w:val="nil"/>
        </w:pBdr>
        <w:spacing w:before="98"/>
        <w:ind w:left="220"/>
        <w:rPr>
          <w:color w:val="000000"/>
          <w:sz w:val="21"/>
          <w:szCs w:val="21"/>
        </w:rPr>
      </w:pPr>
      <w:r>
        <w:rPr>
          <w:color w:val="000000"/>
          <w:sz w:val="21"/>
          <w:szCs w:val="21"/>
        </w:rPr>
        <w:t>Juniper:</w:t>
      </w:r>
    </w:p>
    <w:p w14:paraId="00000263" w14:textId="77777777" w:rsidR="000A4521" w:rsidRDefault="007473E9">
      <w:pPr>
        <w:pBdr>
          <w:top w:val="nil"/>
          <w:left w:val="nil"/>
          <w:bottom w:val="nil"/>
          <w:right w:val="nil"/>
          <w:between w:val="nil"/>
        </w:pBdr>
        <w:spacing w:before="50"/>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family </w:t>
      </w:r>
      <w:proofErr w:type="spellStart"/>
      <w:r>
        <w:rPr>
          <w:rFonts w:ascii="Courier New" w:eastAsia="Courier New" w:hAnsi="Courier New" w:cs="Courier New"/>
          <w:color w:val="000000"/>
          <w:sz w:val="21"/>
          <w:szCs w:val="21"/>
        </w:rPr>
        <w:t>inet</w:t>
      </w:r>
      <w:proofErr w:type="spellEnd"/>
      <w:r>
        <w:rPr>
          <w:rFonts w:ascii="Courier New" w:eastAsia="Courier New" w:hAnsi="Courier New" w:cs="Courier New"/>
          <w:color w:val="000000"/>
          <w:sz w:val="21"/>
          <w:szCs w:val="21"/>
        </w:rPr>
        <w:t xml:space="preserve"> {</w:t>
      </w:r>
    </w:p>
    <w:p w14:paraId="00000264" w14:textId="77777777" w:rsidR="000A4521" w:rsidRDefault="007473E9">
      <w:pPr>
        <w:pBdr>
          <w:top w:val="nil"/>
          <w:left w:val="nil"/>
          <w:bottom w:val="nil"/>
          <w:right w:val="nil"/>
          <w:between w:val="nil"/>
        </w:pBdr>
        <w:spacing w:before="50"/>
        <w:ind w:left="166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rpf</w:t>
      </w:r>
      <w:proofErr w:type="spellEnd"/>
      <w:r>
        <w:rPr>
          <w:rFonts w:ascii="Courier New" w:eastAsia="Courier New" w:hAnsi="Courier New" w:cs="Courier New"/>
          <w:color w:val="000000"/>
          <w:sz w:val="21"/>
          <w:szCs w:val="21"/>
        </w:rPr>
        <w:t>-</w:t>
      </w:r>
      <w:proofErr w:type="gramStart"/>
      <w:r>
        <w:rPr>
          <w:rFonts w:ascii="Courier New" w:eastAsia="Courier New" w:hAnsi="Courier New" w:cs="Courier New"/>
          <w:color w:val="000000"/>
          <w:sz w:val="21"/>
          <w:szCs w:val="21"/>
        </w:rPr>
        <w:t>check;</w:t>
      </w:r>
      <w:proofErr w:type="gramEnd"/>
    </w:p>
    <w:p w14:paraId="00000265" w14:textId="77777777" w:rsidR="000A4521" w:rsidRDefault="007473E9">
      <w:pPr>
        <w:pBdr>
          <w:top w:val="nil"/>
          <w:left w:val="nil"/>
          <w:bottom w:val="nil"/>
          <w:right w:val="nil"/>
          <w:between w:val="nil"/>
        </w:pBdr>
        <w:spacing w:before="45"/>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66" w14:textId="12D5A960" w:rsidR="000A4521" w:rsidRDefault="007473E9">
      <w:pPr>
        <w:pBdr>
          <w:top w:val="nil"/>
          <w:left w:val="nil"/>
          <w:bottom w:val="nil"/>
          <w:right w:val="nil"/>
          <w:between w:val="nil"/>
        </w:pBdr>
        <w:spacing w:before="50"/>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family </w:t>
      </w:r>
      <w:del w:id="329" w:author="Changed/Added" w:date="2021-04-26T11:03:00Z">
        <w:r w:rsidR="00211562">
          <w:rPr>
            <w:rFonts w:ascii="Courier New"/>
            <w:w w:val="105"/>
          </w:rPr>
          <w:delText>inet6</w:delText>
        </w:r>
      </w:del>
      <w:ins w:id="330" w:author="Changed/Added" w:date="2021-04-26T11:03:00Z">
        <w:r>
          <w:rPr>
            <w:rFonts w:ascii="Courier New" w:eastAsia="Courier New" w:hAnsi="Courier New" w:cs="Courier New"/>
            <w:color w:val="000000"/>
            <w:sz w:val="21"/>
            <w:szCs w:val="21"/>
          </w:rPr>
          <w:t>in</w:t>
        </w:r>
        <w:commentRangeEnd w:id="324"/>
        <w:r>
          <w:commentReference w:id="324"/>
        </w:r>
        <w:r>
          <w:rPr>
            <w:rFonts w:ascii="Courier New" w:eastAsia="Courier New" w:hAnsi="Courier New" w:cs="Courier New"/>
            <w:color w:val="000000"/>
            <w:sz w:val="21"/>
            <w:szCs w:val="21"/>
          </w:rPr>
          <w:t>et6</w:t>
        </w:r>
      </w:ins>
      <w:r>
        <w:rPr>
          <w:rFonts w:ascii="Courier New" w:eastAsia="Courier New" w:hAnsi="Courier New" w:cs="Courier New"/>
          <w:color w:val="000000"/>
          <w:sz w:val="21"/>
          <w:szCs w:val="21"/>
        </w:rPr>
        <w:t xml:space="preserve"> {</w:t>
      </w:r>
    </w:p>
    <w:p w14:paraId="00000267" w14:textId="77777777" w:rsidR="000A4521" w:rsidRDefault="007473E9">
      <w:pPr>
        <w:pBdr>
          <w:top w:val="nil"/>
          <w:left w:val="nil"/>
          <w:bottom w:val="nil"/>
          <w:right w:val="nil"/>
          <w:between w:val="nil"/>
        </w:pBdr>
        <w:spacing w:before="50"/>
        <w:ind w:left="166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rpf</w:t>
      </w:r>
      <w:proofErr w:type="spellEnd"/>
      <w:r>
        <w:rPr>
          <w:rFonts w:ascii="Courier New" w:eastAsia="Courier New" w:hAnsi="Courier New" w:cs="Courier New"/>
          <w:color w:val="000000"/>
          <w:sz w:val="21"/>
          <w:szCs w:val="21"/>
        </w:rPr>
        <w:t>-</w:t>
      </w:r>
      <w:proofErr w:type="gramStart"/>
      <w:r>
        <w:rPr>
          <w:rFonts w:ascii="Courier New" w:eastAsia="Courier New" w:hAnsi="Courier New" w:cs="Courier New"/>
          <w:color w:val="000000"/>
          <w:sz w:val="21"/>
          <w:szCs w:val="21"/>
        </w:rPr>
        <w:t>check;</w:t>
      </w:r>
      <w:proofErr w:type="gramEnd"/>
    </w:p>
    <w:p w14:paraId="00000268" w14:textId="77777777" w:rsidR="000A4521" w:rsidRDefault="007473E9">
      <w:pPr>
        <w:pBdr>
          <w:top w:val="nil"/>
          <w:left w:val="nil"/>
          <w:bottom w:val="nil"/>
          <w:right w:val="nil"/>
          <w:between w:val="nil"/>
        </w:pBdr>
        <w:spacing w:before="46"/>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69" w14:textId="77777777" w:rsidR="000A4521" w:rsidRDefault="000A4521">
      <w:pPr>
        <w:pBdr>
          <w:top w:val="nil"/>
          <w:left w:val="nil"/>
          <w:bottom w:val="nil"/>
          <w:right w:val="nil"/>
          <w:between w:val="nil"/>
        </w:pBdr>
        <w:spacing w:before="4"/>
        <w:rPr>
          <w:rFonts w:ascii="Courier New" w:eastAsia="Courier New" w:hAnsi="Courier New" w:cs="Courier New"/>
          <w:color w:val="000000"/>
          <w:sz w:val="30"/>
          <w:szCs w:val="30"/>
        </w:rPr>
      </w:pPr>
    </w:p>
    <w:p w14:paraId="0000026A" w14:textId="77777777" w:rsidR="000A4521" w:rsidRDefault="007473E9">
      <w:pPr>
        <w:pBdr>
          <w:top w:val="nil"/>
          <w:left w:val="nil"/>
          <w:bottom w:val="nil"/>
          <w:right w:val="nil"/>
          <w:between w:val="nil"/>
        </w:pBdr>
        <w:spacing w:before="1" w:line="288" w:lineRule="auto"/>
        <w:ind w:left="220"/>
        <w:rPr>
          <w:color w:val="000000"/>
          <w:sz w:val="21"/>
          <w:szCs w:val="21"/>
        </w:rPr>
      </w:pPr>
      <w:r>
        <w:rPr>
          <w:color w:val="000000"/>
          <w:sz w:val="21"/>
          <w:szCs w:val="21"/>
        </w:rPr>
        <w:t>That will make sure that the customer can only use IP addresses that you route to them. In situations where you are the customer of another ISP where you have a default route pointing to that ISP you should use:</w:t>
      </w:r>
    </w:p>
    <w:p w14:paraId="1CA43052" w14:textId="77777777" w:rsidR="000A4521" w:rsidRDefault="000A4521">
      <w:pPr>
        <w:pBdr>
          <w:top w:val="nil"/>
          <w:left w:val="nil"/>
          <w:bottom w:val="nil"/>
          <w:right w:val="nil"/>
          <w:between w:val="nil"/>
        </w:pBdr>
        <w:spacing w:before="6"/>
        <w:rPr>
          <w:ins w:id="331" w:author="Kevin Chege" w:date="2021-05-06T09:23:00Z"/>
          <w:color w:val="000000"/>
          <w:sz w:val="24"/>
          <w:szCs w:val="24"/>
        </w:rPr>
      </w:pPr>
    </w:p>
    <w:p w14:paraId="2D9115B0" w14:textId="77777777" w:rsidR="0036659A" w:rsidRDefault="0036659A">
      <w:pPr>
        <w:pBdr>
          <w:top w:val="nil"/>
          <w:left w:val="nil"/>
          <w:bottom w:val="nil"/>
          <w:right w:val="nil"/>
          <w:between w:val="nil"/>
        </w:pBdr>
        <w:spacing w:before="6"/>
        <w:rPr>
          <w:ins w:id="332" w:author="Kevin Chege" w:date="2021-05-06T09:23:00Z"/>
          <w:color w:val="000000"/>
          <w:sz w:val="24"/>
          <w:szCs w:val="24"/>
        </w:rPr>
      </w:pPr>
    </w:p>
    <w:p w14:paraId="7B4D33DE" w14:textId="77777777" w:rsidR="0036659A" w:rsidRDefault="0036659A" w:rsidP="0036659A">
      <w:pPr>
        <w:pBdr>
          <w:top w:val="nil"/>
          <w:left w:val="nil"/>
          <w:bottom w:val="nil"/>
          <w:right w:val="nil"/>
          <w:between w:val="nil"/>
        </w:pBdr>
        <w:spacing w:before="6"/>
        <w:ind w:left="450" w:hanging="90"/>
        <w:rPr>
          <w:ins w:id="333" w:author="Kevin Chege" w:date="2021-05-06T09:24:00Z"/>
          <w:color w:val="000000"/>
          <w:sz w:val="24"/>
          <w:szCs w:val="24"/>
        </w:rPr>
      </w:pPr>
      <w:ins w:id="334" w:author="Kevin Chege" w:date="2021-05-06T09:24:00Z">
        <w:r>
          <w:rPr>
            <w:color w:val="000000"/>
            <w:sz w:val="24"/>
            <w:szCs w:val="24"/>
          </w:rPr>
          <w:t>Arista</w:t>
        </w:r>
      </w:ins>
    </w:p>
    <w:p w14:paraId="358BCE2E" w14:textId="77777777" w:rsidR="0036659A" w:rsidRDefault="0036659A" w:rsidP="0036659A">
      <w:pPr>
        <w:pBdr>
          <w:top w:val="nil"/>
          <w:left w:val="nil"/>
          <w:bottom w:val="nil"/>
          <w:right w:val="nil"/>
          <w:between w:val="nil"/>
        </w:pBdr>
        <w:spacing w:before="6"/>
        <w:ind w:left="450" w:hanging="90"/>
        <w:rPr>
          <w:ins w:id="335" w:author="Kevin Chege" w:date="2021-05-06T09:24:00Z"/>
          <w:color w:val="000000"/>
          <w:sz w:val="24"/>
          <w:szCs w:val="24"/>
        </w:rPr>
      </w:pPr>
    </w:p>
    <w:p w14:paraId="5F209096" w14:textId="77777777" w:rsidR="0036659A" w:rsidRPr="0036659A" w:rsidRDefault="0036659A" w:rsidP="0036659A">
      <w:pPr>
        <w:widowControl/>
        <w:spacing w:before="45"/>
        <w:ind w:left="940"/>
        <w:rPr>
          <w:ins w:id="336" w:author="Kevin Chege" w:date="2021-05-06T09:24:00Z"/>
          <w:rFonts w:ascii="Times New Roman" w:eastAsia="Times New Roman" w:hAnsi="Times New Roman" w:cs="Times New Roman"/>
          <w:sz w:val="24"/>
          <w:szCs w:val="24"/>
        </w:rPr>
      </w:pPr>
      <w:proofErr w:type="spellStart"/>
      <w:ins w:id="337" w:author="Kevin Chege" w:date="2021-05-06T09:24:00Z">
        <w:r w:rsidRPr="0036659A">
          <w:rPr>
            <w:rFonts w:ascii="Courier New" w:eastAsia="Times New Roman" w:hAnsi="Courier New" w:cs="Courier New"/>
            <w:color w:val="000000"/>
            <w:sz w:val="21"/>
            <w:szCs w:val="21"/>
          </w:rPr>
          <w:t>ip</w:t>
        </w:r>
        <w:proofErr w:type="spellEnd"/>
        <w:r w:rsidRPr="0036659A">
          <w:rPr>
            <w:rFonts w:ascii="Courier New" w:eastAsia="Times New Roman" w:hAnsi="Courier New" w:cs="Courier New"/>
            <w:color w:val="000000"/>
            <w:sz w:val="21"/>
            <w:szCs w:val="21"/>
          </w:rPr>
          <w:t xml:space="preserve"> verify unicast source reachable-via </w:t>
        </w:r>
        <w:proofErr w:type="spellStart"/>
        <w:r w:rsidRPr="0036659A">
          <w:rPr>
            <w:rFonts w:ascii="Courier New" w:eastAsia="Times New Roman" w:hAnsi="Courier New" w:cs="Courier New"/>
            <w:color w:val="000000"/>
            <w:sz w:val="21"/>
            <w:szCs w:val="21"/>
          </w:rPr>
          <w:t>rx</w:t>
        </w:r>
        <w:proofErr w:type="spellEnd"/>
        <w:r w:rsidRPr="0036659A">
          <w:rPr>
            <w:rFonts w:ascii="Courier New" w:eastAsia="Times New Roman" w:hAnsi="Courier New" w:cs="Courier New"/>
            <w:color w:val="000000"/>
            <w:sz w:val="21"/>
            <w:szCs w:val="21"/>
          </w:rPr>
          <w:t xml:space="preserve"> allow-default</w:t>
        </w:r>
      </w:ins>
    </w:p>
    <w:p w14:paraId="7F57A1DB" w14:textId="77777777" w:rsidR="0036659A" w:rsidRPr="0036659A" w:rsidRDefault="0036659A" w:rsidP="0036659A">
      <w:pPr>
        <w:widowControl/>
        <w:spacing w:before="46"/>
        <w:ind w:left="940"/>
        <w:rPr>
          <w:ins w:id="338" w:author="Kevin Chege" w:date="2021-05-06T09:24:00Z"/>
          <w:rFonts w:ascii="Times New Roman" w:eastAsia="Times New Roman" w:hAnsi="Times New Roman" w:cs="Times New Roman"/>
          <w:sz w:val="24"/>
          <w:szCs w:val="24"/>
        </w:rPr>
      </w:pPr>
      <w:ins w:id="339" w:author="Kevin Chege" w:date="2021-05-06T09:24:00Z">
        <w:r w:rsidRPr="0036659A">
          <w:rPr>
            <w:rFonts w:ascii="Courier New" w:eastAsia="Times New Roman" w:hAnsi="Courier New" w:cs="Courier New"/>
            <w:color w:val="000000"/>
            <w:sz w:val="21"/>
            <w:szCs w:val="21"/>
          </w:rPr>
          <w:t xml:space="preserve">ipv6 verify unicast source reachable-via </w:t>
        </w:r>
        <w:proofErr w:type="spellStart"/>
        <w:r w:rsidRPr="0036659A">
          <w:rPr>
            <w:rFonts w:ascii="Courier New" w:eastAsia="Times New Roman" w:hAnsi="Courier New" w:cs="Courier New"/>
            <w:color w:val="000000"/>
            <w:sz w:val="21"/>
            <w:szCs w:val="21"/>
          </w:rPr>
          <w:t>rx</w:t>
        </w:r>
        <w:proofErr w:type="spellEnd"/>
        <w:r w:rsidRPr="0036659A">
          <w:rPr>
            <w:rFonts w:ascii="Courier New" w:eastAsia="Times New Roman" w:hAnsi="Courier New" w:cs="Courier New"/>
            <w:color w:val="000000"/>
            <w:sz w:val="21"/>
            <w:szCs w:val="21"/>
          </w:rPr>
          <w:t xml:space="preserve"> allow-default</w:t>
        </w:r>
      </w:ins>
    </w:p>
    <w:p w14:paraId="5FE946D1" w14:textId="77777777" w:rsidR="0036659A" w:rsidRPr="0036659A" w:rsidRDefault="0036659A" w:rsidP="0036659A">
      <w:pPr>
        <w:widowControl/>
        <w:rPr>
          <w:ins w:id="340" w:author="Kevin Chege" w:date="2021-05-06T09:24:00Z"/>
          <w:rFonts w:ascii="Times New Roman" w:eastAsia="Times New Roman" w:hAnsi="Times New Roman" w:cs="Times New Roman"/>
          <w:sz w:val="24"/>
          <w:szCs w:val="24"/>
        </w:rPr>
      </w:pPr>
    </w:p>
    <w:p w14:paraId="0000026B" w14:textId="5BCBD3DE" w:rsidR="0036659A" w:rsidRDefault="0036659A" w:rsidP="0036659A">
      <w:pPr>
        <w:pBdr>
          <w:top w:val="nil"/>
          <w:left w:val="nil"/>
          <w:bottom w:val="nil"/>
          <w:right w:val="nil"/>
          <w:between w:val="nil"/>
        </w:pBdr>
        <w:spacing w:before="6"/>
        <w:ind w:left="450" w:hanging="90"/>
        <w:rPr>
          <w:color w:val="000000"/>
          <w:sz w:val="24"/>
          <w:szCs w:val="24"/>
        </w:rPr>
        <w:sectPr w:rsidR="0036659A">
          <w:type w:val="continuous"/>
          <w:pgSz w:w="12240" w:h="15840"/>
          <w:pgMar w:top="1500" w:right="1340" w:bottom="960" w:left="1220" w:header="720" w:footer="720" w:gutter="0"/>
          <w:cols w:space="720"/>
        </w:sectPr>
        <w:pPrChange w:id="341" w:author="Kevin Chege" w:date="2021-05-06T09:24:00Z">
          <w:pPr>
            <w:pBdr>
              <w:top w:val="nil"/>
              <w:left w:val="nil"/>
              <w:bottom w:val="nil"/>
              <w:right w:val="nil"/>
              <w:between w:val="nil"/>
            </w:pBdr>
            <w:spacing w:before="6"/>
          </w:pPr>
        </w:pPrChange>
      </w:pPr>
    </w:p>
    <w:p w14:paraId="644010B0" w14:textId="3AB7DBD3" w:rsidR="007B5FD2" w:rsidDel="0036659A" w:rsidRDefault="007B5FD2" w:rsidP="007B5FD2">
      <w:pPr>
        <w:pBdr>
          <w:top w:val="nil"/>
          <w:left w:val="nil"/>
          <w:bottom w:val="nil"/>
          <w:right w:val="nil"/>
          <w:between w:val="nil"/>
        </w:pBdr>
        <w:spacing w:before="99"/>
        <w:ind w:left="220"/>
        <w:rPr>
          <w:del w:id="342" w:author="Kevin Chege" w:date="2021-05-06T09:24:00Z"/>
          <w:color w:val="000000"/>
          <w:sz w:val="21"/>
          <w:szCs w:val="21"/>
        </w:rPr>
      </w:pPr>
    </w:p>
    <w:p w14:paraId="29CF8EE9" w14:textId="3A78F6B5" w:rsidR="0008389A" w:rsidDel="0036659A" w:rsidRDefault="0008389A">
      <w:pPr>
        <w:rPr>
          <w:del w:id="343" w:author="Kevin Chege" w:date="2021-05-06T09:24:00Z"/>
          <w:sz w:val="24"/>
        </w:rPr>
        <w:sectPr w:rsidR="0008389A" w:rsidDel="0036659A">
          <w:pgSz w:w="12240" w:h="15840"/>
          <w:pgMar w:top="1340" w:right="1340" w:bottom="960" w:left="1220" w:header="726" w:footer="768" w:gutter="0"/>
          <w:cols w:space="720"/>
        </w:sectPr>
      </w:pPr>
    </w:p>
    <w:p w14:paraId="3D252728" w14:textId="4D9D5B6A" w:rsidR="007B5FD2" w:rsidDel="0036659A" w:rsidRDefault="007B5FD2" w:rsidP="007B5FD2">
      <w:pPr>
        <w:pBdr>
          <w:top w:val="nil"/>
          <w:left w:val="nil"/>
          <w:bottom w:val="nil"/>
          <w:right w:val="nil"/>
          <w:between w:val="nil"/>
        </w:pBdr>
        <w:spacing w:before="99"/>
        <w:ind w:left="220"/>
        <w:rPr>
          <w:ins w:id="344" w:author="Changed/Added" w:date="2021-04-26T11:03:00Z"/>
          <w:del w:id="345" w:author="Kevin Chege" w:date="2021-05-06T09:24:00Z"/>
          <w:color w:val="000000"/>
          <w:sz w:val="21"/>
          <w:szCs w:val="21"/>
        </w:rPr>
      </w:pPr>
    </w:p>
    <w:p w14:paraId="43034753" w14:textId="1AAA51CF" w:rsidR="007B5FD2" w:rsidDel="0036659A" w:rsidRDefault="007B5FD2" w:rsidP="007B5FD2">
      <w:pPr>
        <w:pBdr>
          <w:top w:val="nil"/>
          <w:left w:val="nil"/>
          <w:bottom w:val="nil"/>
          <w:right w:val="nil"/>
          <w:between w:val="nil"/>
        </w:pBdr>
        <w:spacing w:before="99"/>
        <w:ind w:left="220"/>
        <w:rPr>
          <w:ins w:id="346" w:author="Changed/Added" w:date="2021-04-26T11:03:00Z"/>
          <w:del w:id="347" w:author="Kevin Chege" w:date="2021-05-06T09:24:00Z"/>
          <w:color w:val="000000"/>
          <w:sz w:val="21"/>
          <w:szCs w:val="21"/>
        </w:rPr>
      </w:pPr>
    </w:p>
    <w:p w14:paraId="3835CEED" w14:textId="131133FD" w:rsidR="007B5FD2" w:rsidDel="0036659A" w:rsidRDefault="007B5FD2" w:rsidP="007B5FD2">
      <w:pPr>
        <w:pBdr>
          <w:top w:val="nil"/>
          <w:left w:val="nil"/>
          <w:bottom w:val="nil"/>
          <w:right w:val="nil"/>
          <w:between w:val="nil"/>
        </w:pBdr>
        <w:spacing w:before="99"/>
        <w:ind w:left="220"/>
        <w:rPr>
          <w:ins w:id="348" w:author="Changed/Added" w:date="2021-04-26T11:03:00Z"/>
          <w:del w:id="349" w:author="Kevin Chege" w:date="2021-05-06T09:24:00Z"/>
          <w:color w:val="000000"/>
          <w:sz w:val="21"/>
          <w:szCs w:val="21"/>
        </w:rPr>
      </w:pPr>
    </w:p>
    <w:p w14:paraId="3621D8A8" w14:textId="160436D2" w:rsidR="007B5FD2" w:rsidDel="0036659A" w:rsidRDefault="007B5FD2" w:rsidP="007B5FD2">
      <w:pPr>
        <w:pBdr>
          <w:top w:val="nil"/>
          <w:left w:val="nil"/>
          <w:bottom w:val="nil"/>
          <w:right w:val="nil"/>
          <w:between w:val="nil"/>
        </w:pBdr>
        <w:spacing w:before="99"/>
        <w:ind w:left="220"/>
        <w:rPr>
          <w:ins w:id="350" w:author="Changed/Added" w:date="2021-04-26T11:03:00Z"/>
          <w:del w:id="351" w:author="Kevin Chege" w:date="2021-05-06T09:24:00Z"/>
          <w:color w:val="000000"/>
          <w:sz w:val="21"/>
          <w:szCs w:val="21"/>
        </w:rPr>
      </w:pPr>
    </w:p>
    <w:p w14:paraId="3DDC8881" w14:textId="28C8CD4C" w:rsidR="007B5FD2" w:rsidDel="0036659A" w:rsidRDefault="007B5FD2" w:rsidP="007B5FD2">
      <w:pPr>
        <w:pBdr>
          <w:top w:val="nil"/>
          <w:left w:val="nil"/>
          <w:bottom w:val="nil"/>
          <w:right w:val="nil"/>
          <w:between w:val="nil"/>
        </w:pBdr>
        <w:spacing w:before="99"/>
        <w:ind w:left="220"/>
        <w:rPr>
          <w:ins w:id="352" w:author="Changed/Added" w:date="2021-04-26T11:03:00Z"/>
          <w:del w:id="353" w:author="Kevin Chege" w:date="2021-05-06T09:24:00Z"/>
          <w:color w:val="000000"/>
          <w:sz w:val="21"/>
          <w:szCs w:val="21"/>
        </w:rPr>
      </w:pPr>
    </w:p>
    <w:p w14:paraId="152780FE" w14:textId="77777777" w:rsidR="007B5FD2" w:rsidRDefault="007B5FD2" w:rsidP="007B5FD2">
      <w:pPr>
        <w:pBdr>
          <w:top w:val="nil"/>
          <w:left w:val="nil"/>
          <w:bottom w:val="nil"/>
          <w:right w:val="nil"/>
          <w:between w:val="nil"/>
        </w:pBdr>
        <w:spacing w:before="99"/>
        <w:ind w:left="220"/>
        <w:rPr>
          <w:ins w:id="354" w:author="Changed/Added" w:date="2021-04-26T11:03:00Z"/>
          <w:color w:val="000000"/>
          <w:sz w:val="21"/>
          <w:szCs w:val="21"/>
        </w:rPr>
      </w:pPr>
    </w:p>
    <w:p w14:paraId="1C5A3876" w14:textId="506D88D7" w:rsidR="007B5FD2" w:rsidRDefault="007473E9" w:rsidP="007B5FD2">
      <w:pPr>
        <w:pBdr>
          <w:top w:val="nil"/>
          <w:left w:val="nil"/>
          <w:bottom w:val="nil"/>
          <w:right w:val="nil"/>
          <w:between w:val="nil"/>
        </w:pBdr>
        <w:spacing w:before="99"/>
        <w:ind w:left="220"/>
        <w:rPr>
          <w:color w:val="000000"/>
          <w:sz w:val="21"/>
          <w:szCs w:val="21"/>
        </w:rPr>
      </w:pPr>
      <w:r>
        <w:rPr>
          <w:color w:val="000000"/>
          <w:sz w:val="21"/>
          <w:szCs w:val="21"/>
        </w:rPr>
        <w:t>Cisco:</w:t>
      </w:r>
    </w:p>
    <w:p w14:paraId="1AAA3B9E" w14:textId="77777777" w:rsidR="0008389A" w:rsidRDefault="00211562">
      <w:pPr>
        <w:pStyle w:val="BodyText"/>
        <w:spacing w:before="6"/>
        <w:rPr>
          <w:del w:id="355" w:author="Changed/Added" w:date="2021-04-26T11:03:00Z"/>
          <w:sz w:val="33"/>
        </w:rPr>
      </w:pPr>
      <w:del w:id="356" w:author="Changed/Added" w:date="2021-04-26T11:03:00Z">
        <w:r>
          <w:br w:type="column"/>
        </w:r>
      </w:del>
    </w:p>
    <w:p w14:paraId="228F1D96" w14:textId="77777777" w:rsidR="007B5FD2" w:rsidDel="0036659A" w:rsidRDefault="007B5FD2" w:rsidP="007B5FD2">
      <w:pPr>
        <w:pBdr>
          <w:top w:val="nil"/>
          <w:left w:val="nil"/>
          <w:bottom w:val="nil"/>
          <w:right w:val="nil"/>
          <w:between w:val="nil"/>
        </w:pBdr>
        <w:spacing w:before="99"/>
        <w:ind w:left="220"/>
        <w:rPr>
          <w:ins w:id="357" w:author="Changed/Added" w:date="2021-04-26T11:03:00Z"/>
          <w:del w:id="358" w:author="Kevin Chege" w:date="2021-05-06T09:24:00Z"/>
          <w:color w:val="000000"/>
          <w:sz w:val="21"/>
          <w:szCs w:val="21"/>
        </w:rPr>
      </w:pPr>
    </w:p>
    <w:p w14:paraId="1DEC9414" w14:textId="77777777" w:rsidR="007B5FD2" w:rsidDel="0036659A" w:rsidRDefault="007B5FD2" w:rsidP="007B5FD2">
      <w:pPr>
        <w:pBdr>
          <w:top w:val="nil"/>
          <w:left w:val="nil"/>
          <w:bottom w:val="nil"/>
          <w:right w:val="nil"/>
          <w:between w:val="nil"/>
        </w:pBdr>
        <w:spacing w:before="99"/>
        <w:ind w:left="220"/>
        <w:rPr>
          <w:ins w:id="359" w:author="Changed/Added" w:date="2021-04-26T11:03:00Z"/>
          <w:del w:id="360" w:author="Kevin Chege" w:date="2021-05-06T09:24:00Z"/>
          <w:color w:val="000000"/>
          <w:sz w:val="21"/>
          <w:szCs w:val="21"/>
        </w:rPr>
      </w:pPr>
    </w:p>
    <w:p w14:paraId="59CE575D" w14:textId="77777777" w:rsidR="007B5FD2" w:rsidDel="0036659A" w:rsidRDefault="007B5FD2" w:rsidP="0036659A">
      <w:pPr>
        <w:pBdr>
          <w:top w:val="nil"/>
          <w:left w:val="nil"/>
          <w:bottom w:val="nil"/>
          <w:right w:val="nil"/>
          <w:between w:val="nil"/>
        </w:pBdr>
        <w:spacing w:before="99"/>
        <w:rPr>
          <w:ins w:id="361" w:author="Changed/Added" w:date="2021-04-26T11:03:00Z"/>
          <w:del w:id="362" w:author="Kevin Chege" w:date="2021-05-06T09:24:00Z"/>
          <w:color w:val="000000"/>
          <w:sz w:val="21"/>
          <w:szCs w:val="21"/>
        </w:rPr>
        <w:pPrChange w:id="363" w:author="Kevin Chege" w:date="2021-05-06T09:24:00Z">
          <w:pPr>
            <w:pBdr>
              <w:top w:val="nil"/>
              <w:left w:val="nil"/>
              <w:bottom w:val="nil"/>
              <w:right w:val="nil"/>
              <w:between w:val="nil"/>
            </w:pBdr>
            <w:spacing w:before="99"/>
            <w:ind w:left="220"/>
          </w:pPr>
        </w:pPrChange>
      </w:pPr>
    </w:p>
    <w:p w14:paraId="4A43D79B" w14:textId="77777777" w:rsidR="007B5FD2" w:rsidDel="0036659A" w:rsidRDefault="007B5FD2" w:rsidP="007B5FD2">
      <w:pPr>
        <w:pBdr>
          <w:top w:val="nil"/>
          <w:left w:val="nil"/>
          <w:bottom w:val="nil"/>
          <w:right w:val="nil"/>
          <w:between w:val="nil"/>
        </w:pBdr>
        <w:spacing w:line="290" w:lineRule="auto"/>
        <w:ind w:left="69" w:right="1879"/>
        <w:rPr>
          <w:ins w:id="364" w:author="Changed/Added" w:date="2021-04-26T11:03:00Z"/>
          <w:del w:id="365" w:author="Kevin Chege" w:date="2021-05-06T09:24:00Z"/>
          <w:rFonts w:ascii="Courier New" w:eastAsia="Courier New" w:hAnsi="Courier New" w:cs="Courier New"/>
          <w:color w:val="000000"/>
          <w:sz w:val="21"/>
          <w:szCs w:val="21"/>
        </w:rPr>
      </w:pPr>
    </w:p>
    <w:p w14:paraId="1DEE4FF5" w14:textId="77777777" w:rsidR="007B5FD2" w:rsidRDefault="007B5FD2" w:rsidP="0036659A">
      <w:pPr>
        <w:pBdr>
          <w:top w:val="nil"/>
          <w:left w:val="nil"/>
          <w:bottom w:val="nil"/>
          <w:right w:val="nil"/>
          <w:between w:val="nil"/>
        </w:pBdr>
        <w:spacing w:line="290" w:lineRule="auto"/>
        <w:ind w:right="1879"/>
        <w:rPr>
          <w:ins w:id="366" w:author="Changed/Added" w:date="2021-04-26T11:03:00Z"/>
          <w:rFonts w:ascii="Courier New" w:eastAsia="Courier New" w:hAnsi="Courier New" w:cs="Courier New"/>
          <w:color w:val="000000"/>
          <w:sz w:val="21"/>
          <w:szCs w:val="21"/>
        </w:rPr>
        <w:pPrChange w:id="367" w:author="Kevin Chege" w:date="2021-05-06T09:24:00Z">
          <w:pPr>
            <w:pBdr>
              <w:top w:val="nil"/>
              <w:left w:val="nil"/>
              <w:bottom w:val="nil"/>
              <w:right w:val="nil"/>
              <w:between w:val="nil"/>
            </w:pBdr>
            <w:spacing w:line="290" w:lineRule="auto"/>
            <w:ind w:left="69" w:right="1879"/>
          </w:pPr>
        </w:pPrChange>
      </w:pPr>
    </w:p>
    <w:p w14:paraId="341B1F66" w14:textId="77777777" w:rsidR="007B5FD2" w:rsidDel="0036659A" w:rsidRDefault="007B5FD2" w:rsidP="0036659A">
      <w:pPr>
        <w:pBdr>
          <w:top w:val="nil"/>
          <w:left w:val="nil"/>
          <w:bottom w:val="nil"/>
          <w:right w:val="nil"/>
          <w:between w:val="nil"/>
        </w:pBdr>
        <w:spacing w:line="290" w:lineRule="auto"/>
        <w:ind w:left="69" w:right="1879" w:hanging="609"/>
        <w:rPr>
          <w:ins w:id="368" w:author="Changed/Added" w:date="2021-04-26T11:03:00Z"/>
          <w:del w:id="369" w:author="Kevin Chege" w:date="2021-05-06T09:23:00Z"/>
          <w:rFonts w:ascii="Courier New" w:eastAsia="Courier New" w:hAnsi="Courier New" w:cs="Courier New"/>
          <w:color w:val="000000"/>
          <w:sz w:val="21"/>
          <w:szCs w:val="21"/>
        </w:rPr>
        <w:pPrChange w:id="370" w:author="Kevin Chege" w:date="2021-05-06T09:23:00Z">
          <w:pPr>
            <w:pBdr>
              <w:top w:val="nil"/>
              <w:left w:val="nil"/>
              <w:bottom w:val="nil"/>
              <w:right w:val="nil"/>
              <w:between w:val="nil"/>
            </w:pBdr>
            <w:spacing w:line="290" w:lineRule="auto"/>
            <w:ind w:left="69" w:right="1879"/>
          </w:pPr>
        </w:pPrChange>
      </w:pPr>
    </w:p>
    <w:p w14:paraId="3001069E" w14:textId="77777777" w:rsidR="007B5FD2" w:rsidRDefault="007B5FD2" w:rsidP="0036659A">
      <w:pPr>
        <w:pBdr>
          <w:top w:val="nil"/>
          <w:left w:val="nil"/>
          <w:bottom w:val="nil"/>
          <w:right w:val="nil"/>
          <w:between w:val="nil"/>
        </w:pBdr>
        <w:spacing w:line="290" w:lineRule="auto"/>
        <w:ind w:left="69" w:right="1879" w:hanging="609"/>
        <w:rPr>
          <w:ins w:id="371" w:author="Changed/Added" w:date="2021-04-26T11:03:00Z"/>
          <w:rFonts w:ascii="Courier New" w:eastAsia="Courier New" w:hAnsi="Courier New" w:cs="Courier New"/>
          <w:color w:val="000000"/>
          <w:sz w:val="21"/>
          <w:szCs w:val="21"/>
        </w:rPr>
        <w:pPrChange w:id="372" w:author="Kevin Chege" w:date="2021-05-06T09:23:00Z">
          <w:pPr>
            <w:pBdr>
              <w:top w:val="nil"/>
              <w:left w:val="nil"/>
              <w:bottom w:val="nil"/>
              <w:right w:val="nil"/>
              <w:between w:val="nil"/>
            </w:pBdr>
            <w:spacing w:line="290" w:lineRule="auto"/>
            <w:ind w:left="69" w:right="1879"/>
          </w:pPr>
        </w:pPrChange>
      </w:pPr>
    </w:p>
    <w:p w14:paraId="4D1FB3AC" w14:textId="4CFFA765" w:rsidR="007B5FD2" w:rsidRDefault="007B5FD2" w:rsidP="007B5FD2">
      <w:pPr>
        <w:pBdr>
          <w:top w:val="nil"/>
          <w:left w:val="nil"/>
          <w:bottom w:val="nil"/>
          <w:right w:val="nil"/>
          <w:between w:val="nil"/>
        </w:pBdr>
        <w:spacing w:line="290" w:lineRule="auto"/>
        <w:ind w:left="69" w:right="1879"/>
        <w:rPr>
          <w:ins w:id="373" w:author="Kevin Chege" w:date="2021-05-06T09:23:00Z"/>
          <w:rFonts w:ascii="Courier New" w:eastAsia="Courier New" w:hAnsi="Courier New" w:cs="Courier New"/>
          <w:color w:val="000000"/>
          <w:sz w:val="21"/>
          <w:szCs w:val="21"/>
        </w:rPr>
      </w:pPr>
    </w:p>
    <w:p w14:paraId="06C59C5F" w14:textId="660C9158" w:rsidR="0036659A" w:rsidRDefault="0036659A" w:rsidP="007B5FD2">
      <w:pPr>
        <w:pBdr>
          <w:top w:val="nil"/>
          <w:left w:val="nil"/>
          <w:bottom w:val="nil"/>
          <w:right w:val="nil"/>
          <w:between w:val="nil"/>
        </w:pBdr>
        <w:spacing w:line="290" w:lineRule="auto"/>
        <w:ind w:left="69" w:right="1879"/>
        <w:rPr>
          <w:ins w:id="374" w:author="Kevin Chege" w:date="2021-05-06T09:23:00Z"/>
          <w:rFonts w:ascii="Courier New" w:eastAsia="Courier New" w:hAnsi="Courier New" w:cs="Courier New"/>
          <w:color w:val="000000"/>
          <w:sz w:val="21"/>
          <w:szCs w:val="21"/>
        </w:rPr>
      </w:pPr>
    </w:p>
    <w:p w14:paraId="0B30DCF3" w14:textId="6C99130B" w:rsidR="0036659A" w:rsidRDefault="0036659A" w:rsidP="007B5FD2">
      <w:pPr>
        <w:pBdr>
          <w:top w:val="nil"/>
          <w:left w:val="nil"/>
          <w:bottom w:val="nil"/>
          <w:right w:val="nil"/>
          <w:between w:val="nil"/>
        </w:pBdr>
        <w:spacing w:line="290" w:lineRule="auto"/>
        <w:ind w:left="69" w:right="1879"/>
        <w:rPr>
          <w:ins w:id="375" w:author="Kevin Chege" w:date="2021-05-06T09:23:00Z"/>
          <w:rFonts w:ascii="Courier New" w:eastAsia="Courier New" w:hAnsi="Courier New" w:cs="Courier New"/>
          <w:color w:val="000000"/>
          <w:sz w:val="21"/>
          <w:szCs w:val="21"/>
        </w:rPr>
      </w:pPr>
    </w:p>
    <w:p w14:paraId="477C72C0" w14:textId="0C4AFD01" w:rsidR="0036659A" w:rsidRDefault="0036659A" w:rsidP="007B5FD2">
      <w:pPr>
        <w:pBdr>
          <w:top w:val="nil"/>
          <w:left w:val="nil"/>
          <w:bottom w:val="nil"/>
          <w:right w:val="nil"/>
          <w:between w:val="nil"/>
        </w:pBdr>
        <w:spacing w:line="290" w:lineRule="auto"/>
        <w:ind w:left="69" w:right="1879"/>
        <w:rPr>
          <w:ins w:id="376" w:author="Kevin Chege" w:date="2021-05-06T09:23:00Z"/>
          <w:rFonts w:ascii="Courier New" w:eastAsia="Courier New" w:hAnsi="Courier New" w:cs="Courier New"/>
          <w:color w:val="000000"/>
          <w:sz w:val="21"/>
          <w:szCs w:val="21"/>
        </w:rPr>
      </w:pPr>
    </w:p>
    <w:p w14:paraId="33D8CD41" w14:textId="1F4711CE" w:rsidR="0036659A" w:rsidRDefault="0036659A" w:rsidP="007B5FD2">
      <w:pPr>
        <w:pBdr>
          <w:top w:val="nil"/>
          <w:left w:val="nil"/>
          <w:bottom w:val="nil"/>
          <w:right w:val="nil"/>
          <w:between w:val="nil"/>
        </w:pBdr>
        <w:spacing w:line="290" w:lineRule="auto"/>
        <w:ind w:left="69" w:right="1879"/>
        <w:rPr>
          <w:ins w:id="377" w:author="Kevin Chege" w:date="2021-05-06T09:23:00Z"/>
          <w:rFonts w:ascii="Courier New" w:eastAsia="Courier New" w:hAnsi="Courier New" w:cs="Courier New"/>
          <w:color w:val="000000"/>
          <w:sz w:val="21"/>
          <w:szCs w:val="21"/>
        </w:rPr>
      </w:pPr>
    </w:p>
    <w:p w14:paraId="0482C17D" w14:textId="27458DFC" w:rsidR="0036659A" w:rsidRDefault="0036659A" w:rsidP="007B5FD2">
      <w:pPr>
        <w:pBdr>
          <w:top w:val="nil"/>
          <w:left w:val="nil"/>
          <w:bottom w:val="nil"/>
          <w:right w:val="nil"/>
          <w:between w:val="nil"/>
        </w:pBdr>
        <w:spacing w:line="290" w:lineRule="auto"/>
        <w:ind w:left="69" w:right="1879"/>
        <w:rPr>
          <w:ins w:id="378" w:author="Kevin Chege" w:date="2021-05-06T09:23:00Z"/>
          <w:rFonts w:ascii="Courier New" w:eastAsia="Courier New" w:hAnsi="Courier New" w:cs="Courier New"/>
          <w:color w:val="000000"/>
          <w:sz w:val="21"/>
          <w:szCs w:val="21"/>
        </w:rPr>
      </w:pPr>
    </w:p>
    <w:p w14:paraId="3264D184" w14:textId="77777777" w:rsidR="0036659A" w:rsidRDefault="0036659A" w:rsidP="007B5FD2">
      <w:pPr>
        <w:pBdr>
          <w:top w:val="nil"/>
          <w:left w:val="nil"/>
          <w:bottom w:val="nil"/>
          <w:right w:val="nil"/>
          <w:between w:val="nil"/>
        </w:pBdr>
        <w:spacing w:line="290" w:lineRule="auto"/>
        <w:ind w:left="69" w:right="1879"/>
        <w:rPr>
          <w:ins w:id="379" w:author="Changed/Added" w:date="2021-04-26T11:03:00Z"/>
          <w:rFonts w:ascii="Courier New" w:eastAsia="Courier New" w:hAnsi="Courier New" w:cs="Courier New"/>
          <w:color w:val="000000"/>
          <w:sz w:val="21"/>
          <w:szCs w:val="21"/>
        </w:rPr>
      </w:pPr>
    </w:p>
    <w:p w14:paraId="412AABE9" w14:textId="77777777" w:rsidR="0036659A" w:rsidRDefault="007B5FD2" w:rsidP="007B5FD2">
      <w:pPr>
        <w:pBdr>
          <w:top w:val="nil"/>
          <w:left w:val="nil"/>
          <w:bottom w:val="nil"/>
          <w:right w:val="nil"/>
          <w:between w:val="nil"/>
        </w:pBdr>
        <w:spacing w:line="290" w:lineRule="auto"/>
        <w:ind w:left="69" w:right="1879"/>
        <w:rPr>
          <w:ins w:id="380" w:author="Kevin Chege" w:date="2021-05-06T09:24:00Z"/>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verify unicast reachable-via </w:t>
      </w:r>
      <w:proofErr w:type="spellStart"/>
      <w:r>
        <w:rPr>
          <w:rFonts w:ascii="Courier New" w:eastAsia="Courier New" w:hAnsi="Courier New" w:cs="Courier New"/>
          <w:color w:val="000000"/>
          <w:sz w:val="21"/>
          <w:szCs w:val="21"/>
        </w:rPr>
        <w:t>rx</w:t>
      </w:r>
      <w:proofErr w:type="spellEnd"/>
      <w:r>
        <w:rPr>
          <w:rFonts w:ascii="Courier New" w:eastAsia="Courier New" w:hAnsi="Courier New" w:cs="Courier New"/>
          <w:color w:val="000000"/>
          <w:sz w:val="21"/>
          <w:szCs w:val="21"/>
        </w:rPr>
        <w:t xml:space="preserve"> allow-default </w:t>
      </w:r>
    </w:p>
    <w:p w14:paraId="60D3DC4B" w14:textId="77777777" w:rsidR="0036659A" w:rsidRPr="0036659A" w:rsidRDefault="0036659A" w:rsidP="0036659A">
      <w:pPr>
        <w:widowControl/>
        <w:spacing w:before="46"/>
        <w:rPr>
          <w:ins w:id="381" w:author="Kevin Chege" w:date="2021-05-06T09:24:00Z"/>
          <w:rFonts w:ascii="Times New Roman" w:eastAsia="Times New Roman" w:hAnsi="Times New Roman" w:cs="Times New Roman"/>
          <w:sz w:val="24"/>
          <w:szCs w:val="24"/>
        </w:rPr>
        <w:pPrChange w:id="382" w:author="Kevin Chege" w:date="2021-05-06T09:24:00Z">
          <w:pPr>
            <w:widowControl/>
            <w:spacing w:before="46"/>
            <w:ind w:left="940"/>
          </w:pPr>
        </w:pPrChange>
      </w:pPr>
      <w:ins w:id="383" w:author="Kevin Chege" w:date="2021-05-06T09:24:00Z">
        <w:r w:rsidRPr="0036659A">
          <w:rPr>
            <w:rFonts w:ascii="Courier New" w:eastAsia="Times New Roman" w:hAnsi="Courier New" w:cs="Courier New"/>
            <w:color w:val="000000"/>
            <w:sz w:val="21"/>
            <w:szCs w:val="21"/>
          </w:rPr>
          <w:t xml:space="preserve">ipv6 verify unicast source reachable-via </w:t>
        </w:r>
        <w:proofErr w:type="spellStart"/>
        <w:r w:rsidRPr="0036659A">
          <w:rPr>
            <w:rFonts w:ascii="Courier New" w:eastAsia="Times New Roman" w:hAnsi="Courier New" w:cs="Courier New"/>
            <w:color w:val="000000"/>
            <w:sz w:val="21"/>
            <w:szCs w:val="21"/>
          </w:rPr>
          <w:t>rx</w:t>
        </w:r>
        <w:proofErr w:type="spellEnd"/>
        <w:r w:rsidRPr="0036659A">
          <w:rPr>
            <w:rFonts w:ascii="Courier New" w:eastAsia="Times New Roman" w:hAnsi="Courier New" w:cs="Courier New"/>
            <w:color w:val="000000"/>
            <w:sz w:val="21"/>
            <w:szCs w:val="21"/>
          </w:rPr>
          <w:t xml:space="preserve"> allow-default</w:t>
        </w:r>
      </w:ins>
    </w:p>
    <w:p w14:paraId="3AB70DE0" w14:textId="77777777" w:rsidR="0036659A" w:rsidRPr="0036659A" w:rsidRDefault="0036659A" w:rsidP="0036659A">
      <w:pPr>
        <w:widowControl/>
        <w:rPr>
          <w:ins w:id="384" w:author="Kevin Chege" w:date="2021-05-06T09:24:00Z"/>
          <w:rFonts w:ascii="Times New Roman" w:eastAsia="Times New Roman" w:hAnsi="Times New Roman" w:cs="Times New Roman"/>
          <w:sz w:val="24"/>
          <w:szCs w:val="24"/>
        </w:rPr>
      </w:pPr>
    </w:p>
    <w:p w14:paraId="5BFA7B67" w14:textId="07450477" w:rsidR="007B5FD2" w:rsidDel="0036659A" w:rsidRDefault="007B5FD2" w:rsidP="007B5FD2">
      <w:pPr>
        <w:pBdr>
          <w:top w:val="nil"/>
          <w:left w:val="nil"/>
          <w:bottom w:val="nil"/>
          <w:right w:val="nil"/>
          <w:between w:val="nil"/>
        </w:pBdr>
        <w:spacing w:line="290" w:lineRule="auto"/>
        <w:ind w:left="69" w:right="1879"/>
        <w:rPr>
          <w:ins w:id="385" w:author="Changed/Added" w:date="2021-04-26T11:03:00Z"/>
          <w:del w:id="386" w:author="Kevin Chege" w:date="2021-05-06T09:24:00Z"/>
          <w:rFonts w:ascii="Courier New" w:eastAsia="Courier New" w:hAnsi="Courier New" w:cs="Courier New"/>
          <w:color w:val="000000"/>
          <w:sz w:val="21"/>
          <w:szCs w:val="21"/>
        </w:rPr>
      </w:pPr>
      <w:del w:id="387" w:author="Kevin Chege" w:date="2021-05-06T09:24:00Z">
        <w:r w:rsidDel="0036659A">
          <w:rPr>
            <w:rFonts w:ascii="Courier New" w:eastAsia="Courier New" w:hAnsi="Courier New" w:cs="Courier New"/>
            <w:color w:val="000000"/>
            <w:sz w:val="21"/>
            <w:szCs w:val="21"/>
          </w:rPr>
          <w:delText xml:space="preserve">ipv6 </w:delText>
        </w:r>
      </w:del>
    </w:p>
    <w:p w14:paraId="335CF87C" w14:textId="6B4FF757" w:rsidR="007B5FD2" w:rsidDel="0036659A" w:rsidRDefault="007B5FD2" w:rsidP="0036659A">
      <w:pPr>
        <w:pBdr>
          <w:top w:val="nil"/>
          <w:left w:val="nil"/>
          <w:bottom w:val="nil"/>
          <w:right w:val="nil"/>
          <w:between w:val="nil"/>
        </w:pBdr>
        <w:spacing w:line="290" w:lineRule="auto"/>
        <w:ind w:left="69" w:right="1879"/>
        <w:rPr>
          <w:ins w:id="388" w:author="Changed/Added" w:date="2021-04-26T11:03:00Z"/>
          <w:del w:id="389" w:author="Kevin Chege" w:date="2021-05-06T09:24:00Z"/>
          <w:rFonts w:ascii="Courier New" w:eastAsia="Courier New" w:hAnsi="Courier New" w:cs="Courier New"/>
          <w:color w:val="000000"/>
          <w:sz w:val="21"/>
          <w:szCs w:val="21"/>
        </w:rPr>
      </w:pPr>
      <w:del w:id="390" w:author="Kevin Chege" w:date="2021-05-06T09:24:00Z">
        <w:r w:rsidDel="0036659A">
          <w:rPr>
            <w:rFonts w:ascii="Courier New" w:eastAsia="Courier New" w:hAnsi="Courier New" w:cs="Courier New"/>
            <w:color w:val="000000"/>
            <w:sz w:val="21"/>
            <w:szCs w:val="21"/>
          </w:rPr>
          <w:delText xml:space="preserve">verify unicast </w:delText>
        </w:r>
        <w:r w:rsidR="00211562" w:rsidDel="0036659A">
          <w:rPr>
            <w:rFonts w:ascii="Courier New"/>
            <w:w w:val="105"/>
          </w:rPr>
          <w:delText xml:space="preserve">reachable-via rx </w:delText>
        </w:r>
      </w:del>
    </w:p>
    <w:p w14:paraId="7F94B947" w14:textId="75D0A842" w:rsidR="0008389A" w:rsidRDefault="007B5FD2">
      <w:pPr>
        <w:pStyle w:val="BodyText"/>
        <w:spacing w:line="290" w:lineRule="auto"/>
        <w:ind w:left="69" w:right="1879"/>
        <w:rPr>
          <w:del w:id="391" w:author="Changed/Added" w:date="2021-04-26T11:03:00Z"/>
          <w:rFonts w:ascii="Courier New"/>
        </w:rPr>
      </w:pPr>
      <w:del w:id="392" w:author="Kevin Chege" w:date="2021-05-06T09:24:00Z">
        <w:r w:rsidDel="0036659A">
          <w:rPr>
            <w:rFonts w:ascii="Courier New" w:eastAsia="Courier New" w:hAnsi="Courier New" w:cs="Courier New"/>
            <w:color w:val="000000"/>
          </w:rPr>
          <w:delText>allow-default</w:delText>
        </w:r>
      </w:del>
    </w:p>
    <w:p w14:paraId="0794CC7C" w14:textId="77777777" w:rsidR="0008389A" w:rsidRDefault="0008389A">
      <w:pPr>
        <w:spacing w:line="290" w:lineRule="auto"/>
        <w:rPr>
          <w:del w:id="393" w:author="Changed/Added" w:date="2021-04-26T11:03:00Z"/>
          <w:rFonts w:ascii="Courier New"/>
        </w:rPr>
        <w:sectPr w:rsidR="0008389A">
          <w:type w:val="continuous"/>
          <w:pgSz w:w="12240" w:h="15840"/>
          <w:pgMar w:top="1500" w:right="1340" w:bottom="960" w:left="1220" w:header="720" w:footer="720" w:gutter="0"/>
          <w:cols w:num="2" w:space="720" w:equalWidth="0">
            <w:col w:w="831" w:space="40"/>
            <w:col w:w="8809"/>
          </w:cols>
        </w:sectPr>
      </w:pPr>
    </w:p>
    <w:p w14:paraId="727575E7" w14:textId="77777777" w:rsidR="0008389A" w:rsidRDefault="0008389A">
      <w:pPr>
        <w:pStyle w:val="BodyText"/>
        <w:spacing w:before="10"/>
        <w:rPr>
          <w:del w:id="394" w:author="Changed/Added" w:date="2021-04-26T11:03:00Z"/>
          <w:rFonts w:ascii="Courier New"/>
          <w:sz w:val="16"/>
        </w:rPr>
      </w:pPr>
    </w:p>
    <w:p w14:paraId="10B56D43" w14:textId="1F391C5A" w:rsidR="007B5FD2" w:rsidRDefault="007B5FD2" w:rsidP="007B5FD2">
      <w:pPr>
        <w:pBdr>
          <w:top w:val="nil"/>
          <w:left w:val="nil"/>
          <w:bottom w:val="nil"/>
          <w:right w:val="nil"/>
          <w:between w:val="nil"/>
        </w:pBdr>
        <w:spacing w:line="290" w:lineRule="auto"/>
        <w:ind w:left="69" w:right="1879"/>
        <w:rPr>
          <w:ins w:id="395" w:author="Changed/Added" w:date="2021-04-26T11:03:00Z"/>
          <w:rFonts w:ascii="Courier New" w:eastAsia="Courier New" w:hAnsi="Courier New" w:cs="Courier New"/>
          <w:color w:val="000000"/>
          <w:sz w:val="21"/>
          <w:szCs w:val="21"/>
        </w:rPr>
        <w:sectPr w:rsidR="007B5FD2" w:rsidSect="007B5FD2">
          <w:type w:val="continuous"/>
          <w:pgSz w:w="12240" w:h="15840"/>
          <w:pgMar w:top="1500" w:right="1340" w:bottom="960" w:left="1220" w:header="720" w:footer="720" w:gutter="0"/>
          <w:cols w:num="2" w:space="720" w:equalWidth="0">
            <w:col w:w="833" w:space="40"/>
            <w:col w:w="8807" w:space="0"/>
          </w:cols>
        </w:sectPr>
      </w:pPr>
    </w:p>
    <w:p w14:paraId="1B2D705E" w14:textId="77777777" w:rsidR="007B5FD2" w:rsidRDefault="007B5FD2" w:rsidP="007B5FD2">
      <w:pPr>
        <w:pBdr>
          <w:top w:val="nil"/>
          <w:left w:val="nil"/>
          <w:bottom w:val="nil"/>
          <w:right w:val="nil"/>
          <w:between w:val="nil"/>
        </w:pBdr>
        <w:spacing w:before="10"/>
        <w:rPr>
          <w:ins w:id="396" w:author="Changed/Added" w:date="2021-04-26T11:03:00Z"/>
          <w:rFonts w:ascii="Courier New" w:eastAsia="Courier New" w:hAnsi="Courier New" w:cs="Courier New"/>
          <w:color w:val="000000"/>
          <w:sz w:val="16"/>
          <w:szCs w:val="16"/>
        </w:rPr>
      </w:pPr>
    </w:p>
    <w:p w14:paraId="00000270" w14:textId="33B2181C" w:rsidR="000A4521" w:rsidRDefault="007473E9">
      <w:pPr>
        <w:pBdr>
          <w:top w:val="nil"/>
          <w:left w:val="nil"/>
          <w:bottom w:val="nil"/>
          <w:right w:val="nil"/>
          <w:between w:val="nil"/>
        </w:pBdr>
        <w:spacing w:before="99"/>
        <w:ind w:left="220"/>
        <w:rPr>
          <w:color w:val="000000"/>
          <w:sz w:val="21"/>
          <w:szCs w:val="21"/>
        </w:rPr>
      </w:pPr>
      <w:r>
        <w:rPr>
          <w:color w:val="000000"/>
          <w:sz w:val="21"/>
          <w:szCs w:val="21"/>
        </w:rPr>
        <w:t>Juniper</w:t>
      </w:r>
      <w:ins w:id="397" w:author="Changed/Added" w:date="2021-04-26T11:03:00Z">
        <w:r>
          <w:rPr>
            <w:color w:val="000000"/>
            <w:sz w:val="21"/>
            <w:szCs w:val="21"/>
          </w:rPr>
          <w:t xml:space="preserve"> Ne</w:t>
        </w:r>
        <w:r>
          <w:rPr>
            <w:sz w:val="21"/>
            <w:szCs w:val="21"/>
          </w:rPr>
          <w:t>tworks</w:t>
        </w:r>
      </w:ins>
      <w:r>
        <w:rPr>
          <w:color w:val="000000"/>
          <w:sz w:val="21"/>
          <w:szCs w:val="21"/>
        </w:rPr>
        <w:t>:</w:t>
      </w:r>
    </w:p>
    <w:p w14:paraId="00000271" w14:textId="77777777" w:rsidR="000A4521" w:rsidRDefault="007473E9">
      <w:pPr>
        <w:pBdr>
          <w:top w:val="nil"/>
          <w:left w:val="nil"/>
          <w:bottom w:val="nil"/>
          <w:right w:val="nil"/>
          <w:between w:val="nil"/>
        </w:pBdr>
        <w:spacing w:before="51" w:line="285" w:lineRule="auto"/>
        <w:ind w:left="940" w:right="87"/>
        <w:rPr>
          <w:color w:val="000000"/>
          <w:sz w:val="21"/>
          <w:szCs w:val="21"/>
        </w:rPr>
      </w:pPr>
      <w:r>
        <w:rPr>
          <w:color w:val="000000"/>
          <w:sz w:val="21"/>
          <w:szCs w:val="21"/>
        </w:rPr>
        <w:t>Juniper routers automatically adapt their uRPF filtering based on where any default routes are pointing towards. Just use the same commands as above.</w:t>
      </w:r>
    </w:p>
    <w:p w14:paraId="00000272" w14:textId="77777777" w:rsidR="000A4521" w:rsidRDefault="000A4521">
      <w:pPr>
        <w:pBdr>
          <w:top w:val="nil"/>
          <w:left w:val="nil"/>
          <w:bottom w:val="nil"/>
          <w:right w:val="nil"/>
          <w:between w:val="nil"/>
        </w:pBdr>
        <w:rPr>
          <w:color w:val="000000"/>
          <w:sz w:val="26"/>
          <w:szCs w:val="26"/>
        </w:rPr>
      </w:pPr>
    </w:p>
    <w:p w14:paraId="00000273" w14:textId="77777777"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The allow-default option is necessary because by default the source addresses will be matched only against specific routes, ignoring the default route. While matching against the default route seems to be the same as allowing anything, it isn’t. It makes sure that your upstream doesn’t send you traffic for which you have other more-specific routes pointing in a different direction, such as your own networks and your customers’ networks. This will protect you against spoofed traffic from others.</w:t>
      </w:r>
    </w:p>
    <w:p w14:paraId="00000274" w14:textId="77777777" w:rsidR="000A4521" w:rsidRDefault="000A4521">
      <w:pPr>
        <w:pBdr>
          <w:top w:val="nil"/>
          <w:left w:val="nil"/>
          <w:bottom w:val="nil"/>
          <w:right w:val="nil"/>
          <w:between w:val="nil"/>
        </w:pBdr>
        <w:spacing w:before="2"/>
        <w:rPr>
          <w:color w:val="000000"/>
          <w:sz w:val="21"/>
          <w:szCs w:val="21"/>
        </w:rPr>
      </w:pPr>
    </w:p>
    <w:p w14:paraId="00000275" w14:textId="77777777" w:rsidR="000A4521" w:rsidRDefault="007473E9">
      <w:pPr>
        <w:pStyle w:val="Heading3"/>
        <w:numPr>
          <w:ilvl w:val="2"/>
          <w:numId w:val="33"/>
        </w:numPr>
        <w:tabs>
          <w:tab w:val="left" w:pos="831"/>
        </w:tabs>
        <w:ind w:hanging="610"/>
      </w:pPr>
      <w:r>
        <w:t>Dynamic Access List (Radius &amp; Diameter)</w:t>
      </w:r>
    </w:p>
    <w:p w14:paraId="00000276" w14:textId="77777777" w:rsidR="000A4521" w:rsidRDefault="007473E9">
      <w:pPr>
        <w:pBdr>
          <w:top w:val="nil"/>
          <w:left w:val="nil"/>
          <w:bottom w:val="nil"/>
          <w:right w:val="nil"/>
          <w:between w:val="nil"/>
        </w:pBdr>
        <w:spacing w:before="90" w:line="290" w:lineRule="auto"/>
        <w:ind w:left="220"/>
        <w:rPr>
          <w:color w:val="000000"/>
          <w:sz w:val="21"/>
          <w:szCs w:val="21"/>
        </w:rPr>
      </w:pPr>
      <w:r>
        <w:rPr>
          <w:color w:val="000000"/>
          <w:sz w:val="21"/>
          <w:szCs w:val="21"/>
        </w:rPr>
        <w:t>The standard way to set access lists for Radius-authenticated users is through Radius attribute 11 (Filter-Id</w:t>
      </w:r>
      <w:r>
        <w:rPr>
          <w:color w:val="000000"/>
          <w:sz w:val="21"/>
          <w:szCs w:val="21"/>
          <w:vertAlign w:val="superscript"/>
        </w:rPr>
        <w:t>2</w:t>
      </w:r>
      <w:r>
        <w:rPr>
          <w:color w:val="000000"/>
          <w:sz w:val="21"/>
          <w:szCs w:val="21"/>
        </w:rPr>
        <w:t>). With this attribute you can tell the router to apply a pre-existing access list to the user’s connection. This does require an out-of-band method to provision all routers with the correct access lists though.</w:t>
      </w:r>
    </w:p>
    <w:p w14:paraId="00000277" w14:textId="77777777" w:rsidR="000A4521" w:rsidRDefault="000A4521">
      <w:pPr>
        <w:pBdr>
          <w:top w:val="nil"/>
          <w:left w:val="nil"/>
          <w:bottom w:val="nil"/>
          <w:right w:val="nil"/>
          <w:between w:val="nil"/>
        </w:pBdr>
        <w:spacing w:before="9"/>
        <w:rPr>
          <w:color w:val="000000"/>
          <w:sz w:val="24"/>
          <w:szCs w:val="24"/>
        </w:rPr>
      </w:pPr>
    </w:p>
    <w:p w14:paraId="00000278" w14:textId="77777777" w:rsidR="000A4521" w:rsidRDefault="007473E9">
      <w:pPr>
        <w:pBdr>
          <w:top w:val="nil"/>
          <w:left w:val="nil"/>
          <w:bottom w:val="nil"/>
          <w:right w:val="nil"/>
          <w:between w:val="nil"/>
        </w:pBdr>
        <w:spacing w:before="1" w:line="290" w:lineRule="auto"/>
        <w:ind w:left="220"/>
        <w:rPr>
          <w:color w:val="000000"/>
          <w:sz w:val="21"/>
          <w:szCs w:val="21"/>
        </w:rPr>
      </w:pPr>
      <w:r>
        <w:rPr>
          <w:color w:val="000000"/>
          <w:sz w:val="21"/>
          <w:szCs w:val="21"/>
        </w:rPr>
        <w:t>Some vendors have extra Radius options that can be used to dynamically provision the access list itself through Radius. Cisco for example provides extra functionality through cisco-</w:t>
      </w:r>
      <w:proofErr w:type="spellStart"/>
      <w:r>
        <w:rPr>
          <w:color w:val="000000"/>
          <w:sz w:val="21"/>
          <w:szCs w:val="21"/>
        </w:rPr>
        <w:t>avpair</w:t>
      </w:r>
      <w:proofErr w:type="spellEnd"/>
      <w:r>
        <w:rPr>
          <w:color w:val="000000"/>
          <w:sz w:val="21"/>
          <w:szCs w:val="21"/>
        </w:rPr>
        <w:t xml:space="preserve"> attributes:</w:t>
      </w:r>
    </w:p>
    <w:p w14:paraId="00000279" w14:textId="77777777" w:rsidR="000A4521" w:rsidRDefault="000A4521">
      <w:pPr>
        <w:pBdr>
          <w:top w:val="nil"/>
          <w:left w:val="nil"/>
          <w:bottom w:val="nil"/>
          <w:right w:val="nil"/>
          <w:between w:val="nil"/>
        </w:pBdr>
        <w:rPr>
          <w:color w:val="000000"/>
          <w:sz w:val="25"/>
          <w:szCs w:val="25"/>
        </w:rPr>
      </w:pPr>
    </w:p>
    <w:p w14:paraId="0000027A" w14:textId="77777777" w:rsidR="000A4521" w:rsidRDefault="007473E9">
      <w:pPr>
        <w:pBdr>
          <w:top w:val="nil"/>
          <w:left w:val="nil"/>
          <w:bottom w:val="nil"/>
          <w:right w:val="nil"/>
          <w:between w:val="nil"/>
        </w:pBdr>
        <w:spacing w:line="285" w:lineRule="auto"/>
        <w:ind w:left="940" w:right="636"/>
        <w:rPr>
          <w:rFonts w:ascii="Courier New" w:eastAsia="Courier New" w:hAnsi="Courier New" w:cs="Courier New"/>
          <w:color w:val="000000"/>
          <w:sz w:val="21"/>
          <w:szCs w:val="21"/>
        </w:rPr>
      </w:pPr>
      <w:r>
        <w:rPr>
          <w:rFonts w:ascii="Courier New" w:eastAsia="Courier New" w:hAnsi="Courier New" w:cs="Courier New"/>
          <w:color w:val="000000"/>
          <w:sz w:val="21"/>
          <w:szCs w:val="21"/>
        </w:rPr>
        <w:t>cisco-</w:t>
      </w:r>
      <w:proofErr w:type="spellStart"/>
      <w:r>
        <w:rPr>
          <w:rFonts w:ascii="Courier New" w:eastAsia="Courier New" w:hAnsi="Courier New" w:cs="Courier New"/>
          <w:color w:val="000000"/>
          <w:sz w:val="21"/>
          <w:szCs w:val="21"/>
        </w:rPr>
        <w:t>avpair</w:t>
      </w:r>
      <w:proofErr w:type="spellEnd"/>
      <w:r>
        <w:rPr>
          <w:rFonts w:ascii="Courier New" w:eastAsia="Courier New" w:hAnsi="Courier New" w:cs="Courier New"/>
          <w:color w:val="000000"/>
          <w:sz w:val="21"/>
          <w:szCs w:val="21"/>
        </w:rPr>
        <w:t xml:space="preserve"> = "</w:t>
      </w:r>
      <w:proofErr w:type="gramStart"/>
      <w:r>
        <w:rPr>
          <w:rFonts w:ascii="Courier New" w:eastAsia="Courier New" w:hAnsi="Courier New" w:cs="Courier New"/>
          <w:color w:val="000000"/>
          <w:sz w:val="21"/>
          <w:szCs w:val="21"/>
        </w:rPr>
        <w:t>ip:inacl</w:t>
      </w:r>
      <w:proofErr w:type="gramEnd"/>
      <w:r>
        <w:rPr>
          <w:rFonts w:ascii="Courier New" w:eastAsia="Courier New" w:hAnsi="Courier New" w:cs="Courier New"/>
          <w:color w:val="000000"/>
          <w:sz w:val="21"/>
          <w:szCs w:val="21"/>
        </w:rPr>
        <w:t xml:space="preserve">#5=permit </w:t>
      </w: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192.0.2.0 0.0.0.255 any" cisco-</w:t>
      </w:r>
      <w:proofErr w:type="spellStart"/>
      <w:r>
        <w:rPr>
          <w:rFonts w:ascii="Courier New" w:eastAsia="Courier New" w:hAnsi="Courier New" w:cs="Courier New"/>
          <w:color w:val="000000"/>
          <w:sz w:val="21"/>
          <w:szCs w:val="21"/>
        </w:rPr>
        <w:t>avpair</w:t>
      </w:r>
      <w:proofErr w:type="spellEnd"/>
      <w:r>
        <w:rPr>
          <w:rFonts w:ascii="Courier New" w:eastAsia="Courier New" w:hAnsi="Courier New" w:cs="Courier New"/>
          <w:color w:val="000000"/>
          <w:sz w:val="21"/>
          <w:szCs w:val="21"/>
        </w:rPr>
        <w:t xml:space="preserve"> = "ip:inacl#99=deny </w:t>
      </w: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any </w:t>
      </w:r>
      <w:proofErr w:type="spellStart"/>
      <w:r>
        <w:rPr>
          <w:rFonts w:ascii="Courier New" w:eastAsia="Courier New" w:hAnsi="Courier New" w:cs="Courier New"/>
          <w:color w:val="000000"/>
          <w:sz w:val="21"/>
          <w:szCs w:val="21"/>
        </w:rPr>
        <w:t>any</w:t>
      </w:r>
      <w:proofErr w:type="spellEnd"/>
      <w:r>
        <w:rPr>
          <w:rFonts w:ascii="Courier New" w:eastAsia="Courier New" w:hAnsi="Courier New" w:cs="Courier New"/>
          <w:color w:val="000000"/>
          <w:sz w:val="21"/>
          <w:szCs w:val="21"/>
        </w:rPr>
        <w:t>"</w:t>
      </w:r>
    </w:p>
    <w:p w14:paraId="0000027B" w14:textId="77777777" w:rsidR="000A4521" w:rsidRDefault="000A4521">
      <w:pPr>
        <w:pBdr>
          <w:top w:val="nil"/>
          <w:left w:val="nil"/>
          <w:bottom w:val="nil"/>
          <w:right w:val="nil"/>
          <w:between w:val="nil"/>
        </w:pBdr>
        <w:spacing w:before="5"/>
        <w:rPr>
          <w:rFonts w:ascii="Courier New" w:eastAsia="Courier New" w:hAnsi="Courier New" w:cs="Courier New"/>
          <w:color w:val="000000"/>
          <w:sz w:val="26"/>
          <w:szCs w:val="26"/>
        </w:rPr>
      </w:pPr>
    </w:p>
    <w:p w14:paraId="0000027C" w14:textId="127D81AD" w:rsidR="000A4521" w:rsidRDefault="007473E9">
      <w:pPr>
        <w:pBdr>
          <w:top w:val="nil"/>
          <w:left w:val="nil"/>
          <w:bottom w:val="nil"/>
          <w:right w:val="nil"/>
          <w:between w:val="nil"/>
        </w:pBdr>
        <w:spacing w:line="285" w:lineRule="auto"/>
        <w:ind w:left="220"/>
        <w:rPr>
          <w:ins w:id="398" w:author="Kevin Chege" w:date="2021-05-06T16:41:00Z"/>
          <w:color w:val="000000"/>
          <w:sz w:val="21"/>
          <w:szCs w:val="21"/>
        </w:rPr>
      </w:pPr>
      <w:r>
        <w:rPr>
          <w:color w:val="000000"/>
          <w:sz w:val="21"/>
          <w:szCs w:val="21"/>
        </w:rPr>
        <w:t>This would only allow packets from the customer that have a source address in the 192.0.2.0/24 range.</w:t>
      </w:r>
    </w:p>
    <w:p w14:paraId="73E488EF" w14:textId="77777777" w:rsidR="00E16BBD" w:rsidRDefault="00E16BBD">
      <w:pPr>
        <w:pBdr>
          <w:top w:val="nil"/>
          <w:left w:val="nil"/>
          <w:bottom w:val="nil"/>
          <w:right w:val="nil"/>
          <w:between w:val="nil"/>
        </w:pBdr>
        <w:spacing w:line="285" w:lineRule="auto"/>
        <w:ind w:left="220"/>
        <w:rPr>
          <w:color w:val="000000"/>
          <w:sz w:val="21"/>
          <w:szCs w:val="21"/>
        </w:rPr>
      </w:pPr>
    </w:p>
    <w:p w14:paraId="0000027D" w14:textId="77777777" w:rsidR="000A4521" w:rsidRDefault="000A4521">
      <w:pPr>
        <w:pBdr>
          <w:top w:val="nil"/>
          <w:left w:val="nil"/>
          <w:bottom w:val="nil"/>
          <w:right w:val="nil"/>
          <w:between w:val="nil"/>
        </w:pBdr>
        <w:spacing w:before="5"/>
        <w:rPr>
          <w:color w:val="000000"/>
          <w:sz w:val="21"/>
          <w:szCs w:val="21"/>
        </w:rPr>
      </w:pPr>
    </w:p>
    <w:p w14:paraId="0000027E" w14:textId="77777777" w:rsidR="000A4521" w:rsidRDefault="007473E9">
      <w:pPr>
        <w:pStyle w:val="Heading3"/>
        <w:numPr>
          <w:ilvl w:val="2"/>
          <w:numId w:val="33"/>
        </w:numPr>
        <w:tabs>
          <w:tab w:val="left" w:pos="831"/>
        </w:tabs>
        <w:ind w:hanging="610"/>
      </w:pPr>
      <w:r>
        <w:lastRenderedPageBreak/>
        <w:t>SAVI</w:t>
      </w:r>
    </w:p>
    <w:p w14:paraId="0000027F" w14:textId="77777777" w:rsidR="000A4521" w:rsidRDefault="007473E9">
      <w:pPr>
        <w:pBdr>
          <w:top w:val="nil"/>
          <w:left w:val="nil"/>
          <w:bottom w:val="nil"/>
          <w:right w:val="nil"/>
          <w:between w:val="nil"/>
        </w:pBdr>
        <w:spacing w:before="90" w:line="288" w:lineRule="auto"/>
        <w:ind w:left="220" w:right="250"/>
        <w:rPr>
          <w:color w:val="000000"/>
          <w:sz w:val="21"/>
          <w:szCs w:val="21"/>
        </w:rPr>
      </w:pPr>
      <w:r>
        <w:rPr>
          <w:color w:val="000000"/>
          <w:sz w:val="21"/>
          <w:szCs w:val="21"/>
        </w:rPr>
        <w:t xml:space="preserve">SAVI is the name of the IETF working group that works on Source Address Validation Improvements. For the validation of a customer’s source address, the SAVI for DHCP solution in RFC 7513 is commonly used. This version of SAVI keeps track of all the IP addresses that have been assigned to each device by snooping on the DHCPv4 and DHCPv6 message exchanges on the network switch that the customer is connected to. If a customer uses an </w:t>
      </w:r>
      <w:proofErr w:type="spellStart"/>
      <w:r>
        <w:rPr>
          <w:color w:val="000000"/>
          <w:sz w:val="21"/>
          <w:szCs w:val="21"/>
        </w:rPr>
        <w:t>unauthorised</w:t>
      </w:r>
      <w:proofErr w:type="spellEnd"/>
      <w:r>
        <w:rPr>
          <w:color w:val="000000"/>
          <w:sz w:val="21"/>
          <w:szCs w:val="21"/>
        </w:rPr>
        <w:t xml:space="preserve"> source address the switch will drop the packet.</w:t>
      </w:r>
    </w:p>
    <w:p w14:paraId="00000280" w14:textId="77777777" w:rsidR="000A4521" w:rsidRDefault="000A4521">
      <w:pPr>
        <w:pBdr>
          <w:top w:val="nil"/>
          <w:left w:val="nil"/>
          <w:bottom w:val="nil"/>
          <w:right w:val="nil"/>
          <w:between w:val="nil"/>
        </w:pBdr>
        <w:spacing w:before="8"/>
        <w:rPr>
          <w:color w:val="000000"/>
          <w:sz w:val="25"/>
          <w:szCs w:val="25"/>
        </w:rPr>
      </w:pPr>
    </w:p>
    <w:p w14:paraId="00000281" w14:textId="77777777" w:rsidR="000A4521" w:rsidRDefault="007473E9">
      <w:pPr>
        <w:pBdr>
          <w:top w:val="nil"/>
          <w:left w:val="nil"/>
          <w:bottom w:val="nil"/>
          <w:right w:val="nil"/>
          <w:between w:val="nil"/>
        </w:pBdr>
        <w:spacing w:before="1" w:line="290" w:lineRule="auto"/>
        <w:ind w:left="220"/>
        <w:rPr>
          <w:color w:val="000000"/>
          <w:sz w:val="21"/>
          <w:szCs w:val="21"/>
        </w:rPr>
      </w:pPr>
      <w:r>
        <w:rPr>
          <w:color w:val="000000"/>
          <w:sz w:val="21"/>
          <w:szCs w:val="21"/>
        </w:rPr>
        <w:t>Vendors often use their own terminology to describe SAVI features. On Cisco devices these features are referred to as DHCP Snooping, Source Guard and Prefix Guard.</w:t>
      </w:r>
    </w:p>
    <w:p w14:paraId="00000282" w14:textId="77777777" w:rsidR="000A4521" w:rsidRDefault="000A4521">
      <w:pPr>
        <w:pBdr>
          <w:top w:val="nil"/>
          <w:left w:val="nil"/>
          <w:bottom w:val="nil"/>
          <w:right w:val="nil"/>
          <w:between w:val="nil"/>
        </w:pBdr>
        <w:rPr>
          <w:color w:val="000000"/>
          <w:sz w:val="20"/>
          <w:szCs w:val="20"/>
        </w:rPr>
      </w:pPr>
    </w:p>
    <w:p w14:paraId="6D015EDE" w14:textId="77777777" w:rsidR="0008389A" w:rsidRDefault="001253A1">
      <w:pPr>
        <w:pStyle w:val="BodyText"/>
        <w:spacing w:before="6"/>
        <w:rPr>
          <w:del w:id="399" w:author="Changed/Added" w:date="2021-04-26T11:03:00Z"/>
          <w:sz w:val="12"/>
        </w:rPr>
      </w:pPr>
      <w:del w:id="400" w:author="Changed/Added" w:date="2021-04-26T11:03:00Z">
        <w:r>
          <w:rPr>
            <w:noProof/>
          </w:rPr>
          <mc:AlternateContent>
            <mc:Choice Requires="wps">
              <w:drawing>
                <wp:anchor distT="0" distB="0" distL="0" distR="0" simplePos="0" relativeHeight="251678720" behindDoc="0" locked="0" layoutInCell="1" allowOverlap="1" wp14:anchorId="063B6F81" wp14:editId="31315FB0">
                  <wp:simplePos x="0" y="0"/>
                  <wp:positionH relativeFrom="page">
                    <wp:posOffset>914400</wp:posOffset>
                  </wp:positionH>
                  <wp:positionV relativeFrom="paragraph">
                    <wp:posOffset>120015</wp:posOffset>
                  </wp:positionV>
                  <wp:extent cx="1828800" cy="0"/>
                  <wp:effectExtent l="0" t="0" r="0" b="0"/>
                  <wp:wrapTopAndBottom/>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7641CF" id="Line 5" o:spid="_x0000_s1026" style="position:absolute;z-index:1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9.45pt" to="3in,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" strokeweight=".48pt">
                  <o:lock v:ext="edit" shapetype="f"/>
                  <w10:wrap type="topAndBottom" anchorx="page"/>
                </v:line>
              </w:pict>
            </mc:Fallback>
          </mc:AlternateContent>
        </w:r>
      </w:del>
    </w:p>
    <w:p w14:paraId="68A15100" w14:textId="77777777" w:rsidR="0008389A" w:rsidRDefault="00211562">
      <w:pPr>
        <w:spacing w:before="37"/>
        <w:ind w:left="220"/>
        <w:rPr>
          <w:del w:id="401" w:author="Changed/Added" w:date="2021-04-26T11:03:00Z"/>
          <w:sz w:val="19"/>
        </w:rPr>
      </w:pPr>
      <w:del w:id="402" w:author="Changed/Added" w:date="2021-04-26T11:03:00Z">
        <w:r>
          <w:rPr>
            <w:position w:val="10"/>
            <w:sz w:val="14"/>
          </w:rPr>
          <w:delText xml:space="preserve">2 </w:delText>
        </w:r>
        <w:r>
          <w:rPr>
            <w:sz w:val="19"/>
          </w:rPr>
          <w:delText>https://tools.ietf.org/html/rfc2865#section-5.11</w:delText>
        </w:r>
      </w:del>
    </w:p>
    <w:p w14:paraId="0FAD4BA3" w14:textId="77777777" w:rsidR="0008389A" w:rsidRDefault="0008389A">
      <w:pPr>
        <w:rPr>
          <w:del w:id="403" w:author="Changed/Added" w:date="2021-04-26T11:03:00Z"/>
          <w:sz w:val="19"/>
        </w:rPr>
        <w:sectPr w:rsidR="0008389A">
          <w:type w:val="continuous"/>
          <w:pgSz w:w="12240" w:h="15840"/>
          <w:pgMar w:top="1500" w:right="1340" w:bottom="960" w:left="1220" w:header="720" w:footer="720" w:gutter="0"/>
          <w:cols w:space="720"/>
        </w:sectPr>
      </w:pPr>
    </w:p>
    <w:p w14:paraId="00000283" w14:textId="77777777" w:rsidR="000A4521" w:rsidRDefault="007473E9">
      <w:pPr>
        <w:pBdr>
          <w:top w:val="nil"/>
          <w:left w:val="nil"/>
          <w:bottom w:val="nil"/>
          <w:right w:val="nil"/>
          <w:between w:val="nil"/>
        </w:pBdr>
        <w:spacing w:before="6"/>
        <w:rPr>
          <w:ins w:id="404" w:author="Changed/Added" w:date="2021-04-26T11:03:00Z"/>
          <w:color w:val="000000"/>
          <w:sz w:val="12"/>
          <w:szCs w:val="12"/>
        </w:rPr>
      </w:pPr>
      <w:ins w:id="405" w:author="Changed/Added" w:date="2021-04-26T11:03:00Z">
        <w:r>
          <w:rPr>
            <w:noProof/>
          </w:rPr>
          <mc:AlternateContent>
            <mc:Choice Requires="wpg">
              <w:drawing>
                <wp:anchor distT="0" distB="0" distL="0" distR="0" simplePos="0" relativeHeight="251662336" behindDoc="0" locked="0" layoutInCell="1" hidden="0" allowOverlap="1" wp14:anchorId="758C24BC" wp14:editId="1C6A43A6">
                  <wp:simplePos x="0" y="0"/>
                  <wp:positionH relativeFrom="column">
                    <wp:posOffset>114300</wp:posOffset>
                  </wp:positionH>
                  <wp:positionV relativeFrom="paragraph">
                    <wp:posOffset>76200</wp:posOffset>
                  </wp:positionV>
                  <wp:extent cx="1847850" cy="31750"/>
                  <wp:effectExtent l="0" t="0" r="0" b="0"/>
                  <wp:wrapTopAndBottom distT="0" distB="0"/>
                  <wp:docPr id="56" name="Straight Arrow Connector 56"/>
                  <wp:cNvGraphicFramePr/>
                  <a:graphic xmlns:a="http://schemas.openxmlformats.org/drawingml/2006/main">
                    <a:graphicData uri="http://schemas.microsoft.com/office/word/2010/wordprocessingShape">
                      <wps:wsp>
                        <wps:cNvCnPr/>
                        <wps:spPr>
                          <a:xfrm>
                            <a:off x="4431600" y="3780000"/>
                            <a:ext cx="18288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114300</wp:posOffset>
                  </wp:positionH>
                  <wp:positionV relativeFrom="paragraph">
                    <wp:posOffset>76200</wp:posOffset>
                  </wp:positionV>
                  <wp:extent cx="1847850" cy="31750"/>
                  <wp:effectExtent b="0" l="0" r="0" t="0"/>
                  <wp:wrapTopAndBottom distB="0" distT="0"/>
                  <wp:docPr id="56" name="image11.png"/>
                  <a:graphic>
                    <a:graphicData uri="http://schemas.openxmlformats.org/drawingml/2006/picture">
                      <pic:pic>
                        <pic:nvPicPr>
                          <pic:cNvPr id="0" name="image11.png"/>
                          <pic:cNvPicPr preferRelativeResize="0"/>
                        </pic:nvPicPr>
                        <pic:blipFill>
                          <a:blip r:embed="rId65"/>
                          <a:srcRect/>
                          <a:stretch>
                            <a:fillRect/>
                          </a:stretch>
                        </pic:blipFill>
                        <pic:spPr>
                          <a:xfrm>
                            <a:off x="0" y="0"/>
                            <a:ext cx="1847850" cy="31750"/>
                          </a:xfrm>
                          <a:prstGeom prst="rect"/>
                          <a:ln/>
                        </pic:spPr>
                      </pic:pic>
                    </a:graphicData>
                  </a:graphic>
                </wp:anchor>
              </w:drawing>
            </mc:Fallback>
          </mc:AlternateContent>
        </w:r>
      </w:ins>
    </w:p>
    <w:p w14:paraId="00000284" w14:textId="77777777" w:rsidR="000A4521" w:rsidRDefault="007473E9">
      <w:pPr>
        <w:spacing w:before="37"/>
        <w:ind w:left="220"/>
        <w:rPr>
          <w:ins w:id="406" w:author="Changed/Added" w:date="2021-04-26T11:03:00Z"/>
          <w:sz w:val="19"/>
          <w:szCs w:val="19"/>
        </w:rPr>
      </w:pPr>
      <w:ins w:id="407" w:author="Changed/Added" w:date="2021-04-26T11:03:00Z">
        <w:r>
          <w:rPr>
            <w:sz w:val="23"/>
            <w:szCs w:val="23"/>
            <w:vertAlign w:val="superscript"/>
          </w:rPr>
          <w:t xml:space="preserve">2 </w:t>
        </w:r>
        <w:r w:rsidR="00E40EB0">
          <w:fldChar w:fldCharType="begin"/>
        </w:r>
        <w:r w:rsidR="00E40EB0">
          <w:instrText xml:space="preserve"> HYPERLINK "https://tools.ietf.org/html/rfc2865" \l "section-5.11" \h </w:instrText>
        </w:r>
        <w:r w:rsidR="00E40EB0">
          <w:fldChar w:fldCharType="separate"/>
        </w:r>
        <w:r>
          <w:rPr>
            <w:color w:val="1155CC"/>
            <w:sz w:val="19"/>
            <w:szCs w:val="19"/>
            <w:u w:val="single"/>
          </w:rPr>
          <w:t>https://tools.ietf.org/html/rfc2865#section-5.11</w:t>
        </w:r>
        <w:r w:rsidR="00E40EB0">
          <w:rPr>
            <w:color w:val="1155CC"/>
            <w:sz w:val="19"/>
            <w:szCs w:val="19"/>
            <w:u w:val="single"/>
          </w:rPr>
          <w:fldChar w:fldCharType="end"/>
        </w:r>
      </w:ins>
    </w:p>
    <w:p w14:paraId="00000285" w14:textId="77777777" w:rsidR="000A4521" w:rsidRDefault="000A4521">
      <w:pPr>
        <w:spacing w:before="37"/>
        <w:rPr>
          <w:ins w:id="408" w:author="Changed/Added" w:date="2021-04-26T11:03:00Z"/>
          <w:sz w:val="19"/>
          <w:szCs w:val="19"/>
        </w:rPr>
      </w:pPr>
    </w:p>
    <w:p w14:paraId="00000286" w14:textId="77777777" w:rsidR="000A4521" w:rsidRDefault="007473E9">
      <w:pPr>
        <w:pStyle w:val="Heading3"/>
        <w:numPr>
          <w:ilvl w:val="2"/>
          <w:numId w:val="33"/>
        </w:numPr>
        <w:tabs>
          <w:tab w:val="left" w:pos="831"/>
        </w:tabs>
        <w:spacing w:before="88"/>
        <w:ind w:hanging="610"/>
      </w:pPr>
      <w:r>
        <w:t>IP Verify Source</w:t>
      </w:r>
    </w:p>
    <w:p w14:paraId="00000287" w14:textId="77777777" w:rsidR="000A4521" w:rsidRDefault="007473E9">
      <w:pPr>
        <w:pBdr>
          <w:top w:val="nil"/>
          <w:left w:val="nil"/>
          <w:bottom w:val="nil"/>
          <w:right w:val="nil"/>
          <w:between w:val="nil"/>
        </w:pBdr>
        <w:spacing w:before="90" w:line="288" w:lineRule="auto"/>
        <w:ind w:left="220" w:right="128"/>
        <w:rPr>
          <w:color w:val="000000"/>
          <w:sz w:val="21"/>
          <w:szCs w:val="21"/>
        </w:rPr>
      </w:pPr>
      <w:r>
        <w:rPr>
          <w:color w:val="000000"/>
          <w:sz w:val="21"/>
          <w:szCs w:val="21"/>
        </w:rPr>
        <w:t>Ethernet networks are broadcast domains, and by default there is no validation of who is allowed to send packets with which addresses. To configure Cisco switches to verify the source addresses used by the connected devices the “</w:t>
      </w:r>
      <w:proofErr w:type="spellStart"/>
      <w:r>
        <w:rPr>
          <w:color w:val="000000"/>
          <w:sz w:val="21"/>
          <w:szCs w:val="21"/>
        </w:rPr>
        <w:t>ip</w:t>
      </w:r>
      <w:proofErr w:type="spellEnd"/>
      <w:r>
        <w:rPr>
          <w:color w:val="000000"/>
          <w:sz w:val="21"/>
          <w:szCs w:val="21"/>
        </w:rPr>
        <w:t xml:space="preserve"> verify source” setting can be used.</w:t>
      </w:r>
    </w:p>
    <w:p w14:paraId="00000288" w14:textId="77777777" w:rsidR="000A4521" w:rsidRDefault="000A4521">
      <w:pPr>
        <w:pBdr>
          <w:top w:val="nil"/>
          <w:left w:val="nil"/>
          <w:bottom w:val="nil"/>
          <w:right w:val="nil"/>
          <w:between w:val="nil"/>
        </w:pBdr>
        <w:spacing w:before="5"/>
        <w:rPr>
          <w:color w:val="000000"/>
          <w:sz w:val="25"/>
          <w:szCs w:val="25"/>
        </w:rPr>
      </w:pPr>
    </w:p>
    <w:p w14:paraId="00000289" w14:textId="77777777" w:rsidR="000A4521" w:rsidRDefault="007473E9">
      <w:pPr>
        <w:pBdr>
          <w:top w:val="nil"/>
          <w:left w:val="nil"/>
          <w:bottom w:val="nil"/>
          <w:right w:val="nil"/>
          <w:between w:val="nil"/>
        </w:pBdr>
        <w:ind w:left="220"/>
        <w:rPr>
          <w:color w:val="000000"/>
          <w:sz w:val="21"/>
          <w:szCs w:val="21"/>
        </w:rPr>
      </w:pPr>
      <w:r>
        <w:rPr>
          <w:color w:val="000000"/>
          <w:sz w:val="21"/>
          <w:szCs w:val="21"/>
        </w:rPr>
        <w:t>There are three variants of this feature:</w:t>
      </w:r>
    </w:p>
    <w:p w14:paraId="0000028A" w14:textId="77777777" w:rsidR="000A4521" w:rsidRDefault="007473E9">
      <w:pPr>
        <w:numPr>
          <w:ilvl w:val="0"/>
          <w:numId w:val="16"/>
        </w:numPr>
        <w:pBdr>
          <w:top w:val="nil"/>
          <w:left w:val="nil"/>
          <w:bottom w:val="nil"/>
          <w:right w:val="nil"/>
          <w:between w:val="nil"/>
        </w:pBdr>
        <w:tabs>
          <w:tab w:val="left" w:pos="939"/>
          <w:tab w:val="left" w:pos="940"/>
        </w:tabs>
        <w:spacing w:before="49"/>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verify source</w:t>
      </w:r>
    </w:p>
    <w:p w14:paraId="0000028B" w14:textId="77777777" w:rsidR="000A4521" w:rsidRDefault="007473E9">
      <w:pPr>
        <w:numPr>
          <w:ilvl w:val="0"/>
          <w:numId w:val="16"/>
        </w:numPr>
        <w:pBdr>
          <w:top w:val="nil"/>
          <w:left w:val="nil"/>
          <w:bottom w:val="nil"/>
          <w:right w:val="nil"/>
          <w:between w:val="nil"/>
        </w:pBdr>
        <w:tabs>
          <w:tab w:val="left" w:pos="939"/>
          <w:tab w:val="left" w:pos="940"/>
        </w:tabs>
        <w:spacing w:before="5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verify source port-security</w:t>
      </w:r>
    </w:p>
    <w:p w14:paraId="0000028C" w14:textId="77777777" w:rsidR="000A4521" w:rsidRDefault="007473E9">
      <w:pPr>
        <w:numPr>
          <w:ilvl w:val="0"/>
          <w:numId w:val="16"/>
        </w:numPr>
        <w:pBdr>
          <w:top w:val="nil"/>
          <w:left w:val="nil"/>
          <w:bottom w:val="nil"/>
          <w:right w:val="nil"/>
          <w:between w:val="nil"/>
        </w:pBdr>
        <w:tabs>
          <w:tab w:val="left" w:pos="939"/>
          <w:tab w:val="left" w:pos="940"/>
        </w:tabs>
        <w:spacing w:before="46"/>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verify source tracking port-security</w:t>
      </w:r>
    </w:p>
    <w:p w14:paraId="0000028D" w14:textId="77777777" w:rsidR="000A4521" w:rsidRDefault="000A4521">
      <w:pPr>
        <w:pBdr>
          <w:top w:val="nil"/>
          <w:left w:val="nil"/>
          <w:bottom w:val="nil"/>
          <w:right w:val="nil"/>
          <w:between w:val="nil"/>
        </w:pBdr>
        <w:spacing w:before="4"/>
        <w:rPr>
          <w:rFonts w:ascii="Courier New" w:eastAsia="Courier New" w:hAnsi="Courier New" w:cs="Courier New"/>
          <w:color w:val="000000"/>
          <w:sz w:val="30"/>
          <w:szCs w:val="30"/>
        </w:rPr>
      </w:pPr>
    </w:p>
    <w:p w14:paraId="0000028E" w14:textId="77777777"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 xml:space="preserve">The first variant verifies the source IP address, the second variant also verifies the source MAC </w:t>
      </w:r>
      <w:proofErr w:type="gramStart"/>
      <w:r>
        <w:rPr>
          <w:color w:val="000000"/>
          <w:sz w:val="21"/>
          <w:szCs w:val="21"/>
        </w:rPr>
        <w:t>address</w:t>
      </w:r>
      <w:proofErr w:type="gramEnd"/>
      <w:r>
        <w:rPr>
          <w:color w:val="000000"/>
          <w:sz w:val="21"/>
          <w:szCs w:val="21"/>
        </w:rPr>
        <w:t xml:space="preserve"> and the third variant tracks the bindings between IP address and MAC address. To prevent customers from using another customer’s MAC address the last variant is recommended. All of </w:t>
      </w:r>
      <w:proofErr w:type="gramStart"/>
      <w:r>
        <w:rPr>
          <w:color w:val="000000"/>
          <w:sz w:val="21"/>
          <w:szCs w:val="21"/>
        </w:rPr>
        <w:t>these base</w:t>
      </w:r>
      <w:proofErr w:type="gramEnd"/>
      <w:r>
        <w:rPr>
          <w:color w:val="000000"/>
          <w:sz w:val="21"/>
          <w:szCs w:val="21"/>
        </w:rPr>
        <w:t xml:space="preserve"> their decision on snooped DHCP data.</w:t>
      </w:r>
    </w:p>
    <w:p w14:paraId="0000028F" w14:textId="77777777" w:rsidR="000A4521" w:rsidRDefault="000A4521">
      <w:pPr>
        <w:pBdr>
          <w:top w:val="nil"/>
          <w:left w:val="nil"/>
          <w:bottom w:val="nil"/>
          <w:right w:val="nil"/>
          <w:between w:val="nil"/>
        </w:pBdr>
        <w:spacing w:before="9"/>
        <w:rPr>
          <w:color w:val="000000"/>
          <w:sz w:val="24"/>
          <w:szCs w:val="24"/>
        </w:rPr>
      </w:pPr>
    </w:p>
    <w:p w14:paraId="00000290" w14:textId="77777777"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t xml:space="preserve">Before being able to verify source addresses the switch must be configured to snoop DHCP traffic to collect data to base its decisions on with </w:t>
      </w: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dhcp</w:t>
      </w:r>
      <w:proofErr w:type="spellEnd"/>
      <w:r>
        <w:rPr>
          <w:rFonts w:ascii="Courier New" w:eastAsia="Courier New" w:hAnsi="Courier New" w:cs="Courier New"/>
          <w:color w:val="000000"/>
          <w:sz w:val="21"/>
          <w:szCs w:val="21"/>
        </w:rPr>
        <w:t xml:space="preserve"> snooping</w:t>
      </w:r>
      <w:r>
        <w:rPr>
          <w:color w:val="000000"/>
          <w:sz w:val="21"/>
          <w:szCs w:val="21"/>
        </w:rPr>
        <w:t xml:space="preserve">. To keep track of which ethernet port connects to each DHCP client use DHCP option 82 with </w:t>
      </w: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dhcp</w:t>
      </w:r>
      <w:proofErr w:type="spellEnd"/>
      <w:r>
        <w:rPr>
          <w:rFonts w:ascii="Courier New" w:eastAsia="Courier New" w:hAnsi="Courier New" w:cs="Courier New"/>
          <w:color w:val="000000"/>
          <w:sz w:val="21"/>
          <w:szCs w:val="21"/>
        </w:rPr>
        <w:t xml:space="preserve"> snooping information option</w:t>
      </w:r>
      <w:r>
        <w:rPr>
          <w:color w:val="000000"/>
          <w:sz w:val="21"/>
          <w:szCs w:val="21"/>
        </w:rPr>
        <w:t>. This is necessary because with verify port-security the switch will not learn MAC addresses until the DHCP server has assigned an IP address to the connected device. Option 82 is therefore necessary to remind the switch where the client was connected.</w:t>
      </w:r>
    </w:p>
    <w:p w14:paraId="00000291" w14:textId="77777777" w:rsidR="000A4521" w:rsidRDefault="000A4521">
      <w:pPr>
        <w:pBdr>
          <w:top w:val="nil"/>
          <w:left w:val="nil"/>
          <w:bottom w:val="nil"/>
          <w:right w:val="nil"/>
          <w:between w:val="nil"/>
        </w:pBdr>
        <w:rPr>
          <w:color w:val="000000"/>
          <w:sz w:val="26"/>
          <w:szCs w:val="26"/>
        </w:rPr>
      </w:pPr>
    </w:p>
    <w:p w14:paraId="00000292" w14:textId="77777777" w:rsidR="000A4521" w:rsidRDefault="007473E9">
      <w:pPr>
        <w:pBdr>
          <w:top w:val="nil"/>
          <w:left w:val="nil"/>
          <w:bottom w:val="nil"/>
          <w:right w:val="nil"/>
          <w:between w:val="nil"/>
        </w:pBdr>
        <w:spacing w:line="288" w:lineRule="auto"/>
        <w:ind w:left="220" w:right="137"/>
        <w:rPr>
          <w:color w:val="000000"/>
          <w:sz w:val="21"/>
          <w:szCs w:val="21"/>
        </w:rPr>
      </w:pPr>
      <w:r>
        <w:rPr>
          <w:color w:val="000000"/>
          <w:sz w:val="21"/>
          <w:szCs w:val="21"/>
        </w:rPr>
        <w:t>There are several steps necessary to enable secure tracking of devices and verify their source addresses. The first step is to enable “</w:t>
      </w:r>
      <w:proofErr w:type="spellStart"/>
      <w:r>
        <w:rPr>
          <w:color w:val="000000"/>
          <w:sz w:val="21"/>
          <w:szCs w:val="21"/>
        </w:rPr>
        <w:t>ip</w:t>
      </w:r>
      <w:proofErr w:type="spellEnd"/>
      <w:r>
        <w:rPr>
          <w:color w:val="000000"/>
          <w:sz w:val="21"/>
          <w:szCs w:val="21"/>
        </w:rPr>
        <w:t xml:space="preserve"> device tracking” globally on the switch. This makes sure that the switch can track which IP address belongs to which MAC address. Then on each interface, define the number of devices that are allowed to connect with </w:t>
      </w: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device tracking maximum </w:t>
      </w:r>
      <w:r>
        <w:rPr>
          <w:rFonts w:ascii="Courier New" w:eastAsia="Courier New" w:hAnsi="Courier New" w:cs="Courier New"/>
          <w:i/>
          <w:color w:val="000000"/>
          <w:sz w:val="21"/>
          <w:szCs w:val="21"/>
        </w:rPr>
        <w:t xml:space="preserve">num </w:t>
      </w:r>
      <w:r>
        <w:rPr>
          <w:color w:val="000000"/>
          <w:sz w:val="21"/>
          <w:szCs w:val="21"/>
        </w:rPr>
        <w:t xml:space="preserve">where </w:t>
      </w:r>
      <w:r>
        <w:rPr>
          <w:i/>
          <w:color w:val="000000"/>
          <w:sz w:val="21"/>
          <w:szCs w:val="21"/>
        </w:rPr>
        <w:t xml:space="preserve">num </w:t>
      </w:r>
      <w:r>
        <w:rPr>
          <w:color w:val="000000"/>
          <w:sz w:val="21"/>
          <w:szCs w:val="21"/>
        </w:rPr>
        <w:t xml:space="preserve">can be a number from 1 to 10. Now enable </w:t>
      </w:r>
      <w:r>
        <w:rPr>
          <w:rFonts w:ascii="Courier New" w:eastAsia="Courier New" w:hAnsi="Courier New" w:cs="Courier New"/>
          <w:color w:val="000000"/>
          <w:sz w:val="21"/>
          <w:szCs w:val="21"/>
        </w:rPr>
        <w:t xml:space="preserve">switchport port-security </w:t>
      </w:r>
      <w:r>
        <w:rPr>
          <w:color w:val="000000"/>
          <w:sz w:val="21"/>
          <w:szCs w:val="21"/>
        </w:rPr>
        <w:t xml:space="preserve">on each interface to ensure that only allowed MAC addresses are used. And finally enable the verification feature that links all these together with </w:t>
      </w: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verify source tracking port-security</w:t>
      </w:r>
      <w:r>
        <w:rPr>
          <w:color w:val="000000"/>
          <w:sz w:val="21"/>
          <w:szCs w:val="21"/>
        </w:rPr>
        <w:t>.</w:t>
      </w:r>
    </w:p>
    <w:p w14:paraId="00000293" w14:textId="77777777" w:rsidR="000A4521" w:rsidRDefault="000A4521">
      <w:pPr>
        <w:pBdr>
          <w:top w:val="nil"/>
          <w:left w:val="nil"/>
          <w:bottom w:val="nil"/>
          <w:right w:val="nil"/>
          <w:between w:val="nil"/>
        </w:pBdr>
        <w:spacing w:before="6"/>
        <w:rPr>
          <w:color w:val="000000"/>
          <w:sz w:val="26"/>
          <w:szCs w:val="26"/>
        </w:rPr>
      </w:pPr>
    </w:p>
    <w:p w14:paraId="00000294" w14:textId="77777777" w:rsidR="000A4521" w:rsidRDefault="007473E9">
      <w:pPr>
        <w:pBdr>
          <w:top w:val="nil"/>
          <w:left w:val="nil"/>
          <w:bottom w:val="nil"/>
          <w:right w:val="nil"/>
          <w:between w:val="nil"/>
        </w:pBdr>
        <w:spacing w:before="1" w:line="290" w:lineRule="auto"/>
        <w:ind w:left="220" w:right="153"/>
        <w:rPr>
          <w:color w:val="000000"/>
          <w:sz w:val="21"/>
          <w:szCs w:val="21"/>
        </w:rPr>
      </w:pPr>
      <w:r>
        <w:rPr>
          <w:color w:val="000000"/>
          <w:sz w:val="21"/>
          <w:szCs w:val="21"/>
        </w:rPr>
        <w:lastRenderedPageBreak/>
        <w:t>Now the switch has all the information it needs to snoop DHCP traffic, link the IP addresses to MAC addresses and verify that all packets sent through the switch conform to the collected state which is based on responses from the DHCP server. Packets that do not conform to what the DHCP server has assigned will be dropped.</w:t>
      </w:r>
    </w:p>
    <w:p w14:paraId="00000295" w14:textId="77777777" w:rsidR="000A4521" w:rsidRDefault="000A4521">
      <w:pPr>
        <w:pBdr>
          <w:top w:val="nil"/>
          <w:left w:val="nil"/>
          <w:bottom w:val="nil"/>
          <w:right w:val="nil"/>
          <w:between w:val="nil"/>
        </w:pBdr>
        <w:spacing w:before="2"/>
        <w:rPr>
          <w:color w:val="000000"/>
          <w:sz w:val="20"/>
          <w:szCs w:val="20"/>
        </w:rPr>
      </w:pPr>
    </w:p>
    <w:p w14:paraId="00000296" w14:textId="77777777" w:rsidR="000A4521" w:rsidRDefault="007473E9">
      <w:pPr>
        <w:pStyle w:val="Heading3"/>
        <w:numPr>
          <w:ilvl w:val="2"/>
          <w:numId w:val="33"/>
        </w:numPr>
        <w:tabs>
          <w:tab w:val="left" w:pos="831"/>
        </w:tabs>
        <w:ind w:hanging="610"/>
      </w:pPr>
      <w:r>
        <w:t>Cable Source-Verify</w:t>
      </w:r>
    </w:p>
    <w:p w14:paraId="00000297" w14:textId="77777777" w:rsidR="000A4521" w:rsidRDefault="007473E9">
      <w:pPr>
        <w:pBdr>
          <w:top w:val="nil"/>
          <w:left w:val="nil"/>
          <w:bottom w:val="nil"/>
          <w:right w:val="nil"/>
          <w:between w:val="nil"/>
        </w:pBdr>
        <w:spacing w:before="90" w:line="290" w:lineRule="auto"/>
        <w:ind w:left="220"/>
        <w:rPr>
          <w:color w:val="000000"/>
          <w:sz w:val="21"/>
          <w:szCs w:val="21"/>
        </w:rPr>
      </w:pPr>
      <w:r>
        <w:rPr>
          <w:color w:val="000000"/>
          <w:sz w:val="21"/>
          <w:szCs w:val="21"/>
        </w:rPr>
        <w:t>Cable modem networks are in many ways similar to ethernet networks. Unless configured otherwise, users can spoof source addresses or steal the addresses of other users on the cable network. The Cisco cable source-verify feature allows the CMTS operator to limit which source addresses a user is allowed to use.</w:t>
      </w:r>
    </w:p>
    <w:p w14:paraId="4E30A2C7" w14:textId="77777777" w:rsidR="0008389A" w:rsidRDefault="0008389A">
      <w:pPr>
        <w:spacing w:line="290" w:lineRule="auto"/>
        <w:rPr>
          <w:del w:id="409" w:author="Changed/Added" w:date="2021-04-26T11:03:00Z"/>
        </w:rPr>
        <w:sectPr w:rsidR="0008389A">
          <w:pgSz w:w="12240" w:h="15840"/>
          <w:pgMar w:top="1340" w:right="1340" w:bottom="960" w:left="1220" w:header="726" w:footer="768" w:gutter="0"/>
          <w:cols w:space="720"/>
        </w:sectPr>
      </w:pPr>
    </w:p>
    <w:p w14:paraId="00000298" w14:textId="77777777" w:rsidR="000A4521" w:rsidRDefault="007473E9">
      <w:pPr>
        <w:pBdr>
          <w:top w:val="nil"/>
          <w:left w:val="nil"/>
          <w:bottom w:val="nil"/>
          <w:right w:val="nil"/>
          <w:between w:val="nil"/>
        </w:pBdr>
        <w:spacing w:before="88"/>
        <w:ind w:left="220"/>
        <w:rPr>
          <w:color w:val="000000"/>
          <w:sz w:val="21"/>
          <w:szCs w:val="21"/>
        </w:rPr>
      </w:pPr>
      <w:r>
        <w:rPr>
          <w:color w:val="000000"/>
          <w:sz w:val="21"/>
          <w:szCs w:val="21"/>
        </w:rPr>
        <w:t>There are two variants of this feature:</w:t>
      </w:r>
    </w:p>
    <w:p w14:paraId="00000299" w14:textId="77777777" w:rsidR="000A4521" w:rsidRDefault="007473E9">
      <w:pPr>
        <w:numPr>
          <w:ilvl w:val="0"/>
          <w:numId w:val="34"/>
        </w:numPr>
        <w:pBdr>
          <w:top w:val="nil"/>
          <w:left w:val="nil"/>
          <w:bottom w:val="nil"/>
          <w:right w:val="nil"/>
          <w:between w:val="nil"/>
        </w:pBdr>
        <w:tabs>
          <w:tab w:val="left" w:pos="939"/>
          <w:tab w:val="left" w:pos="940"/>
        </w:tabs>
        <w:spacing w:before="50"/>
        <w:rPr>
          <w:rFonts w:ascii="Courier New" w:eastAsia="Courier New" w:hAnsi="Courier New" w:cs="Courier New"/>
          <w:color w:val="000000"/>
          <w:sz w:val="21"/>
          <w:szCs w:val="21"/>
        </w:rPr>
      </w:pPr>
      <w:r>
        <w:rPr>
          <w:rFonts w:ascii="Courier New" w:eastAsia="Courier New" w:hAnsi="Courier New" w:cs="Courier New"/>
          <w:color w:val="000000"/>
          <w:sz w:val="21"/>
          <w:szCs w:val="21"/>
        </w:rPr>
        <w:t>cable source-verify</w:t>
      </w:r>
    </w:p>
    <w:p w14:paraId="0000029A" w14:textId="77777777" w:rsidR="000A4521" w:rsidRDefault="007473E9">
      <w:pPr>
        <w:numPr>
          <w:ilvl w:val="0"/>
          <w:numId w:val="34"/>
        </w:numPr>
        <w:pBdr>
          <w:top w:val="nil"/>
          <w:left w:val="nil"/>
          <w:bottom w:val="nil"/>
          <w:right w:val="nil"/>
          <w:between w:val="nil"/>
        </w:pBdr>
        <w:tabs>
          <w:tab w:val="left" w:pos="939"/>
          <w:tab w:val="left" w:pos="940"/>
        </w:tabs>
        <w:spacing w:before="45"/>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cable source-verify </w:t>
      </w:r>
      <w:proofErr w:type="spellStart"/>
      <w:r>
        <w:rPr>
          <w:rFonts w:ascii="Courier New" w:eastAsia="Courier New" w:hAnsi="Courier New" w:cs="Courier New"/>
          <w:color w:val="000000"/>
          <w:sz w:val="21"/>
          <w:szCs w:val="21"/>
        </w:rPr>
        <w:t>dhcp</w:t>
      </w:r>
      <w:proofErr w:type="spellEnd"/>
    </w:p>
    <w:p w14:paraId="0000029B" w14:textId="77777777" w:rsidR="000A4521" w:rsidRDefault="000A4521">
      <w:pPr>
        <w:pBdr>
          <w:top w:val="nil"/>
          <w:left w:val="nil"/>
          <w:bottom w:val="nil"/>
          <w:right w:val="nil"/>
          <w:between w:val="nil"/>
        </w:pBdr>
        <w:spacing w:before="5"/>
        <w:rPr>
          <w:rFonts w:ascii="Courier New" w:eastAsia="Courier New" w:hAnsi="Courier New" w:cs="Courier New"/>
          <w:color w:val="000000"/>
          <w:sz w:val="30"/>
          <w:szCs w:val="30"/>
        </w:rPr>
      </w:pPr>
    </w:p>
    <w:p w14:paraId="0000029C" w14:textId="77777777" w:rsidR="000A4521" w:rsidRDefault="007473E9">
      <w:pPr>
        <w:pBdr>
          <w:top w:val="nil"/>
          <w:left w:val="nil"/>
          <w:bottom w:val="nil"/>
          <w:right w:val="nil"/>
          <w:between w:val="nil"/>
        </w:pBdr>
        <w:spacing w:line="288" w:lineRule="auto"/>
        <w:ind w:left="220" w:right="359"/>
        <w:jc w:val="both"/>
        <w:rPr>
          <w:color w:val="000000"/>
          <w:sz w:val="21"/>
          <w:szCs w:val="21"/>
        </w:rPr>
      </w:pPr>
      <w:r>
        <w:rPr>
          <w:color w:val="000000"/>
          <w:sz w:val="21"/>
          <w:szCs w:val="21"/>
        </w:rPr>
        <w:t>Both variants affect which addresses from the cable network’s subnet are allowed to be used. The first variant only prevents users from stealing each other’s addresses and is therefore not sufficient for MANRS. We will look at the second variant.</w:t>
      </w:r>
    </w:p>
    <w:p w14:paraId="0000029D" w14:textId="77777777" w:rsidR="000A4521" w:rsidRDefault="000A4521">
      <w:pPr>
        <w:pBdr>
          <w:top w:val="nil"/>
          <w:left w:val="nil"/>
          <w:bottom w:val="nil"/>
          <w:right w:val="nil"/>
          <w:between w:val="nil"/>
        </w:pBdr>
        <w:spacing w:before="5"/>
        <w:rPr>
          <w:color w:val="000000"/>
          <w:sz w:val="25"/>
          <w:szCs w:val="25"/>
        </w:rPr>
      </w:pPr>
    </w:p>
    <w:p w14:paraId="0000029E" w14:textId="77777777"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 xml:space="preserve">Configuring </w:t>
      </w:r>
      <w:r>
        <w:rPr>
          <w:rFonts w:ascii="Courier New" w:eastAsia="Courier New" w:hAnsi="Courier New" w:cs="Courier New"/>
          <w:color w:val="000000"/>
          <w:sz w:val="21"/>
          <w:szCs w:val="21"/>
        </w:rPr>
        <w:t xml:space="preserve">cable source-verify </w:t>
      </w:r>
      <w:proofErr w:type="spellStart"/>
      <w:r>
        <w:rPr>
          <w:rFonts w:ascii="Courier New" w:eastAsia="Courier New" w:hAnsi="Courier New" w:cs="Courier New"/>
          <w:color w:val="000000"/>
          <w:sz w:val="21"/>
          <w:szCs w:val="21"/>
        </w:rPr>
        <w:t>dhcp</w:t>
      </w:r>
      <w:proofErr w:type="spellEnd"/>
      <w:r>
        <w:rPr>
          <w:rFonts w:ascii="Courier New" w:eastAsia="Courier New" w:hAnsi="Courier New" w:cs="Courier New"/>
          <w:color w:val="000000"/>
          <w:sz w:val="21"/>
          <w:szCs w:val="21"/>
        </w:rPr>
        <w:t xml:space="preserve"> </w:t>
      </w:r>
      <w:r>
        <w:rPr>
          <w:color w:val="000000"/>
          <w:sz w:val="21"/>
          <w:szCs w:val="21"/>
        </w:rPr>
        <w:t>tells the CMTS that all source addresses must be verified against DHCP leases that the CMTS has seen. If a packet is sent with a different source the CMTS will drop it. This will prevent users from using addresses not assigned to them via DHCP.</w:t>
      </w:r>
    </w:p>
    <w:p w14:paraId="0000029F" w14:textId="77777777" w:rsidR="000A4521" w:rsidRDefault="000A4521">
      <w:pPr>
        <w:pBdr>
          <w:top w:val="nil"/>
          <w:left w:val="nil"/>
          <w:bottom w:val="nil"/>
          <w:right w:val="nil"/>
          <w:between w:val="nil"/>
        </w:pBdr>
        <w:spacing w:before="8"/>
        <w:rPr>
          <w:color w:val="000000"/>
          <w:sz w:val="25"/>
          <w:szCs w:val="25"/>
        </w:rPr>
      </w:pPr>
    </w:p>
    <w:p w14:paraId="000002A0" w14:textId="77777777" w:rsidR="000A4521" w:rsidRDefault="007473E9">
      <w:pPr>
        <w:pBdr>
          <w:top w:val="nil"/>
          <w:left w:val="nil"/>
          <w:bottom w:val="nil"/>
          <w:right w:val="nil"/>
          <w:between w:val="nil"/>
        </w:pBdr>
        <w:spacing w:line="290" w:lineRule="auto"/>
        <w:ind w:left="220" w:right="87"/>
        <w:rPr>
          <w:color w:val="000000"/>
          <w:sz w:val="21"/>
          <w:szCs w:val="21"/>
        </w:rPr>
      </w:pPr>
      <w:r>
        <w:rPr>
          <w:color w:val="000000"/>
          <w:sz w:val="21"/>
          <w:szCs w:val="21"/>
        </w:rPr>
        <w:t xml:space="preserve">Problems can occur when the CMTS is reloaded. In such a case the CMTS won’t know all the DHCP leases from its users and might drop legitimate traffic. To solve this the CMTS can be configured to use the DHCP </w:t>
      </w:r>
      <w:proofErr w:type="spellStart"/>
      <w:r>
        <w:rPr>
          <w:color w:val="000000"/>
          <w:sz w:val="21"/>
          <w:szCs w:val="21"/>
        </w:rPr>
        <w:t>LeaseQuery</w:t>
      </w:r>
      <w:proofErr w:type="spellEnd"/>
      <w:r>
        <w:rPr>
          <w:color w:val="000000"/>
          <w:sz w:val="21"/>
          <w:szCs w:val="21"/>
        </w:rPr>
        <w:t xml:space="preserve"> protocol. This allows the CMTS to ask the DHCP server about leases for traffic it is seeing. Once the DHCP server confirms that there is a legitimate lease for that address the CMTS will add it to its cache and allow the traffic through.</w:t>
      </w:r>
    </w:p>
    <w:p w14:paraId="000002A1" w14:textId="77777777" w:rsidR="000A4521" w:rsidRDefault="000A4521">
      <w:pPr>
        <w:pBdr>
          <w:top w:val="nil"/>
          <w:left w:val="nil"/>
          <w:bottom w:val="nil"/>
          <w:right w:val="nil"/>
          <w:between w:val="nil"/>
        </w:pBdr>
        <w:spacing w:before="10"/>
        <w:rPr>
          <w:color w:val="000000"/>
          <w:sz w:val="24"/>
          <w:szCs w:val="24"/>
        </w:rPr>
      </w:pPr>
    </w:p>
    <w:p w14:paraId="000002A2" w14:textId="77777777"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 xml:space="preserve">To configure the CMTS to not trust ARP on the cable network configure it with </w:t>
      </w:r>
      <w:r>
        <w:rPr>
          <w:rFonts w:ascii="Courier New" w:eastAsia="Courier New" w:hAnsi="Courier New" w:cs="Courier New"/>
          <w:color w:val="000000"/>
          <w:sz w:val="21"/>
          <w:szCs w:val="21"/>
        </w:rPr>
        <w:t xml:space="preserve">no cable </w:t>
      </w:r>
      <w:proofErr w:type="spellStart"/>
      <w:r>
        <w:rPr>
          <w:rFonts w:ascii="Courier New" w:eastAsia="Courier New" w:hAnsi="Courier New" w:cs="Courier New"/>
          <w:color w:val="000000"/>
          <w:sz w:val="21"/>
          <w:szCs w:val="21"/>
        </w:rPr>
        <w:t>arp</w:t>
      </w:r>
      <w:proofErr w:type="spellEnd"/>
      <w:r>
        <w:rPr>
          <w:color w:val="000000"/>
          <w:sz w:val="21"/>
          <w:szCs w:val="21"/>
        </w:rPr>
        <w:t xml:space="preserve">. This will make sure that only information learned from DHCP and </w:t>
      </w:r>
      <w:proofErr w:type="spellStart"/>
      <w:r>
        <w:rPr>
          <w:color w:val="000000"/>
          <w:sz w:val="21"/>
          <w:szCs w:val="21"/>
        </w:rPr>
        <w:t>LeaseQuery</w:t>
      </w:r>
      <w:proofErr w:type="spellEnd"/>
      <w:r>
        <w:rPr>
          <w:color w:val="000000"/>
          <w:sz w:val="21"/>
          <w:szCs w:val="21"/>
        </w:rPr>
        <w:t xml:space="preserve"> is trusted when verifying source addresses.</w:t>
      </w:r>
    </w:p>
    <w:p w14:paraId="000002A3" w14:textId="77777777" w:rsidR="000A4521" w:rsidRDefault="000A4521">
      <w:pPr>
        <w:pBdr>
          <w:top w:val="nil"/>
          <w:left w:val="nil"/>
          <w:bottom w:val="nil"/>
          <w:right w:val="nil"/>
          <w:between w:val="nil"/>
        </w:pBdr>
        <w:spacing w:before="6"/>
        <w:rPr>
          <w:color w:val="000000"/>
          <w:sz w:val="25"/>
          <w:szCs w:val="25"/>
        </w:rPr>
      </w:pPr>
    </w:p>
    <w:p w14:paraId="000002A4" w14:textId="77777777" w:rsidR="000A4521" w:rsidRDefault="007473E9">
      <w:pPr>
        <w:pBdr>
          <w:top w:val="nil"/>
          <w:left w:val="nil"/>
          <w:bottom w:val="nil"/>
          <w:right w:val="nil"/>
          <w:between w:val="nil"/>
        </w:pBdr>
        <w:spacing w:line="288" w:lineRule="auto"/>
        <w:ind w:left="220" w:right="395"/>
        <w:rPr>
          <w:color w:val="000000"/>
          <w:sz w:val="21"/>
          <w:szCs w:val="21"/>
        </w:rPr>
      </w:pPr>
      <w:r>
        <w:rPr>
          <w:color w:val="000000"/>
          <w:sz w:val="21"/>
          <w:szCs w:val="21"/>
        </w:rPr>
        <w:t xml:space="preserve">The </w:t>
      </w:r>
      <w:r>
        <w:rPr>
          <w:rFonts w:ascii="Courier New" w:eastAsia="Courier New" w:hAnsi="Courier New" w:cs="Courier New"/>
          <w:color w:val="000000"/>
          <w:sz w:val="21"/>
          <w:szCs w:val="21"/>
        </w:rPr>
        <w:t xml:space="preserve">cable source-verify </w:t>
      </w:r>
      <w:r>
        <w:rPr>
          <w:color w:val="000000"/>
          <w:sz w:val="21"/>
          <w:szCs w:val="21"/>
        </w:rPr>
        <w:t xml:space="preserve">feature only protects the subnet of the cable network itself. To prevent users from spoofing other addresses, and to allow traffic from customers that have a routed subnet which they are allowed to use, also configure </w:t>
      </w: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verify unicast source reachable-via </w:t>
      </w:r>
      <w:proofErr w:type="spellStart"/>
      <w:r>
        <w:rPr>
          <w:rFonts w:ascii="Courier New" w:eastAsia="Courier New" w:hAnsi="Courier New" w:cs="Courier New"/>
          <w:color w:val="000000"/>
          <w:sz w:val="21"/>
          <w:szCs w:val="21"/>
        </w:rPr>
        <w:t>rx</w:t>
      </w:r>
      <w:proofErr w:type="spellEnd"/>
      <w:r>
        <w:rPr>
          <w:rFonts w:ascii="Courier New" w:eastAsia="Courier New" w:hAnsi="Courier New" w:cs="Courier New"/>
          <w:color w:val="000000"/>
          <w:sz w:val="21"/>
          <w:szCs w:val="21"/>
        </w:rPr>
        <w:t xml:space="preserve"> </w:t>
      </w:r>
      <w:r>
        <w:rPr>
          <w:color w:val="000000"/>
          <w:sz w:val="21"/>
          <w:szCs w:val="21"/>
        </w:rPr>
        <w:t>to enable uRPF Strict Mode on the cable network. That will check all source addresses that are not directly on the cable network and allow validating against for example static routes for routed subnets towards customers.</w:t>
      </w:r>
    </w:p>
    <w:p w14:paraId="000002A5" w14:textId="77777777" w:rsidR="000A4521" w:rsidRDefault="000A4521">
      <w:pPr>
        <w:pBdr>
          <w:top w:val="nil"/>
          <w:left w:val="nil"/>
          <w:bottom w:val="nil"/>
          <w:right w:val="nil"/>
          <w:between w:val="nil"/>
        </w:pBdr>
        <w:spacing w:before="9"/>
        <w:rPr>
          <w:color w:val="000000"/>
          <w:sz w:val="21"/>
          <w:szCs w:val="21"/>
        </w:rPr>
      </w:pPr>
    </w:p>
    <w:p w14:paraId="000002A6" w14:textId="77777777" w:rsidR="000A4521" w:rsidRDefault="007473E9">
      <w:pPr>
        <w:pStyle w:val="Heading3"/>
        <w:numPr>
          <w:ilvl w:val="2"/>
          <w:numId w:val="33"/>
        </w:numPr>
        <w:tabs>
          <w:tab w:val="left" w:pos="831"/>
        </w:tabs>
        <w:ind w:hanging="610"/>
      </w:pPr>
      <w:r>
        <w:t>Access Control List (ACLs)</w:t>
      </w:r>
    </w:p>
    <w:p w14:paraId="3AE17CD7" w14:textId="77777777" w:rsidR="0008389A" w:rsidRDefault="007473E9">
      <w:pPr>
        <w:pStyle w:val="BodyText"/>
        <w:spacing w:before="90" w:line="290" w:lineRule="auto"/>
        <w:ind w:left="220" w:right="87"/>
        <w:rPr>
          <w:del w:id="410" w:author="Changed/Added" w:date="2021-04-26T11:03:00Z"/>
        </w:rPr>
      </w:pPr>
      <w:r>
        <w:rPr>
          <w:color w:val="000000"/>
        </w:rPr>
        <w:t xml:space="preserve">ACLs are commonly deployed on the Provider Edge (PE) - Customer Edge (CE) </w:t>
      </w:r>
      <w:proofErr w:type="gramStart"/>
      <w:r>
        <w:rPr>
          <w:color w:val="000000"/>
        </w:rPr>
        <w:t>boundary, but</w:t>
      </w:r>
      <w:proofErr w:type="gramEnd"/>
      <w:r>
        <w:rPr>
          <w:color w:val="000000"/>
        </w:rPr>
        <w:t xml:space="preserve"> are also very useful in other places like towards the provider’s own server, client and infrastructure networks to prevent devices there from misbehaving. Optimized ACL strategy would be to place an </w:t>
      </w:r>
      <w:r>
        <w:rPr>
          <w:i/>
          <w:color w:val="000000"/>
        </w:rPr>
        <w:t xml:space="preserve">explicit permit filter </w:t>
      </w:r>
      <w:r>
        <w:rPr>
          <w:color w:val="000000"/>
        </w:rPr>
        <w:t>on the customer interface. Explicit permit filters permit specific address ranges and then deny all else. For example, if</w:t>
      </w:r>
      <w:ins w:id="411" w:author="Changed/Added" w:date="2021-04-26T11:03:00Z">
        <w:r>
          <w:t xml:space="preserve"> </w:t>
        </w:r>
        <w:r>
          <w:rPr>
            <w:color w:val="000000"/>
          </w:rPr>
          <w:t>an</w:t>
        </w:r>
      </w:ins>
      <w:r>
        <w:rPr>
          <w:color w:val="000000"/>
        </w:rPr>
        <w:t xml:space="preserve"> Operator’s customer is </w:t>
      </w:r>
      <w:r>
        <w:rPr>
          <w:color w:val="000000"/>
        </w:rPr>
        <w:lastRenderedPageBreak/>
        <w:t>allocated 192.0.2.0/24, the BCP 38 ACL would permit all source addresses from 192.0.2.0/24 and then deny all packets whose source address is not 192.0.2.0/24.</w:t>
      </w:r>
    </w:p>
    <w:p w14:paraId="777F280F" w14:textId="77777777" w:rsidR="0008389A" w:rsidRDefault="0008389A">
      <w:pPr>
        <w:spacing w:line="290" w:lineRule="auto"/>
        <w:rPr>
          <w:del w:id="412" w:author="Changed/Added" w:date="2021-04-26T11:03:00Z"/>
        </w:rPr>
        <w:sectPr w:rsidR="0008389A">
          <w:pgSz w:w="12240" w:h="15840"/>
          <w:pgMar w:top="1340" w:right="1340" w:bottom="960" w:left="1220" w:header="726" w:footer="768" w:gutter="0"/>
          <w:cols w:space="720"/>
        </w:sectPr>
      </w:pPr>
    </w:p>
    <w:p w14:paraId="6430AD20" w14:textId="77777777" w:rsidR="0008389A" w:rsidRDefault="0008389A">
      <w:pPr>
        <w:pStyle w:val="BodyText"/>
        <w:spacing w:before="2"/>
        <w:rPr>
          <w:del w:id="413" w:author="Changed/Added" w:date="2021-04-26T11:03:00Z"/>
          <w:sz w:val="20"/>
        </w:rPr>
      </w:pPr>
    </w:p>
    <w:p w14:paraId="3A6E9132" w14:textId="77777777" w:rsidR="0008389A" w:rsidRDefault="00211562">
      <w:pPr>
        <w:pStyle w:val="BodyText"/>
        <w:ind w:left="416"/>
        <w:rPr>
          <w:del w:id="414" w:author="Changed/Added" w:date="2021-04-26T11:03:00Z"/>
          <w:sz w:val="20"/>
        </w:rPr>
      </w:pPr>
      <w:del w:id="415" w:author="Changed/Added" w:date="2021-04-26T11:03:00Z">
        <w:r>
          <w:rPr>
            <w:noProof/>
            <w:sz w:val="20"/>
          </w:rPr>
          <w:drawing>
            <wp:inline distT="0" distB="0" distL="0" distR="0" wp14:anchorId="28801BFA" wp14:editId="55BDFE9D">
              <wp:extent cx="4511664" cy="4269105"/>
              <wp:effectExtent l="0" t="0" r="0" b="0"/>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66" cstate="print"/>
                      <a:stretch>
                        <a:fillRect/>
                      </a:stretch>
                    </pic:blipFill>
                    <pic:spPr>
                      <a:xfrm>
                        <a:off x="0" y="0"/>
                        <a:ext cx="4511664" cy="4269105"/>
                      </a:xfrm>
                      <a:prstGeom prst="rect">
                        <a:avLst/>
                      </a:prstGeom>
                    </pic:spPr>
                  </pic:pic>
                </a:graphicData>
              </a:graphic>
            </wp:inline>
          </w:drawing>
        </w:r>
      </w:del>
    </w:p>
    <w:p w14:paraId="000002A7" w14:textId="3EC50C92" w:rsidR="000A4521" w:rsidRDefault="000A4521">
      <w:pPr>
        <w:pBdr>
          <w:top w:val="nil"/>
          <w:left w:val="nil"/>
          <w:bottom w:val="nil"/>
          <w:right w:val="nil"/>
          <w:between w:val="nil"/>
        </w:pBdr>
        <w:spacing w:before="90" w:line="290" w:lineRule="auto"/>
        <w:ind w:left="220" w:right="87"/>
        <w:rPr>
          <w:ins w:id="416" w:author="Changed/Added" w:date="2021-04-26T11:03:00Z"/>
          <w:color w:val="000000"/>
          <w:sz w:val="21"/>
          <w:szCs w:val="21"/>
        </w:rPr>
        <w:sectPr w:rsidR="000A4521">
          <w:type w:val="continuous"/>
          <w:pgSz w:w="12240" w:h="15840"/>
          <w:pgMar w:top="1500" w:right="1340" w:bottom="960" w:left="1220" w:header="720" w:footer="720" w:gutter="0"/>
          <w:cols w:space="720"/>
        </w:sectPr>
      </w:pPr>
    </w:p>
    <w:p w14:paraId="000002A8" w14:textId="77777777" w:rsidR="000A4521" w:rsidRDefault="000A4521">
      <w:pPr>
        <w:pBdr>
          <w:top w:val="nil"/>
          <w:left w:val="nil"/>
          <w:bottom w:val="nil"/>
          <w:right w:val="nil"/>
          <w:between w:val="nil"/>
        </w:pBdr>
        <w:spacing w:before="2"/>
        <w:rPr>
          <w:ins w:id="417" w:author="Changed/Added" w:date="2021-04-26T11:03:00Z"/>
          <w:color w:val="000000"/>
          <w:sz w:val="20"/>
          <w:szCs w:val="20"/>
        </w:rPr>
      </w:pPr>
    </w:p>
    <w:p w14:paraId="000002A9" w14:textId="77777777" w:rsidR="000A4521" w:rsidRDefault="007473E9">
      <w:pPr>
        <w:pBdr>
          <w:top w:val="nil"/>
          <w:left w:val="nil"/>
          <w:bottom w:val="nil"/>
          <w:right w:val="nil"/>
          <w:between w:val="nil"/>
        </w:pBdr>
        <w:ind w:left="416"/>
        <w:rPr>
          <w:ins w:id="418" w:author="Changed/Added" w:date="2021-04-26T11:03:00Z"/>
          <w:color w:val="000000"/>
          <w:sz w:val="20"/>
          <w:szCs w:val="20"/>
        </w:rPr>
      </w:pPr>
      <w:ins w:id="419" w:author="Changed/Added" w:date="2021-04-26T11:03:00Z">
        <w:r>
          <w:rPr>
            <w:noProof/>
            <w:color w:val="000000"/>
            <w:sz w:val="20"/>
            <w:szCs w:val="20"/>
          </w:rPr>
          <w:drawing>
            <wp:inline distT="0" distB="0" distL="0" distR="0" wp14:anchorId="33B1FAD1" wp14:editId="4DEFF0A7">
              <wp:extent cx="4511664" cy="4269105"/>
              <wp:effectExtent l="0" t="0" r="0" b="0"/>
              <wp:docPr id="6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7"/>
                      <a:srcRect/>
                      <a:stretch>
                        <a:fillRect/>
                      </a:stretch>
                    </pic:blipFill>
                    <pic:spPr>
                      <a:xfrm>
                        <a:off x="0" y="0"/>
                        <a:ext cx="4511664" cy="4269105"/>
                      </a:xfrm>
                      <a:prstGeom prst="rect">
                        <a:avLst/>
                      </a:prstGeom>
                      <a:ln/>
                    </pic:spPr>
                  </pic:pic>
                </a:graphicData>
              </a:graphic>
            </wp:inline>
          </w:drawing>
        </w:r>
      </w:ins>
    </w:p>
    <w:p w14:paraId="000002AA" w14:textId="77777777" w:rsidR="000A4521" w:rsidRDefault="007473E9">
      <w:pPr>
        <w:pBdr>
          <w:top w:val="nil"/>
          <w:left w:val="nil"/>
          <w:bottom w:val="nil"/>
          <w:right w:val="nil"/>
          <w:between w:val="nil"/>
        </w:pBdr>
        <w:spacing w:before="93"/>
        <w:ind w:left="3108"/>
        <w:rPr>
          <w:color w:val="000000"/>
          <w:sz w:val="21"/>
          <w:szCs w:val="21"/>
        </w:rPr>
      </w:pPr>
      <w:r>
        <w:rPr>
          <w:color w:val="000000"/>
          <w:sz w:val="21"/>
          <w:szCs w:val="21"/>
        </w:rPr>
        <w:t>Fig 2. Ingress filtering on a PE router</w:t>
      </w:r>
    </w:p>
    <w:p w14:paraId="000002AB" w14:textId="77777777" w:rsidR="000A4521" w:rsidRDefault="007473E9">
      <w:pPr>
        <w:pBdr>
          <w:top w:val="nil"/>
          <w:left w:val="nil"/>
          <w:bottom w:val="nil"/>
          <w:right w:val="nil"/>
          <w:between w:val="nil"/>
        </w:pBdr>
        <w:spacing w:before="51" w:line="285" w:lineRule="auto"/>
        <w:ind w:left="436" w:right="315"/>
        <w:jc w:val="center"/>
        <w:rPr>
          <w:color w:val="000000"/>
          <w:sz w:val="21"/>
          <w:szCs w:val="21"/>
        </w:rPr>
      </w:pPr>
      <w:r>
        <w:rPr>
          <w:color w:val="000000"/>
          <w:sz w:val="21"/>
          <w:szCs w:val="21"/>
        </w:rPr>
        <w:t>BCP 38 Filter = Allow only packets with source IP addresses from the customer's networks (2001:db</w:t>
      </w:r>
      <w:proofErr w:type="gramStart"/>
      <w:r>
        <w:rPr>
          <w:color w:val="000000"/>
          <w:sz w:val="21"/>
          <w:szCs w:val="21"/>
        </w:rPr>
        <w:t>8:1001::/</w:t>
      </w:r>
      <w:proofErr w:type="gramEnd"/>
      <w:r>
        <w:rPr>
          <w:color w:val="000000"/>
          <w:sz w:val="21"/>
          <w:szCs w:val="21"/>
        </w:rPr>
        <w:t>48, 2001:db8:2002::/48, 192.0.2.0/24, 198.51.100.0/24)</w:t>
      </w:r>
    </w:p>
    <w:p w14:paraId="000002AC" w14:textId="77777777" w:rsidR="000A4521" w:rsidRDefault="000A4521">
      <w:pPr>
        <w:pBdr>
          <w:top w:val="nil"/>
          <w:left w:val="nil"/>
          <w:bottom w:val="nil"/>
          <w:right w:val="nil"/>
          <w:between w:val="nil"/>
        </w:pBdr>
        <w:spacing w:before="7"/>
        <w:rPr>
          <w:color w:val="000000"/>
          <w:sz w:val="25"/>
          <w:szCs w:val="25"/>
        </w:rPr>
      </w:pPr>
    </w:p>
    <w:p w14:paraId="74DDC119" w14:textId="3710CEF7" w:rsidR="0008389A" w:rsidDel="00501204" w:rsidRDefault="007473E9">
      <w:pPr>
        <w:pBdr>
          <w:top w:val="nil"/>
          <w:left w:val="nil"/>
          <w:bottom w:val="nil"/>
          <w:right w:val="nil"/>
          <w:between w:val="nil"/>
        </w:pBdr>
        <w:spacing w:line="290" w:lineRule="auto"/>
        <w:ind w:left="220" w:right="349"/>
        <w:rPr>
          <w:del w:id="420" w:author="Changed/Added" w:date="2021-04-26T11:03:00Z"/>
          <w:color w:val="000000"/>
        </w:rPr>
      </w:pPr>
      <w:r>
        <w:rPr>
          <w:color w:val="000000"/>
        </w:rPr>
        <w:t xml:space="preserve">On the downstream interfaces of the ISP, there should be filters that verify the source addresses used by its customers. If uRPF cannot be </w:t>
      </w:r>
      <w:proofErr w:type="gramStart"/>
      <w:r>
        <w:rPr>
          <w:color w:val="000000"/>
        </w:rPr>
        <w:t>used</w:t>
      </w:r>
      <w:proofErr w:type="gramEnd"/>
      <w:r>
        <w:rPr>
          <w:color w:val="000000"/>
        </w:rPr>
        <w:t xml:space="preserve"> then manual ACLs are necessary. Let’s take the first customer from the example diagram above:</w:t>
      </w:r>
    </w:p>
    <w:p w14:paraId="1AE0B957" w14:textId="3A330FC1" w:rsidR="00501204" w:rsidRDefault="00501204">
      <w:pPr>
        <w:pStyle w:val="BodyText"/>
        <w:spacing w:line="290" w:lineRule="auto"/>
        <w:ind w:left="220" w:right="349"/>
        <w:rPr>
          <w:ins w:id="421" w:author="Kevin Chege" w:date="2021-05-06T09:25:00Z"/>
          <w:color w:val="000000"/>
          <w:sz w:val="22"/>
          <w:szCs w:val="22"/>
        </w:rPr>
      </w:pPr>
    </w:p>
    <w:p w14:paraId="6739195F" w14:textId="77777777" w:rsidR="00501204" w:rsidRPr="00501204" w:rsidRDefault="00501204" w:rsidP="00501204">
      <w:pPr>
        <w:widowControl/>
        <w:spacing w:before="98"/>
        <w:ind w:left="220"/>
        <w:rPr>
          <w:ins w:id="422" w:author="Kevin Chege" w:date="2021-05-06T09:26:00Z"/>
          <w:rFonts w:ascii="Times New Roman" w:eastAsia="Times New Roman" w:hAnsi="Times New Roman" w:cs="Times New Roman"/>
          <w:sz w:val="24"/>
          <w:szCs w:val="24"/>
        </w:rPr>
      </w:pPr>
      <w:ins w:id="423" w:author="Kevin Chege" w:date="2021-05-06T09:26:00Z">
        <w:r w:rsidRPr="00501204">
          <w:rPr>
            <w:rFonts w:eastAsia="Times New Roman"/>
            <w:color w:val="000000"/>
            <w:sz w:val="21"/>
            <w:szCs w:val="21"/>
          </w:rPr>
          <w:t>Arista:</w:t>
        </w:r>
      </w:ins>
    </w:p>
    <w:p w14:paraId="148F3D43" w14:textId="77777777" w:rsidR="00501204" w:rsidRPr="00501204" w:rsidRDefault="00501204" w:rsidP="00501204">
      <w:pPr>
        <w:widowControl/>
        <w:spacing w:before="45"/>
        <w:ind w:left="940"/>
        <w:rPr>
          <w:ins w:id="424" w:author="Kevin Chege" w:date="2021-05-06T09:26:00Z"/>
          <w:rFonts w:ascii="Courier New" w:eastAsia="Courier New" w:hAnsi="Courier New" w:cs="Courier New"/>
          <w:color w:val="000000"/>
          <w:rPrChange w:id="425" w:author="Kevin Chege" w:date="2021-05-06T09:26:00Z">
            <w:rPr>
              <w:ins w:id="426" w:author="Kevin Chege" w:date="2021-05-06T09:26:00Z"/>
              <w:rFonts w:ascii="Times New Roman" w:eastAsia="Times New Roman" w:hAnsi="Times New Roman" w:cs="Times New Roman"/>
              <w:sz w:val="24"/>
              <w:szCs w:val="24"/>
            </w:rPr>
          </w:rPrChange>
        </w:rPr>
      </w:pPr>
      <w:proofErr w:type="spellStart"/>
      <w:ins w:id="427" w:author="Kevin Chege" w:date="2021-05-06T09:26:00Z">
        <w:r w:rsidRPr="00501204">
          <w:rPr>
            <w:rFonts w:ascii="Courier New" w:eastAsia="Courier New" w:hAnsi="Courier New" w:cs="Courier New"/>
            <w:color w:val="000000"/>
            <w:rPrChange w:id="428" w:author="Kevin Chege" w:date="2021-05-06T09:26:00Z">
              <w:rPr>
                <w:rFonts w:ascii="Courier New" w:eastAsia="Times New Roman" w:hAnsi="Courier New" w:cs="Courier New"/>
                <w:color w:val="000000"/>
                <w:sz w:val="21"/>
                <w:szCs w:val="21"/>
              </w:rPr>
            </w:rPrChange>
          </w:rPr>
          <w:t>ip</w:t>
        </w:r>
        <w:proofErr w:type="spellEnd"/>
        <w:r w:rsidRPr="00501204">
          <w:rPr>
            <w:rFonts w:ascii="Courier New" w:eastAsia="Courier New" w:hAnsi="Courier New" w:cs="Courier New"/>
            <w:color w:val="000000"/>
            <w:rPrChange w:id="429" w:author="Kevin Chege" w:date="2021-05-06T09:26:00Z">
              <w:rPr>
                <w:rFonts w:ascii="Courier New" w:eastAsia="Times New Roman" w:hAnsi="Courier New" w:cs="Courier New"/>
                <w:color w:val="000000"/>
                <w:sz w:val="21"/>
                <w:szCs w:val="21"/>
              </w:rPr>
            </w:rPrChange>
          </w:rPr>
          <w:t xml:space="preserve"> access-list customer1-in-ipv4</w:t>
        </w:r>
      </w:ins>
    </w:p>
    <w:p w14:paraId="562DEE75" w14:textId="77777777" w:rsidR="00501204" w:rsidRPr="00501204" w:rsidRDefault="00501204" w:rsidP="00501204">
      <w:pPr>
        <w:widowControl/>
        <w:spacing w:before="45"/>
        <w:ind w:left="940"/>
        <w:rPr>
          <w:ins w:id="430" w:author="Kevin Chege" w:date="2021-05-06T09:26:00Z"/>
          <w:rFonts w:ascii="Courier New" w:eastAsia="Courier New" w:hAnsi="Courier New" w:cs="Courier New"/>
          <w:color w:val="000000"/>
          <w:rPrChange w:id="431" w:author="Kevin Chege" w:date="2021-05-06T09:26:00Z">
            <w:rPr>
              <w:ins w:id="432" w:author="Kevin Chege" w:date="2021-05-06T09:26:00Z"/>
              <w:rFonts w:ascii="Times New Roman" w:eastAsia="Times New Roman" w:hAnsi="Times New Roman" w:cs="Times New Roman"/>
              <w:sz w:val="24"/>
              <w:szCs w:val="24"/>
            </w:rPr>
          </w:rPrChange>
        </w:rPr>
      </w:pPr>
      <w:ins w:id="433" w:author="Kevin Chege" w:date="2021-05-06T09:26:00Z">
        <w:r w:rsidRPr="00501204">
          <w:rPr>
            <w:rFonts w:ascii="Courier New" w:eastAsia="Courier New" w:hAnsi="Courier New" w:cs="Courier New"/>
            <w:color w:val="000000"/>
            <w:rPrChange w:id="434" w:author="Kevin Chege" w:date="2021-05-06T09:26:00Z">
              <w:rPr>
                <w:rFonts w:ascii="Courier New" w:eastAsia="Times New Roman" w:hAnsi="Courier New" w:cs="Courier New"/>
                <w:color w:val="000000"/>
                <w:sz w:val="21"/>
                <w:szCs w:val="21"/>
              </w:rPr>
            </w:rPrChange>
          </w:rPr>
          <w:t xml:space="preserve">   10 permit </w:t>
        </w:r>
        <w:proofErr w:type="spellStart"/>
        <w:r w:rsidRPr="00501204">
          <w:rPr>
            <w:rFonts w:ascii="Courier New" w:eastAsia="Courier New" w:hAnsi="Courier New" w:cs="Courier New"/>
            <w:color w:val="000000"/>
            <w:rPrChange w:id="435" w:author="Kevin Chege" w:date="2021-05-06T09:26:00Z">
              <w:rPr>
                <w:rFonts w:ascii="Courier New" w:eastAsia="Times New Roman" w:hAnsi="Courier New" w:cs="Courier New"/>
                <w:color w:val="000000"/>
                <w:sz w:val="21"/>
                <w:szCs w:val="21"/>
              </w:rPr>
            </w:rPrChange>
          </w:rPr>
          <w:t>ip</w:t>
        </w:r>
        <w:proofErr w:type="spellEnd"/>
        <w:r w:rsidRPr="00501204">
          <w:rPr>
            <w:rFonts w:ascii="Courier New" w:eastAsia="Courier New" w:hAnsi="Courier New" w:cs="Courier New"/>
            <w:color w:val="000000"/>
            <w:rPrChange w:id="436" w:author="Kevin Chege" w:date="2021-05-06T09:26:00Z">
              <w:rPr>
                <w:rFonts w:ascii="Courier New" w:eastAsia="Times New Roman" w:hAnsi="Courier New" w:cs="Courier New"/>
                <w:color w:val="000000"/>
                <w:sz w:val="21"/>
                <w:szCs w:val="21"/>
              </w:rPr>
            </w:rPrChange>
          </w:rPr>
          <w:t xml:space="preserve"> 192.0.2.0/24 any</w:t>
        </w:r>
      </w:ins>
    </w:p>
    <w:p w14:paraId="3B21E468" w14:textId="77777777" w:rsidR="00501204" w:rsidRPr="00501204" w:rsidRDefault="00501204" w:rsidP="00501204">
      <w:pPr>
        <w:widowControl/>
        <w:spacing w:before="45"/>
        <w:ind w:left="940"/>
        <w:rPr>
          <w:ins w:id="437" w:author="Kevin Chege" w:date="2021-05-06T09:26:00Z"/>
          <w:rFonts w:ascii="Courier New" w:eastAsia="Courier New" w:hAnsi="Courier New" w:cs="Courier New"/>
          <w:color w:val="000000"/>
          <w:rPrChange w:id="438" w:author="Kevin Chege" w:date="2021-05-06T09:26:00Z">
            <w:rPr>
              <w:ins w:id="439" w:author="Kevin Chege" w:date="2021-05-06T09:26:00Z"/>
              <w:rFonts w:ascii="Times New Roman" w:eastAsia="Times New Roman" w:hAnsi="Times New Roman" w:cs="Times New Roman"/>
              <w:sz w:val="24"/>
              <w:szCs w:val="24"/>
            </w:rPr>
          </w:rPrChange>
        </w:rPr>
      </w:pPr>
      <w:ins w:id="440" w:author="Kevin Chege" w:date="2021-05-06T09:26:00Z">
        <w:r w:rsidRPr="00501204">
          <w:rPr>
            <w:rFonts w:ascii="Courier New" w:eastAsia="Courier New" w:hAnsi="Courier New" w:cs="Courier New"/>
            <w:color w:val="000000"/>
            <w:rPrChange w:id="441" w:author="Kevin Chege" w:date="2021-05-06T09:26:00Z">
              <w:rPr>
                <w:rFonts w:ascii="Courier New" w:eastAsia="Times New Roman" w:hAnsi="Courier New" w:cs="Courier New"/>
                <w:color w:val="000000"/>
                <w:sz w:val="21"/>
                <w:szCs w:val="21"/>
              </w:rPr>
            </w:rPrChange>
          </w:rPr>
          <w:t xml:space="preserve">   65000 deny </w:t>
        </w:r>
        <w:proofErr w:type="spellStart"/>
        <w:r w:rsidRPr="00501204">
          <w:rPr>
            <w:rFonts w:ascii="Courier New" w:eastAsia="Courier New" w:hAnsi="Courier New" w:cs="Courier New"/>
            <w:color w:val="000000"/>
            <w:rPrChange w:id="442" w:author="Kevin Chege" w:date="2021-05-06T09:26:00Z">
              <w:rPr>
                <w:rFonts w:ascii="Courier New" w:eastAsia="Times New Roman" w:hAnsi="Courier New" w:cs="Courier New"/>
                <w:color w:val="000000"/>
                <w:sz w:val="21"/>
                <w:szCs w:val="21"/>
              </w:rPr>
            </w:rPrChange>
          </w:rPr>
          <w:t>ip</w:t>
        </w:r>
        <w:proofErr w:type="spellEnd"/>
        <w:r w:rsidRPr="00501204">
          <w:rPr>
            <w:rFonts w:ascii="Courier New" w:eastAsia="Courier New" w:hAnsi="Courier New" w:cs="Courier New"/>
            <w:color w:val="000000"/>
            <w:rPrChange w:id="443" w:author="Kevin Chege" w:date="2021-05-06T09:26:00Z">
              <w:rPr>
                <w:rFonts w:ascii="Courier New" w:eastAsia="Times New Roman" w:hAnsi="Courier New" w:cs="Courier New"/>
                <w:color w:val="000000"/>
                <w:sz w:val="21"/>
                <w:szCs w:val="21"/>
              </w:rPr>
            </w:rPrChange>
          </w:rPr>
          <w:t xml:space="preserve"> any </w:t>
        </w:r>
        <w:proofErr w:type="spellStart"/>
        <w:r w:rsidRPr="00501204">
          <w:rPr>
            <w:rFonts w:ascii="Courier New" w:eastAsia="Courier New" w:hAnsi="Courier New" w:cs="Courier New"/>
            <w:color w:val="000000"/>
            <w:rPrChange w:id="444" w:author="Kevin Chege" w:date="2021-05-06T09:26:00Z">
              <w:rPr>
                <w:rFonts w:ascii="Courier New" w:eastAsia="Times New Roman" w:hAnsi="Courier New" w:cs="Courier New"/>
                <w:color w:val="000000"/>
                <w:sz w:val="21"/>
                <w:szCs w:val="21"/>
              </w:rPr>
            </w:rPrChange>
          </w:rPr>
          <w:t>any</w:t>
        </w:r>
        <w:proofErr w:type="spellEnd"/>
      </w:ins>
    </w:p>
    <w:p w14:paraId="1E4444D2" w14:textId="77777777" w:rsidR="00501204" w:rsidRPr="00501204" w:rsidRDefault="00501204" w:rsidP="00501204">
      <w:pPr>
        <w:widowControl/>
        <w:spacing w:before="45"/>
        <w:ind w:left="940"/>
        <w:rPr>
          <w:ins w:id="445" w:author="Kevin Chege" w:date="2021-05-06T09:26:00Z"/>
          <w:rFonts w:ascii="Courier New" w:eastAsia="Courier New" w:hAnsi="Courier New" w:cs="Courier New"/>
          <w:color w:val="000000"/>
          <w:rPrChange w:id="446" w:author="Kevin Chege" w:date="2021-05-06T09:26:00Z">
            <w:rPr>
              <w:ins w:id="447" w:author="Kevin Chege" w:date="2021-05-06T09:26:00Z"/>
              <w:rFonts w:ascii="Times New Roman" w:eastAsia="Times New Roman" w:hAnsi="Times New Roman" w:cs="Times New Roman"/>
              <w:sz w:val="24"/>
              <w:szCs w:val="24"/>
            </w:rPr>
          </w:rPrChange>
        </w:rPr>
      </w:pPr>
      <w:ins w:id="448" w:author="Kevin Chege" w:date="2021-05-06T09:26:00Z">
        <w:r w:rsidRPr="00501204">
          <w:rPr>
            <w:rFonts w:ascii="Courier New" w:eastAsia="Courier New" w:hAnsi="Courier New" w:cs="Courier New"/>
            <w:color w:val="000000"/>
            <w:rPrChange w:id="449" w:author="Kevin Chege" w:date="2021-05-06T09:26:00Z">
              <w:rPr>
                <w:rFonts w:ascii="Courier New" w:eastAsia="Times New Roman" w:hAnsi="Courier New" w:cs="Courier New"/>
                <w:color w:val="000000"/>
                <w:sz w:val="21"/>
                <w:szCs w:val="21"/>
              </w:rPr>
            </w:rPrChange>
          </w:rPr>
          <w:t>!</w:t>
        </w:r>
      </w:ins>
    </w:p>
    <w:p w14:paraId="3C10FA5D" w14:textId="77777777" w:rsidR="00501204" w:rsidRPr="00501204" w:rsidRDefault="00501204" w:rsidP="00501204">
      <w:pPr>
        <w:widowControl/>
        <w:spacing w:before="45"/>
        <w:ind w:left="940"/>
        <w:rPr>
          <w:ins w:id="450" w:author="Kevin Chege" w:date="2021-05-06T09:26:00Z"/>
          <w:rFonts w:ascii="Courier New" w:eastAsia="Courier New" w:hAnsi="Courier New" w:cs="Courier New"/>
          <w:color w:val="000000"/>
          <w:rPrChange w:id="451" w:author="Kevin Chege" w:date="2021-05-06T09:26:00Z">
            <w:rPr>
              <w:ins w:id="452" w:author="Kevin Chege" w:date="2021-05-06T09:26:00Z"/>
              <w:rFonts w:ascii="Times New Roman" w:eastAsia="Times New Roman" w:hAnsi="Times New Roman" w:cs="Times New Roman"/>
              <w:sz w:val="24"/>
              <w:szCs w:val="24"/>
            </w:rPr>
          </w:rPrChange>
        </w:rPr>
      </w:pPr>
      <w:ins w:id="453" w:author="Kevin Chege" w:date="2021-05-06T09:26:00Z">
        <w:r w:rsidRPr="00501204">
          <w:rPr>
            <w:rFonts w:ascii="Courier New" w:eastAsia="Courier New" w:hAnsi="Courier New" w:cs="Courier New"/>
            <w:color w:val="000000"/>
            <w:rPrChange w:id="454" w:author="Kevin Chege" w:date="2021-05-06T09:26:00Z">
              <w:rPr>
                <w:rFonts w:ascii="Courier New" w:eastAsia="Times New Roman" w:hAnsi="Courier New" w:cs="Courier New"/>
                <w:color w:val="000000"/>
                <w:sz w:val="21"/>
                <w:szCs w:val="21"/>
              </w:rPr>
            </w:rPrChange>
          </w:rPr>
          <w:t>ipv6 access-list customer1-in-ipv6</w:t>
        </w:r>
      </w:ins>
    </w:p>
    <w:p w14:paraId="7261A5F6" w14:textId="77777777" w:rsidR="00501204" w:rsidRPr="00501204" w:rsidRDefault="00501204" w:rsidP="00501204">
      <w:pPr>
        <w:widowControl/>
        <w:spacing w:before="45"/>
        <w:ind w:left="940"/>
        <w:rPr>
          <w:ins w:id="455" w:author="Kevin Chege" w:date="2021-05-06T09:26:00Z"/>
          <w:rFonts w:ascii="Courier New" w:eastAsia="Courier New" w:hAnsi="Courier New" w:cs="Courier New"/>
          <w:color w:val="000000"/>
          <w:rPrChange w:id="456" w:author="Kevin Chege" w:date="2021-05-06T09:26:00Z">
            <w:rPr>
              <w:ins w:id="457" w:author="Kevin Chege" w:date="2021-05-06T09:26:00Z"/>
              <w:rFonts w:ascii="Times New Roman" w:eastAsia="Times New Roman" w:hAnsi="Times New Roman" w:cs="Times New Roman"/>
              <w:sz w:val="24"/>
              <w:szCs w:val="24"/>
            </w:rPr>
          </w:rPrChange>
        </w:rPr>
      </w:pPr>
      <w:ins w:id="458" w:author="Kevin Chege" w:date="2021-05-06T09:26:00Z">
        <w:r w:rsidRPr="00501204">
          <w:rPr>
            <w:rFonts w:ascii="Courier New" w:eastAsia="Courier New" w:hAnsi="Courier New" w:cs="Courier New"/>
            <w:color w:val="000000"/>
            <w:rPrChange w:id="459" w:author="Kevin Chege" w:date="2021-05-06T09:26:00Z">
              <w:rPr>
                <w:rFonts w:ascii="Courier New" w:eastAsia="Times New Roman" w:hAnsi="Courier New" w:cs="Courier New"/>
                <w:color w:val="000000"/>
                <w:sz w:val="21"/>
                <w:szCs w:val="21"/>
              </w:rPr>
            </w:rPrChange>
          </w:rPr>
          <w:t>   10 permit ipv6 2001:db</w:t>
        </w:r>
        <w:proofErr w:type="gramStart"/>
        <w:r w:rsidRPr="00501204">
          <w:rPr>
            <w:rFonts w:ascii="Courier New" w:eastAsia="Courier New" w:hAnsi="Courier New" w:cs="Courier New"/>
            <w:color w:val="000000"/>
            <w:rPrChange w:id="460" w:author="Kevin Chege" w:date="2021-05-06T09:26:00Z">
              <w:rPr>
                <w:rFonts w:ascii="Courier New" w:eastAsia="Times New Roman" w:hAnsi="Courier New" w:cs="Courier New"/>
                <w:color w:val="000000"/>
                <w:sz w:val="21"/>
                <w:szCs w:val="21"/>
              </w:rPr>
            </w:rPrChange>
          </w:rPr>
          <w:t>8:1001::/</w:t>
        </w:r>
        <w:proofErr w:type="gramEnd"/>
        <w:r w:rsidRPr="00501204">
          <w:rPr>
            <w:rFonts w:ascii="Courier New" w:eastAsia="Courier New" w:hAnsi="Courier New" w:cs="Courier New"/>
            <w:color w:val="000000"/>
            <w:rPrChange w:id="461" w:author="Kevin Chege" w:date="2021-05-06T09:26:00Z">
              <w:rPr>
                <w:rFonts w:ascii="Courier New" w:eastAsia="Times New Roman" w:hAnsi="Courier New" w:cs="Courier New"/>
                <w:color w:val="000000"/>
                <w:sz w:val="21"/>
                <w:szCs w:val="21"/>
              </w:rPr>
            </w:rPrChange>
          </w:rPr>
          <w:t>48 any</w:t>
        </w:r>
      </w:ins>
    </w:p>
    <w:p w14:paraId="2728C8F4" w14:textId="77777777" w:rsidR="00501204" w:rsidRPr="00501204" w:rsidRDefault="00501204" w:rsidP="00501204">
      <w:pPr>
        <w:widowControl/>
        <w:spacing w:before="45"/>
        <w:ind w:left="940"/>
        <w:rPr>
          <w:ins w:id="462" w:author="Kevin Chege" w:date="2021-05-06T09:26:00Z"/>
          <w:rFonts w:ascii="Courier New" w:eastAsia="Courier New" w:hAnsi="Courier New" w:cs="Courier New"/>
          <w:color w:val="000000"/>
          <w:rPrChange w:id="463" w:author="Kevin Chege" w:date="2021-05-06T09:26:00Z">
            <w:rPr>
              <w:ins w:id="464" w:author="Kevin Chege" w:date="2021-05-06T09:26:00Z"/>
              <w:rFonts w:ascii="Times New Roman" w:eastAsia="Times New Roman" w:hAnsi="Times New Roman" w:cs="Times New Roman"/>
              <w:sz w:val="24"/>
              <w:szCs w:val="24"/>
            </w:rPr>
          </w:rPrChange>
        </w:rPr>
      </w:pPr>
      <w:ins w:id="465" w:author="Kevin Chege" w:date="2021-05-06T09:26:00Z">
        <w:r w:rsidRPr="00501204">
          <w:rPr>
            <w:rFonts w:ascii="Courier New" w:eastAsia="Courier New" w:hAnsi="Courier New" w:cs="Courier New"/>
            <w:color w:val="000000"/>
            <w:rPrChange w:id="466" w:author="Kevin Chege" w:date="2021-05-06T09:26:00Z">
              <w:rPr>
                <w:rFonts w:ascii="Courier New" w:eastAsia="Times New Roman" w:hAnsi="Courier New" w:cs="Courier New"/>
                <w:color w:val="000000"/>
                <w:sz w:val="21"/>
                <w:szCs w:val="21"/>
              </w:rPr>
            </w:rPrChange>
          </w:rPr>
          <w:t xml:space="preserve">   65000 deny ipv6 any </w:t>
        </w:r>
        <w:proofErr w:type="spellStart"/>
        <w:r w:rsidRPr="00501204">
          <w:rPr>
            <w:rFonts w:ascii="Courier New" w:eastAsia="Courier New" w:hAnsi="Courier New" w:cs="Courier New"/>
            <w:color w:val="000000"/>
            <w:rPrChange w:id="467" w:author="Kevin Chege" w:date="2021-05-06T09:26:00Z">
              <w:rPr>
                <w:rFonts w:ascii="Courier New" w:eastAsia="Times New Roman" w:hAnsi="Courier New" w:cs="Courier New"/>
                <w:color w:val="000000"/>
                <w:sz w:val="21"/>
                <w:szCs w:val="21"/>
              </w:rPr>
            </w:rPrChange>
          </w:rPr>
          <w:t>any</w:t>
        </w:r>
        <w:proofErr w:type="spellEnd"/>
      </w:ins>
    </w:p>
    <w:p w14:paraId="62B1F269" w14:textId="77777777" w:rsidR="00501204" w:rsidRPr="00501204" w:rsidRDefault="00501204" w:rsidP="00501204">
      <w:pPr>
        <w:widowControl/>
        <w:spacing w:before="45"/>
        <w:ind w:left="940"/>
        <w:rPr>
          <w:ins w:id="468" w:author="Kevin Chege" w:date="2021-05-06T09:26:00Z"/>
          <w:rFonts w:ascii="Courier New" w:eastAsia="Courier New" w:hAnsi="Courier New" w:cs="Courier New"/>
          <w:color w:val="000000"/>
          <w:rPrChange w:id="469" w:author="Kevin Chege" w:date="2021-05-06T09:26:00Z">
            <w:rPr>
              <w:ins w:id="470" w:author="Kevin Chege" w:date="2021-05-06T09:26:00Z"/>
              <w:rFonts w:ascii="Times New Roman" w:eastAsia="Times New Roman" w:hAnsi="Times New Roman" w:cs="Times New Roman"/>
              <w:sz w:val="24"/>
              <w:szCs w:val="24"/>
            </w:rPr>
          </w:rPrChange>
        </w:rPr>
      </w:pPr>
      <w:ins w:id="471" w:author="Kevin Chege" w:date="2021-05-06T09:26:00Z">
        <w:r w:rsidRPr="00501204">
          <w:rPr>
            <w:rFonts w:ascii="Courier New" w:eastAsia="Courier New" w:hAnsi="Courier New" w:cs="Courier New"/>
            <w:color w:val="000000"/>
            <w:rPrChange w:id="472" w:author="Kevin Chege" w:date="2021-05-06T09:26:00Z">
              <w:rPr>
                <w:rFonts w:ascii="Courier New" w:eastAsia="Times New Roman" w:hAnsi="Courier New" w:cs="Courier New"/>
                <w:color w:val="000000"/>
                <w:sz w:val="21"/>
                <w:szCs w:val="21"/>
              </w:rPr>
            </w:rPrChange>
          </w:rPr>
          <w:t>!</w:t>
        </w:r>
      </w:ins>
    </w:p>
    <w:p w14:paraId="5FAD81B5" w14:textId="77777777" w:rsidR="00501204" w:rsidRPr="00501204" w:rsidRDefault="00501204" w:rsidP="00501204">
      <w:pPr>
        <w:widowControl/>
        <w:spacing w:before="46"/>
        <w:ind w:left="940"/>
        <w:rPr>
          <w:ins w:id="473" w:author="Kevin Chege" w:date="2021-05-06T09:26:00Z"/>
          <w:rFonts w:ascii="Courier New" w:eastAsia="Courier New" w:hAnsi="Courier New" w:cs="Courier New"/>
          <w:color w:val="000000"/>
          <w:rPrChange w:id="474" w:author="Kevin Chege" w:date="2021-05-06T09:26:00Z">
            <w:rPr>
              <w:ins w:id="475" w:author="Kevin Chege" w:date="2021-05-06T09:26:00Z"/>
              <w:rFonts w:ascii="Times New Roman" w:eastAsia="Times New Roman" w:hAnsi="Times New Roman" w:cs="Times New Roman"/>
              <w:sz w:val="24"/>
              <w:szCs w:val="24"/>
            </w:rPr>
          </w:rPrChange>
        </w:rPr>
      </w:pPr>
      <w:ins w:id="476" w:author="Kevin Chege" w:date="2021-05-06T09:26:00Z">
        <w:r w:rsidRPr="00501204">
          <w:rPr>
            <w:rFonts w:ascii="Courier New" w:eastAsia="Courier New" w:hAnsi="Courier New" w:cs="Courier New"/>
            <w:color w:val="000000"/>
            <w:rPrChange w:id="477" w:author="Kevin Chege" w:date="2021-05-06T09:26:00Z">
              <w:rPr>
                <w:rFonts w:ascii="Courier New" w:eastAsia="Times New Roman" w:hAnsi="Courier New" w:cs="Courier New"/>
                <w:color w:val="000000"/>
                <w:sz w:val="21"/>
                <w:szCs w:val="21"/>
              </w:rPr>
            </w:rPrChange>
          </w:rPr>
          <w:t xml:space="preserve">interface </w:t>
        </w:r>
        <w:proofErr w:type="spellStart"/>
        <w:r w:rsidRPr="00501204">
          <w:rPr>
            <w:rFonts w:ascii="Courier New" w:eastAsia="Courier New" w:hAnsi="Courier New" w:cs="Courier New"/>
            <w:color w:val="000000"/>
            <w:rPrChange w:id="478" w:author="Kevin Chege" w:date="2021-05-06T09:26:00Z">
              <w:rPr>
                <w:rFonts w:ascii="Courier New" w:eastAsia="Times New Roman" w:hAnsi="Courier New" w:cs="Courier New"/>
                <w:color w:val="000000"/>
                <w:sz w:val="21"/>
                <w:szCs w:val="21"/>
              </w:rPr>
            </w:rPrChange>
          </w:rPr>
          <w:t>EthernetX</w:t>
        </w:r>
        <w:proofErr w:type="spellEnd"/>
      </w:ins>
    </w:p>
    <w:p w14:paraId="1E55D53F" w14:textId="77777777" w:rsidR="00501204" w:rsidRPr="00501204" w:rsidRDefault="00501204" w:rsidP="00501204">
      <w:pPr>
        <w:widowControl/>
        <w:spacing w:before="46"/>
        <w:ind w:left="940"/>
        <w:rPr>
          <w:ins w:id="479" w:author="Kevin Chege" w:date="2021-05-06T09:26:00Z"/>
          <w:rFonts w:ascii="Courier New" w:eastAsia="Courier New" w:hAnsi="Courier New" w:cs="Courier New"/>
          <w:color w:val="000000"/>
          <w:rPrChange w:id="480" w:author="Kevin Chege" w:date="2021-05-06T09:26:00Z">
            <w:rPr>
              <w:ins w:id="481" w:author="Kevin Chege" w:date="2021-05-06T09:26:00Z"/>
              <w:rFonts w:ascii="Times New Roman" w:eastAsia="Times New Roman" w:hAnsi="Times New Roman" w:cs="Times New Roman"/>
              <w:sz w:val="24"/>
              <w:szCs w:val="24"/>
            </w:rPr>
          </w:rPrChange>
        </w:rPr>
      </w:pPr>
      <w:ins w:id="482" w:author="Kevin Chege" w:date="2021-05-06T09:26:00Z">
        <w:r w:rsidRPr="00501204">
          <w:rPr>
            <w:rFonts w:ascii="Courier New" w:eastAsia="Courier New" w:hAnsi="Courier New" w:cs="Courier New"/>
            <w:color w:val="000000"/>
            <w:rPrChange w:id="483" w:author="Kevin Chege" w:date="2021-05-06T09:26:00Z">
              <w:rPr>
                <w:rFonts w:ascii="Courier New" w:eastAsia="Times New Roman" w:hAnsi="Courier New" w:cs="Courier New"/>
                <w:color w:val="000000"/>
                <w:sz w:val="21"/>
                <w:szCs w:val="21"/>
              </w:rPr>
            </w:rPrChange>
          </w:rPr>
          <w:t>   </w:t>
        </w:r>
        <w:proofErr w:type="spellStart"/>
        <w:r w:rsidRPr="00501204">
          <w:rPr>
            <w:rFonts w:ascii="Courier New" w:eastAsia="Courier New" w:hAnsi="Courier New" w:cs="Courier New"/>
            <w:color w:val="000000"/>
            <w:rPrChange w:id="484" w:author="Kevin Chege" w:date="2021-05-06T09:26:00Z">
              <w:rPr>
                <w:rFonts w:ascii="Courier New" w:eastAsia="Times New Roman" w:hAnsi="Courier New" w:cs="Courier New"/>
                <w:color w:val="000000"/>
                <w:sz w:val="21"/>
                <w:szCs w:val="21"/>
              </w:rPr>
            </w:rPrChange>
          </w:rPr>
          <w:t>ip</w:t>
        </w:r>
        <w:proofErr w:type="spellEnd"/>
        <w:r w:rsidRPr="00501204">
          <w:rPr>
            <w:rFonts w:ascii="Courier New" w:eastAsia="Courier New" w:hAnsi="Courier New" w:cs="Courier New"/>
            <w:color w:val="000000"/>
            <w:rPrChange w:id="485" w:author="Kevin Chege" w:date="2021-05-06T09:26:00Z">
              <w:rPr>
                <w:rFonts w:ascii="Courier New" w:eastAsia="Times New Roman" w:hAnsi="Courier New" w:cs="Courier New"/>
                <w:color w:val="000000"/>
                <w:sz w:val="21"/>
                <w:szCs w:val="21"/>
              </w:rPr>
            </w:rPrChange>
          </w:rPr>
          <w:t xml:space="preserve"> access-group customer1-in-ipv4 in</w:t>
        </w:r>
      </w:ins>
    </w:p>
    <w:p w14:paraId="5DE29938" w14:textId="77777777" w:rsidR="00501204" w:rsidRPr="00501204" w:rsidRDefault="00501204" w:rsidP="00501204">
      <w:pPr>
        <w:widowControl/>
        <w:spacing w:before="46"/>
        <w:ind w:left="940"/>
        <w:rPr>
          <w:ins w:id="486" w:author="Kevin Chege" w:date="2021-05-06T09:26:00Z"/>
          <w:rFonts w:ascii="Courier New" w:eastAsia="Courier New" w:hAnsi="Courier New" w:cs="Courier New"/>
          <w:color w:val="000000"/>
          <w:rPrChange w:id="487" w:author="Kevin Chege" w:date="2021-05-06T09:26:00Z">
            <w:rPr>
              <w:ins w:id="488" w:author="Kevin Chege" w:date="2021-05-06T09:26:00Z"/>
              <w:rFonts w:ascii="Times New Roman" w:eastAsia="Times New Roman" w:hAnsi="Times New Roman" w:cs="Times New Roman"/>
              <w:sz w:val="24"/>
              <w:szCs w:val="24"/>
            </w:rPr>
          </w:rPrChange>
        </w:rPr>
      </w:pPr>
      <w:ins w:id="489" w:author="Kevin Chege" w:date="2021-05-06T09:26:00Z">
        <w:r w:rsidRPr="00501204">
          <w:rPr>
            <w:rFonts w:ascii="Courier New" w:eastAsia="Courier New" w:hAnsi="Courier New" w:cs="Courier New"/>
            <w:color w:val="000000"/>
            <w:rPrChange w:id="490" w:author="Kevin Chege" w:date="2021-05-06T09:26:00Z">
              <w:rPr>
                <w:rFonts w:ascii="Courier New" w:eastAsia="Times New Roman" w:hAnsi="Courier New" w:cs="Courier New"/>
                <w:color w:val="000000"/>
                <w:sz w:val="21"/>
                <w:szCs w:val="21"/>
              </w:rPr>
            </w:rPrChange>
          </w:rPr>
          <w:t>   ipv6 access-group customer1-in-ipv6 in</w:t>
        </w:r>
      </w:ins>
    </w:p>
    <w:p w14:paraId="591CD02F" w14:textId="77777777" w:rsidR="00501204" w:rsidRPr="00501204" w:rsidRDefault="00501204" w:rsidP="00501204">
      <w:pPr>
        <w:widowControl/>
        <w:rPr>
          <w:ins w:id="491" w:author="Kevin Chege" w:date="2021-05-06T09:26:00Z"/>
          <w:rFonts w:ascii="Times New Roman" w:eastAsia="Times New Roman" w:hAnsi="Times New Roman" w:cs="Times New Roman"/>
          <w:sz w:val="24"/>
          <w:szCs w:val="24"/>
        </w:rPr>
      </w:pPr>
    </w:p>
    <w:p w14:paraId="53F02E16" w14:textId="4024ED11" w:rsidR="00501204" w:rsidRDefault="00501204">
      <w:pPr>
        <w:pStyle w:val="BodyText"/>
        <w:spacing w:line="290" w:lineRule="auto"/>
        <w:ind w:left="220" w:right="349"/>
        <w:rPr>
          <w:ins w:id="492" w:author="Kevin Chege" w:date="2021-05-06T09:25:00Z"/>
          <w:color w:val="000000"/>
          <w:sz w:val="22"/>
          <w:szCs w:val="22"/>
        </w:rPr>
      </w:pPr>
    </w:p>
    <w:p w14:paraId="63A76E4E" w14:textId="293F8AF7" w:rsidR="00501204" w:rsidRDefault="00501204">
      <w:pPr>
        <w:pStyle w:val="BodyText"/>
        <w:spacing w:line="290" w:lineRule="auto"/>
        <w:ind w:left="220" w:right="349"/>
        <w:rPr>
          <w:ins w:id="493" w:author="Kevin Chege" w:date="2021-05-06T09:26:00Z"/>
          <w:color w:val="000000"/>
          <w:sz w:val="22"/>
          <w:szCs w:val="22"/>
        </w:rPr>
      </w:pPr>
    </w:p>
    <w:p w14:paraId="03061D4B" w14:textId="77777777" w:rsidR="00501204" w:rsidRDefault="00501204">
      <w:pPr>
        <w:pStyle w:val="BodyText"/>
        <w:spacing w:line="290" w:lineRule="auto"/>
        <w:ind w:left="220" w:right="349"/>
        <w:rPr>
          <w:ins w:id="494" w:author="Kevin Chege" w:date="2021-05-06T09:25:00Z"/>
        </w:rPr>
      </w:pPr>
    </w:p>
    <w:p w14:paraId="7A45C3C8" w14:textId="77777777" w:rsidR="0008389A" w:rsidRDefault="0008389A">
      <w:pPr>
        <w:pStyle w:val="BodyText"/>
        <w:spacing w:before="7"/>
        <w:rPr>
          <w:del w:id="495" w:author="Changed/Added" w:date="2021-04-26T11:03:00Z"/>
          <w:sz w:val="16"/>
        </w:rPr>
      </w:pPr>
    </w:p>
    <w:p w14:paraId="000002AD" w14:textId="6174B87B" w:rsidR="000A4521" w:rsidRDefault="000A4521">
      <w:pPr>
        <w:pBdr>
          <w:top w:val="nil"/>
          <w:left w:val="nil"/>
          <w:bottom w:val="nil"/>
          <w:right w:val="nil"/>
          <w:between w:val="nil"/>
        </w:pBdr>
        <w:spacing w:line="290" w:lineRule="auto"/>
        <w:ind w:left="220" w:right="349"/>
        <w:rPr>
          <w:color w:val="000000"/>
          <w:sz w:val="21"/>
          <w:szCs w:val="21"/>
        </w:rPr>
        <w:sectPr w:rsidR="000A4521">
          <w:pgSz w:w="12240" w:h="15840"/>
          <w:pgMar w:top="1340" w:right="1340" w:bottom="960" w:left="1220" w:header="726" w:footer="768" w:gutter="0"/>
          <w:cols w:space="720"/>
        </w:sectPr>
      </w:pPr>
    </w:p>
    <w:p w14:paraId="000002AE" w14:textId="052D3FD6" w:rsidR="000A4521" w:rsidRDefault="007473E9">
      <w:pPr>
        <w:pBdr>
          <w:top w:val="nil"/>
          <w:left w:val="nil"/>
          <w:bottom w:val="nil"/>
          <w:right w:val="nil"/>
          <w:between w:val="nil"/>
        </w:pBdr>
        <w:spacing w:before="99"/>
        <w:ind w:left="220"/>
        <w:rPr>
          <w:color w:val="000000"/>
          <w:sz w:val="21"/>
          <w:szCs w:val="21"/>
        </w:rPr>
      </w:pPr>
      <w:r>
        <w:rPr>
          <w:color w:val="000000"/>
          <w:sz w:val="21"/>
          <w:szCs w:val="21"/>
        </w:rPr>
        <w:t>Cisco:</w:t>
      </w:r>
    </w:p>
    <w:p w14:paraId="000002AF" w14:textId="77777777" w:rsidR="000A4521" w:rsidRDefault="000A4521">
      <w:pPr>
        <w:pBdr>
          <w:top w:val="nil"/>
          <w:left w:val="nil"/>
          <w:bottom w:val="nil"/>
          <w:right w:val="nil"/>
          <w:between w:val="nil"/>
        </w:pBdr>
        <w:spacing w:before="99"/>
        <w:ind w:left="220"/>
        <w:rPr>
          <w:ins w:id="496" w:author="Changed/Added" w:date="2021-04-26T11:03:00Z"/>
          <w:sz w:val="21"/>
          <w:szCs w:val="21"/>
        </w:rPr>
      </w:pPr>
    </w:p>
    <w:p w14:paraId="000002B0" w14:textId="77777777" w:rsidR="000A4521" w:rsidRDefault="000A4521">
      <w:pPr>
        <w:pBdr>
          <w:top w:val="nil"/>
          <w:left w:val="nil"/>
          <w:bottom w:val="nil"/>
          <w:right w:val="nil"/>
          <w:between w:val="nil"/>
        </w:pBdr>
        <w:spacing w:before="99"/>
        <w:ind w:left="220"/>
        <w:rPr>
          <w:ins w:id="497" w:author="Changed/Added" w:date="2021-04-26T11:03:00Z"/>
          <w:sz w:val="21"/>
          <w:szCs w:val="21"/>
        </w:rPr>
      </w:pPr>
    </w:p>
    <w:p w14:paraId="000002B1" w14:textId="77777777" w:rsidR="000A4521" w:rsidRDefault="007473E9">
      <w:pPr>
        <w:pBdr>
          <w:top w:val="nil"/>
          <w:left w:val="nil"/>
          <w:bottom w:val="nil"/>
          <w:right w:val="nil"/>
          <w:between w:val="nil"/>
        </w:pBdr>
        <w:spacing w:before="5"/>
        <w:rPr>
          <w:color w:val="000000"/>
          <w:sz w:val="33"/>
          <w:szCs w:val="33"/>
        </w:rPr>
      </w:pPr>
      <w:r>
        <w:br w:type="column"/>
      </w:r>
    </w:p>
    <w:p w14:paraId="17FF4543" w14:textId="77777777" w:rsidR="00501204" w:rsidRDefault="00501204">
      <w:pPr>
        <w:pBdr>
          <w:top w:val="nil"/>
          <w:left w:val="nil"/>
          <w:bottom w:val="nil"/>
          <w:right w:val="nil"/>
          <w:between w:val="nil"/>
        </w:pBdr>
        <w:spacing w:line="290" w:lineRule="auto"/>
        <w:ind w:left="201" w:right="2541" w:hanging="133"/>
        <w:rPr>
          <w:ins w:id="498" w:author="Kevin Chege" w:date="2021-05-06T09:25:00Z"/>
          <w:rFonts w:ascii="Courier New" w:eastAsia="Courier New" w:hAnsi="Courier New" w:cs="Courier New"/>
          <w:color w:val="000000"/>
        </w:rPr>
      </w:pPr>
    </w:p>
    <w:p w14:paraId="55D62504" w14:textId="33F6A406" w:rsidR="0008389A" w:rsidRDefault="007473E9">
      <w:pPr>
        <w:pStyle w:val="BodyText"/>
        <w:spacing w:line="290" w:lineRule="auto"/>
        <w:ind w:left="201" w:right="2541" w:hanging="133"/>
        <w:rPr>
          <w:del w:id="499" w:author="Changed/Added" w:date="2021-04-26T11:03:00Z"/>
          <w:rFonts w:ascii="Courier New"/>
        </w:rPr>
      </w:pPr>
      <w:proofErr w:type="spellStart"/>
      <w:r>
        <w:rPr>
          <w:rFonts w:ascii="Courier New" w:eastAsia="Courier New" w:hAnsi="Courier New" w:cs="Courier New"/>
          <w:color w:val="000000"/>
        </w:rPr>
        <w:t>ip</w:t>
      </w:r>
      <w:proofErr w:type="spellEnd"/>
      <w:r>
        <w:rPr>
          <w:rFonts w:ascii="Courier New" w:eastAsia="Courier New" w:hAnsi="Courier New" w:cs="Courier New"/>
          <w:color w:val="000000"/>
        </w:rPr>
        <w:t xml:space="preserve"> access-list extended customer1-in-ipv4 permit </w:t>
      </w:r>
      <w:proofErr w:type="spellStart"/>
      <w:r>
        <w:rPr>
          <w:rFonts w:ascii="Courier New" w:eastAsia="Courier New" w:hAnsi="Courier New" w:cs="Courier New"/>
          <w:color w:val="000000"/>
        </w:rPr>
        <w:t>ip</w:t>
      </w:r>
      <w:proofErr w:type="spellEnd"/>
      <w:r>
        <w:rPr>
          <w:rFonts w:ascii="Courier New" w:eastAsia="Courier New" w:hAnsi="Courier New" w:cs="Courier New"/>
          <w:color w:val="000000"/>
        </w:rPr>
        <w:t xml:space="preserve"> 192.0.2.0 0.0.0.255 any</w:t>
      </w:r>
    </w:p>
    <w:p w14:paraId="000002B2" w14:textId="1356FE98" w:rsidR="000A4521" w:rsidRDefault="000A4521">
      <w:pPr>
        <w:pBdr>
          <w:top w:val="nil"/>
          <w:left w:val="nil"/>
          <w:bottom w:val="nil"/>
          <w:right w:val="nil"/>
          <w:between w:val="nil"/>
        </w:pBdr>
        <w:spacing w:line="290" w:lineRule="auto"/>
        <w:ind w:left="201" w:right="2541" w:hanging="133"/>
        <w:rPr>
          <w:rFonts w:ascii="Courier New" w:eastAsia="Courier New" w:hAnsi="Courier New" w:cs="Courier New"/>
          <w:color w:val="000000"/>
          <w:sz w:val="21"/>
          <w:szCs w:val="21"/>
        </w:rPr>
        <w:sectPr w:rsidR="000A4521" w:rsidSect="00E40EB0">
          <w:type w:val="continuous"/>
          <w:pgSz w:w="12240" w:h="15840"/>
          <w:pgMar w:top="1500" w:right="1340" w:bottom="960" w:left="1220" w:header="720" w:footer="720" w:gutter="0"/>
          <w:cols w:num="2" w:space="720" w:equalWidth="0">
            <w:col w:w="820" w:space="40"/>
            <w:col w:w="8820" w:space="0"/>
          </w:cols>
        </w:sectPr>
      </w:pPr>
    </w:p>
    <w:p w14:paraId="000002B3" w14:textId="77777777" w:rsidR="000A4521" w:rsidRDefault="007473E9">
      <w:pPr>
        <w:pBdr>
          <w:top w:val="nil"/>
          <w:left w:val="nil"/>
          <w:bottom w:val="nil"/>
          <w:right w:val="nil"/>
          <w:between w:val="nil"/>
        </w:pBdr>
        <w:spacing w:before="1"/>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B4" w14:textId="77777777" w:rsidR="000A4521" w:rsidRDefault="007473E9">
      <w:pPr>
        <w:pBdr>
          <w:top w:val="nil"/>
          <w:left w:val="nil"/>
          <w:bottom w:val="nil"/>
          <w:right w:val="nil"/>
          <w:between w:val="nil"/>
        </w:pBdr>
        <w:spacing w:before="50" w:line="285" w:lineRule="auto"/>
        <w:ind w:left="1072" w:right="3967" w:hanging="132"/>
        <w:rPr>
          <w:rFonts w:ascii="Courier New" w:eastAsia="Courier New" w:hAnsi="Courier New" w:cs="Courier New"/>
          <w:color w:val="000000"/>
          <w:sz w:val="21"/>
          <w:szCs w:val="21"/>
        </w:rPr>
      </w:pPr>
      <w:r>
        <w:rPr>
          <w:rFonts w:ascii="Courier New" w:eastAsia="Courier New" w:hAnsi="Courier New" w:cs="Courier New"/>
          <w:color w:val="000000"/>
          <w:sz w:val="21"/>
          <w:szCs w:val="21"/>
        </w:rPr>
        <w:t>ipv6 access-list customer1-in-ipv6 permit ipv6 2001:db</w:t>
      </w:r>
      <w:proofErr w:type="gramStart"/>
      <w:r>
        <w:rPr>
          <w:rFonts w:ascii="Courier New" w:eastAsia="Courier New" w:hAnsi="Courier New" w:cs="Courier New"/>
          <w:color w:val="000000"/>
          <w:sz w:val="21"/>
          <w:szCs w:val="21"/>
        </w:rPr>
        <w:t>8:1001::/</w:t>
      </w:r>
      <w:proofErr w:type="gramEnd"/>
      <w:r>
        <w:rPr>
          <w:rFonts w:ascii="Courier New" w:eastAsia="Courier New" w:hAnsi="Courier New" w:cs="Courier New"/>
          <w:color w:val="000000"/>
          <w:sz w:val="21"/>
          <w:szCs w:val="21"/>
        </w:rPr>
        <w:t>48 any</w:t>
      </w:r>
    </w:p>
    <w:p w14:paraId="000002B5" w14:textId="77777777" w:rsidR="000A4521" w:rsidRDefault="007473E9">
      <w:pPr>
        <w:pBdr>
          <w:top w:val="nil"/>
          <w:left w:val="nil"/>
          <w:bottom w:val="nil"/>
          <w:right w:val="nil"/>
          <w:between w:val="nil"/>
        </w:pBdr>
        <w:spacing w:before="5"/>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B6" w14:textId="77777777" w:rsidR="000A4521" w:rsidRDefault="007473E9">
      <w:pPr>
        <w:pBdr>
          <w:top w:val="nil"/>
          <w:left w:val="nil"/>
          <w:bottom w:val="nil"/>
          <w:right w:val="nil"/>
          <w:between w:val="nil"/>
        </w:pBdr>
        <w:spacing w:before="50"/>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interface x</w:t>
      </w:r>
    </w:p>
    <w:p w14:paraId="0B71D587" w14:textId="77777777" w:rsidR="0008389A" w:rsidRDefault="007473E9">
      <w:pPr>
        <w:pStyle w:val="BodyText"/>
        <w:spacing w:before="45" w:line="290" w:lineRule="auto"/>
        <w:ind w:left="1072" w:right="3315"/>
        <w:rPr>
          <w:del w:id="500" w:author="Changed/Added" w:date="2021-04-26T11:03:00Z"/>
          <w:rFonts w:ascii="Courier New"/>
        </w:rPr>
      </w:pPr>
      <w:proofErr w:type="spellStart"/>
      <w:r>
        <w:rPr>
          <w:rFonts w:ascii="Courier New" w:eastAsia="Courier New" w:hAnsi="Courier New" w:cs="Courier New"/>
          <w:color w:val="000000"/>
        </w:rPr>
        <w:t>ip</w:t>
      </w:r>
      <w:proofErr w:type="spellEnd"/>
      <w:r>
        <w:rPr>
          <w:rFonts w:ascii="Courier New" w:eastAsia="Courier New" w:hAnsi="Courier New" w:cs="Courier New"/>
          <w:color w:val="000000"/>
        </w:rPr>
        <w:t xml:space="preserve"> access-group customer1-in-ipv4 in ipv6 traffic-filter customer1-in-ipv6 in</w:t>
      </w:r>
    </w:p>
    <w:p w14:paraId="000002B7" w14:textId="29195A63" w:rsidR="000A4521" w:rsidRDefault="000A4521">
      <w:pPr>
        <w:pBdr>
          <w:top w:val="nil"/>
          <w:left w:val="nil"/>
          <w:bottom w:val="nil"/>
          <w:right w:val="nil"/>
          <w:between w:val="nil"/>
        </w:pBdr>
        <w:spacing w:before="45" w:line="290" w:lineRule="auto"/>
        <w:ind w:left="1072" w:right="3315"/>
        <w:rPr>
          <w:rFonts w:ascii="Courier New" w:eastAsia="Courier New" w:hAnsi="Courier New" w:cs="Courier New"/>
          <w:color w:val="000000"/>
          <w:sz w:val="21"/>
          <w:szCs w:val="21"/>
        </w:rPr>
        <w:sectPr w:rsidR="000A4521">
          <w:type w:val="continuous"/>
          <w:pgSz w:w="12240" w:h="15840"/>
          <w:pgMar w:top="1500" w:right="1340" w:bottom="960" w:left="1220" w:header="720" w:footer="720" w:gutter="0"/>
          <w:cols w:space="720"/>
        </w:sectPr>
      </w:pPr>
    </w:p>
    <w:p w14:paraId="000002B8" w14:textId="77777777" w:rsidR="000A4521" w:rsidRDefault="007473E9" w:rsidP="00501204">
      <w:pPr>
        <w:pBdr>
          <w:top w:val="nil"/>
          <w:left w:val="nil"/>
          <w:bottom w:val="nil"/>
          <w:right w:val="nil"/>
          <w:between w:val="nil"/>
        </w:pBdr>
        <w:spacing w:before="88"/>
        <w:rPr>
          <w:color w:val="000000"/>
          <w:sz w:val="21"/>
          <w:szCs w:val="21"/>
        </w:rPr>
        <w:pPrChange w:id="501" w:author="Kevin Chege" w:date="2021-05-06T09:27:00Z">
          <w:pPr>
            <w:pBdr>
              <w:top w:val="nil"/>
              <w:left w:val="nil"/>
              <w:bottom w:val="nil"/>
              <w:right w:val="nil"/>
              <w:between w:val="nil"/>
            </w:pBdr>
            <w:spacing w:before="88"/>
            <w:ind w:left="220"/>
          </w:pPr>
        </w:pPrChange>
      </w:pPr>
      <w:r>
        <w:rPr>
          <w:color w:val="000000"/>
          <w:sz w:val="21"/>
          <w:szCs w:val="21"/>
        </w:rPr>
        <w:lastRenderedPageBreak/>
        <w:t>Juniper</w:t>
      </w:r>
      <w:ins w:id="502" w:author="Changed/Added" w:date="2021-04-26T11:03:00Z">
        <w:r>
          <w:rPr>
            <w:color w:val="000000"/>
            <w:sz w:val="21"/>
            <w:szCs w:val="21"/>
          </w:rPr>
          <w:t xml:space="preserve"> Net</w:t>
        </w:r>
        <w:r>
          <w:rPr>
            <w:sz w:val="21"/>
            <w:szCs w:val="21"/>
          </w:rPr>
          <w:t>works</w:t>
        </w:r>
      </w:ins>
      <w:r>
        <w:rPr>
          <w:color w:val="000000"/>
          <w:sz w:val="21"/>
          <w:szCs w:val="21"/>
        </w:rPr>
        <w:t>:</w:t>
      </w:r>
    </w:p>
    <w:p w14:paraId="000002B9" w14:textId="77777777" w:rsidR="000A4521" w:rsidRDefault="007473E9">
      <w:pPr>
        <w:pBdr>
          <w:top w:val="nil"/>
          <w:left w:val="nil"/>
          <w:bottom w:val="nil"/>
          <w:right w:val="nil"/>
          <w:between w:val="nil"/>
        </w:pBdr>
        <w:spacing w:before="50"/>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firewall {</w:t>
      </w:r>
    </w:p>
    <w:p w14:paraId="000002BA" w14:textId="77777777" w:rsidR="000A4521" w:rsidRDefault="007473E9">
      <w:pPr>
        <w:pBdr>
          <w:top w:val="nil"/>
          <w:left w:val="nil"/>
          <w:bottom w:val="nil"/>
          <w:right w:val="nil"/>
          <w:between w:val="nil"/>
        </w:pBdr>
        <w:spacing w:before="45"/>
        <w:ind w:left="1468"/>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family </w:t>
      </w:r>
      <w:proofErr w:type="spellStart"/>
      <w:r>
        <w:rPr>
          <w:rFonts w:ascii="Courier New" w:eastAsia="Courier New" w:hAnsi="Courier New" w:cs="Courier New"/>
          <w:color w:val="000000"/>
          <w:sz w:val="21"/>
          <w:szCs w:val="21"/>
        </w:rPr>
        <w:t>inet</w:t>
      </w:r>
      <w:proofErr w:type="spellEnd"/>
      <w:r>
        <w:rPr>
          <w:rFonts w:ascii="Courier New" w:eastAsia="Courier New" w:hAnsi="Courier New" w:cs="Courier New"/>
          <w:color w:val="000000"/>
          <w:sz w:val="21"/>
          <w:szCs w:val="21"/>
        </w:rPr>
        <w:t xml:space="preserve"> {</w:t>
      </w:r>
    </w:p>
    <w:p w14:paraId="000002BB" w14:textId="77777777" w:rsidR="000A4521" w:rsidRDefault="007473E9">
      <w:pPr>
        <w:pBdr>
          <w:top w:val="nil"/>
          <w:left w:val="nil"/>
          <w:bottom w:val="nil"/>
          <w:right w:val="nil"/>
          <w:between w:val="nil"/>
        </w:pBdr>
        <w:spacing w:before="50" w:line="290" w:lineRule="auto"/>
        <w:ind w:left="2524" w:right="4201"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filter customer1-in-ipv4 </w:t>
      </w:r>
      <w:proofErr w:type="gramStart"/>
      <w:r>
        <w:rPr>
          <w:rFonts w:ascii="Courier New" w:eastAsia="Courier New" w:hAnsi="Courier New" w:cs="Courier New"/>
          <w:color w:val="000000"/>
          <w:sz w:val="21"/>
          <w:szCs w:val="21"/>
        </w:rPr>
        <w:t>{ term</w:t>
      </w:r>
      <w:proofErr w:type="gramEnd"/>
      <w:r>
        <w:rPr>
          <w:rFonts w:ascii="Courier New" w:eastAsia="Courier New" w:hAnsi="Courier New" w:cs="Courier New"/>
          <w:color w:val="000000"/>
          <w:sz w:val="21"/>
          <w:szCs w:val="21"/>
        </w:rPr>
        <w:t xml:space="preserve"> allowed-sources {</w:t>
      </w:r>
    </w:p>
    <w:p w14:paraId="000002BC" w14:textId="77777777" w:rsidR="000A4521" w:rsidRDefault="007473E9">
      <w:pPr>
        <w:pBdr>
          <w:top w:val="nil"/>
          <w:left w:val="nil"/>
          <w:bottom w:val="nil"/>
          <w:right w:val="nil"/>
          <w:between w:val="nil"/>
        </w:pBdr>
        <w:spacing w:line="233" w:lineRule="auto"/>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w:t>
      </w:r>
    </w:p>
    <w:p w14:paraId="000002BD" w14:textId="77777777" w:rsidR="000A4521" w:rsidRDefault="007473E9">
      <w:pPr>
        <w:pBdr>
          <w:top w:val="nil"/>
          <w:left w:val="nil"/>
          <w:bottom w:val="nil"/>
          <w:right w:val="nil"/>
          <w:between w:val="nil"/>
        </w:pBdr>
        <w:spacing w:before="50" w:line="290" w:lineRule="auto"/>
        <w:ind w:left="4108" w:right="3203" w:hanging="528"/>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source-address </w:t>
      </w:r>
      <w:proofErr w:type="gramStart"/>
      <w:r>
        <w:rPr>
          <w:rFonts w:ascii="Courier New" w:eastAsia="Courier New" w:hAnsi="Courier New" w:cs="Courier New"/>
          <w:color w:val="000000"/>
          <w:sz w:val="21"/>
          <w:szCs w:val="21"/>
        </w:rPr>
        <w:t>{ 192.0.2.0</w:t>
      </w:r>
      <w:proofErr w:type="gramEnd"/>
      <w:r>
        <w:rPr>
          <w:rFonts w:ascii="Courier New" w:eastAsia="Courier New" w:hAnsi="Courier New" w:cs="Courier New"/>
          <w:color w:val="000000"/>
          <w:sz w:val="21"/>
          <w:szCs w:val="21"/>
        </w:rPr>
        <w:t>/24;</w:t>
      </w:r>
    </w:p>
    <w:p w14:paraId="000002BE" w14:textId="77777777" w:rsidR="000A4521" w:rsidRDefault="007473E9">
      <w:pPr>
        <w:pBdr>
          <w:top w:val="nil"/>
          <w:left w:val="nil"/>
          <w:bottom w:val="nil"/>
          <w:right w:val="nil"/>
          <w:between w:val="nil"/>
        </w:pBdr>
        <w:spacing w:before="1"/>
        <w:ind w:right="2387"/>
        <w:jc w:val="center"/>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BF" w14:textId="77777777" w:rsidR="000A4521" w:rsidRDefault="007473E9">
      <w:pPr>
        <w:pBdr>
          <w:top w:val="nil"/>
          <w:left w:val="nil"/>
          <w:bottom w:val="nil"/>
          <w:right w:val="nil"/>
          <w:between w:val="nil"/>
        </w:pBdr>
        <w:spacing w:before="45"/>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0" w14:textId="77777777" w:rsidR="000A4521" w:rsidRDefault="007473E9">
      <w:pPr>
        <w:pBdr>
          <w:top w:val="nil"/>
          <w:left w:val="nil"/>
          <w:bottom w:val="nil"/>
          <w:right w:val="nil"/>
          <w:between w:val="nil"/>
        </w:pBdr>
        <w:spacing w:before="50"/>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then </w:t>
      </w:r>
      <w:proofErr w:type="gramStart"/>
      <w:r>
        <w:rPr>
          <w:rFonts w:ascii="Courier New" w:eastAsia="Courier New" w:hAnsi="Courier New" w:cs="Courier New"/>
          <w:color w:val="000000"/>
          <w:sz w:val="21"/>
          <w:szCs w:val="21"/>
        </w:rPr>
        <w:t>accept;</w:t>
      </w:r>
      <w:proofErr w:type="gramEnd"/>
    </w:p>
    <w:p w14:paraId="000002C1" w14:textId="77777777" w:rsidR="000A4521" w:rsidRDefault="007473E9">
      <w:pPr>
        <w:pBdr>
          <w:top w:val="nil"/>
          <w:left w:val="nil"/>
          <w:bottom w:val="nil"/>
          <w:right w:val="nil"/>
          <w:between w:val="nil"/>
        </w:pBdr>
        <w:spacing w:before="50"/>
        <w:ind w:left="2524"/>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2" w14:textId="77777777" w:rsidR="000A4521" w:rsidRDefault="007473E9">
      <w:pPr>
        <w:pBdr>
          <w:top w:val="nil"/>
          <w:left w:val="nil"/>
          <w:bottom w:val="nil"/>
          <w:right w:val="nil"/>
          <w:between w:val="nil"/>
        </w:pBdr>
        <w:spacing w:before="45"/>
        <w:ind w:left="1996"/>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3" w14:textId="77777777" w:rsidR="000A4521" w:rsidRDefault="007473E9">
      <w:pPr>
        <w:pBdr>
          <w:top w:val="nil"/>
          <w:left w:val="nil"/>
          <w:bottom w:val="nil"/>
          <w:right w:val="nil"/>
          <w:between w:val="nil"/>
        </w:pBdr>
        <w:spacing w:before="51"/>
        <w:ind w:left="1468"/>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4" w14:textId="77777777" w:rsidR="000A4521" w:rsidRDefault="007473E9">
      <w:pPr>
        <w:pBdr>
          <w:top w:val="nil"/>
          <w:left w:val="nil"/>
          <w:bottom w:val="nil"/>
          <w:right w:val="nil"/>
          <w:between w:val="nil"/>
        </w:pBdr>
        <w:spacing w:before="50"/>
        <w:ind w:left="1468"/>
        <w:rPr>
          <w:rFonts w:ascii="Courier New" w:eastAsia="Courier New" w:hAnsi="Courier New" w:cs="Courier New"/>
          <w:color w:val="000000"/>
          <w:sz w:val="21"/>
          <w:szCs w:val="21"/>
        </w:rPr>
      </w:pPr>
      <w:r>
        <w:rPr>
          <w:rFonts w:ascii="Courier New" w:eastAsia="Courier New" w:hAnsi="Courier New" w:cs="Courier New"/>
          <w:color w:val="000000"/>
          <w:sz w:val="21"/>
          <w:szCs w:val="21"/>
        </w:rPr>
        <w:t>family inet6 {</w:t>
      </w:r>
    </w:p>
    <w:p w14:paraId="000002C5" w14:textId="77777777" w:rsidR="000A4521" w:rsidRDefault="007473E9">
      <w:pPr>
        <w:pBdr>
          <w:top w:val="nil"/>
          <w:left w:val="nil"/>
          <w:bottom w:val="nil"/>
          <w:right w:val="nil"/>
          <w:between w:val="nil"/>
        </w:pBdr>
        <w:spacing w:before="50" w:line="285" w:lineRule="auto"/>
        <w:ind w:left="2524" w:right="4201"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filter customer1-in-ipv6 </w:t>
      </w:r>
      <w:proofErr w:type="gramStart"/>
      <w:r>
        <w:rPr>
          <w:rFonts w:ascii="Courier New" w:eastAsia="Courier New" w:hAnsi="Courier New" w:cs="Courier New"/>
          <w:color w:val="000000"/>
          <w:sz w:val="21"/>
          <w:szCs w:val="21"/>
        </w:rPr>
        <w:t>{ term</w:t>
      </w:r>
      <w:proofErr w:type="gramEnd"/>
      <w:r>
        <w:rPr>
          <w:rFonts w:ascii="Courier New" w:eastAsia="Courier New" w:hAnsi="Courier New" w:cs="Courier New"/>
          <w:color w:val="000000"/>
          <w:sz w:val="21"/>
          <w:szCs w:val="21"/>
        </w:rPr>
        <w:t xml:space="preserve"> allowed-sources {</w:t>
      </w:r>
    </w:p>
    <w:p w14:paraId="000002C6" w14:textId="77777777" w:rsidR="000A4521" w:rsidRDefault="007473E9">
      <w:pPr>
        <w:pBdr>
          <w:top w:val="nil"/>
          <w:left w:val="nil"/>
          <w:bottom w:val="nil"/>
          <w:right w:val="nil"/>
          <w:between w:val="nil"/>
        </w:pBdr>
        <w:spacing w:before="5"/>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w:t>
      </w:r>
    </w:p>
    <w:p w14:paraId="000002C7" w14:textId="77777777" w:rsidR="000A4521" w:rsidRDefault="007473E9">
      <w:pPr>
        <w:pBdr>
          <w:top w:val="nil"/>
          <w:left w:val="nil"/>
          <w:bottom w:val="nil"/>
          <w:right w:val="nil"/>
          <w:between w:val="nil"/>
        </w:pBdr>
        <w:spacing w:before="50" w:line="285" w:lineRule="auto"/>
        <w:ind w:left="4108" w:right="1723" w:hanging="528"/>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source-address </w:t>
      </w:r>
      <w:proofErr w:type="gramStart"/>
      <w:r>
        <w:rPr>
          <w:rFonts w:ascii="Courier New" w:eastAsia="Courier New" w:hAnsi="Courier New" w:cs="Courier New"/>
          <w:color w:val="000000"/>
          <w:sz w:val="21"/>
          <w:szCs w:val="21"/>
        </w:rPr>
        <w:t>{ 2001</w:t>
      </w:r>
      <w:proofErr w:type="gramEnd"/>
      <w:r>
        <w:rPr>
          <w:rFonts w:ascii="Courier New" w:eastAsia="Courier New" w:hAnsi="Courier New" w:cs="Courier New"/>
          <w:color w:val="000000"/>
          <w:sz w:val="21"/>
          <w:szCs w:val="21"/>
        </w:rPr>
        <w:t>:db8:1001::/48;</w:t>
      </w:r>
    </w:p>
    <w:p w14:paraId="000002C8" w14:textId="77777777" w:rsidR="000A4521" w:rsidRDefault="007473E9">
      <w:pPr>
        <w:pBdr>
          <w:top w:val="nil"/>
          <w:left w:val="nil"/>
          <w:bottom w:val="nil"/>
          <w:right w:val="nil"/>
          <w:between w:val="nil"/>
        </w:pBdr>
        <w:spacing w:before="5"/>
        <w:ind w:right="2387"/>
        <w:jc w:val="center"/>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9" w14:textId="77777777" w:rsidR="000A4521" w:rsidRDefault="007473E9">
      <w:pPr>
        <w:pBdr>
          <w:top w:val="nil"/>
          <w:left w:val="nil"/>
          <w:bottom w:val="nil"/>
          <w:right w:val="nil"/>
          <w:between w:val="nil"/>
        </w:pBdr>
        <w:spacing w:before="50"/>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A" w14:textId="77777777" w:rsidR="000A4521" w:rsidRDefault="007473E9">
      <w:pPr>
        <w:pBdr>
          <w:top w:val="nil"/>
          <w:left w:val="nil"/>
          <w:bottom w:val="nil"/>
          <w:right w:val="nil"/>
          <w:between w:val="nil"/>
        </w:pBdr>
        <w:spacing w:before="45"/>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then </w:t>
      </w:r>
      <w:proofErr w:type="gramStart"/>
      <w:r>
        <w:rPr>
          <w:rFonts w:ascii="Courier New" w:eastAsia="Courier New" w:hAnsi="Courier New" w:cs="Courier New"/>
          <w:color w:val="000000"/>
          <w:sz w:val="21"/>
          <w:szCs w:val="21"/>
        </w:rPr>
        <w:t>accept;</w:t>
      </w:r>
      <w:proofErr w:type="gramEnd"/>
    </w:p>
    <w:p w14:paraId="000002CB" w14:textId="77777777" w:rsidR="000A4521" w:rsidRDefault="007473E9">
      <w:pPr>
        <w:pBdr>
          <w:top w:val="nil"/>
          <w:left w:val="nil"/>
          <w:bottom w:val="nil"/>
          <w:right w:val="nil"/>
          <w:between w:val="nil"/>
        </w:pBdr>
        <w:spacing w:before="50"/>
        <w:ind w:left="2524"/>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C" w14:textId="77777777" w:rsidR="000A4521" w:rsidRDefault="007473E9">
      <w:pPr>
        <w:pBdr>
          <w:top w:val="nil"/>
          <w:left w:val="nil"/>
          <w:bottom w:val="nil"/>
          <w:right w:val="nil"/>
          <w:between w:val="nil"/>
        </w:pBdr>
        <w:spacing w:before="51"/>
        <w:ind w:left="1996"/>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D" w14:textId="77777777" w:rsidR="000A4521" w:rsidRDefault="007473E9">
      <w:pPr>
        <w:pBdr>
          <w:top w:val="nil"/>
          <w:left w:val="nil"/>
          <w:bottom w:val="nil"/>
          <w:right w:val="nil"/>
          <w:between w:val="nil"/>
        </w:pBdr>
        <w:spacing w:before="50"/>
        <w:ind w:left="1468"/>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E" w14:textId="77777777" w:rsidR="000A4521" w:rsidRDefault="007473E9">
      <w:pPr>
        <w:pBdr>
          <w:top w:val="nil"/>
          <w:left w:val="nil"/>
          <w:bottom w:val="nil"/>
          <w:right w:val="nil"/>
          <w:between w:val="nil"/>
        </w:pBdr>
        <w:spacing w:before="45"/>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F" w14:textId="77777777" w:rsidR="000A4521" w:rsidRDefault="007473E9">
      <w:pPr>
        <w:pBdr>
          <w:top w:val="nil"/>
          <w:left w:val="nil"/>
          <w:bottom w:val="nil"/>
          <w:right w:val="nil"/>
          <w:between w:val="nil"/>
        </w:pBdr>
        <w:spacing w:before="50" w:line="290" w:lineRule="auto"/>
        <w:ind w:left="1468" w:right="6379"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interfaces x </w:t>
      </w:r>
      <w:proofErr w:type="gramStart"/>
      <w:r>
        <w:rPr>
          <w:rFonts w:ascii="Courier New" w:eastAsia="Courier New" w:hAnsi="Courier New" w:cs="Courier New"/>
          <w:color w:val="000000"/>
          <w:sz w:val="21"/>
          <w:szCs w:val="21"/>
        </w:rPr>
        <w:t>{ unit</w:t>
      </w:r>
      <w:proofErr w:type="gramEnd"/>
      <w:r>
        <w:rPr>
          <w:rFonts w:ascii="Courier New" w:eastAsia="Courier New" w:hAnsi="Courier New" w:cs="Courier New"/>
          <w:color w:val="000000"/>
          <w:sz w:val="21"/>
          <w:szCs w:val="21"/>
        </w:rPr>
        <w:t xml:space="preserve"> 0 {</w:t>
      </w:r>
    </w:p>
    <w:p w14:paraId="000002D0" w14:textId="77777777" w:rsidR="000A4521" w:rsidRDefault="007473E9">
      <w:pPr>
        <w:pBdr>
          <w:top w:val="nil"/>
          <w:left w:val="nil"/>
          <w:bottom w:val="nil"/>
          <w:right w:val="nil"/>
          <w:between w:val="nil"/>
        </w:pBdr>
        <w:spacing w:line="233" w:lineRule="auto"/>
        <w:ind w:left="1996"/>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family </w:t>
      </w:r>
      <w:proofErr w:type="spellStart"/>
      <w:r>
        <w:rPr>
          <w:rFonts w:ascii="Courier New" w:eastAsia="Courier New" w:hAnsi="Courier New" w:cs="Courier New"/>
          <w:color w:val="000000"/>
          <w:sz w:val="21"/>
          <w:szCs w:val="21"/>
        </w:rPr>
        <w:t>inet</w:t>
      </w:r>
      <w:proofErr w:type="spellEnd"/>
      <w:r>
        <w:rPr>
          <w:rFonts w:ascii="Courier New" w:eastAsia="Courier New" w:hAnsi="Courier New" w:cs="Courier New"/>
          <w:color w:val="000000"/>
          <w:sz w:val="21"/>
          <w:szCs w:val="21"/>
        </w:rPr>
        <w:t xml:space="preserve"> {</w:t>
      </w:r>
    </w:p>
    <w:p w14:paraId="000002D1" w14:textId="77777777" w:rsidR="000A4521" w:rsidRDefault="007473E9">
      <w:pPr>
        <w:pBdr>
          <w:top w:val="nil"/>
          <w:left w:val="nil"/>
          <w:bottom w:val="nil"/>
          <w:right w:val="nil"/>
          <w:between w:val="nil"/>
        </w:pBdr>
        <w:spacing w:before="50"/>
        <w:ind w:left="2524"/>
        <w:rPr>
          <w:rFonts w:ascii="Courier New" w:eastAsia="Courier New" w:hAnsi="Courier New" w:cs="Courier New"/>
          <w:color w:val="000000"/>
          <w:sz w:val="21"/>
          <w:szCs w:val="21"/>
        </w:rPr>
      </w:pPr>
      <w:r>
        <w:rPr>
          <w:rFonts w:ascii="Courier New" w:eastAsia="Courier New" w:hAnsi="Courier New" w:cs="Courier New"/>
          <w:color w:val="000000"/>
          <w:sz w:val="21"/>
          <w:szCs w:val="21"/>
        </w:rPr>
        <w:t>filter {</w:t>
      </w:r>
    </w:p>
    <w:p w14:paraId="000002D2" w14:textId="77777777" w:rsidR="000A4521" w:rsidRDefault="007473E9">
      <w:pPr>
        <w:pBdr>
          <w:top w:val="nil"/>
          <w:left w:val="nil"/>
          <w:bottom w:val="nil"/>
          <w:right w:val="nil"/>
          <w:between w:val="nil"/>
        </w:pBdr>
        <w:spacing w:before="50"/>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input customer1-in-</w:t>
      </w:r>
      <w:proofErr w:type="gramStart"/>
      <w:r>
        <w:rPr>
          <w:rFonts w:ascii="Courier New" w:eastAsia="Courier New" w:hAnsi="Courier New" w:cs="Courier New"/>
          <w:color w:val="000000"/>
          <w:sz w:val="21"/>
          <w:szCs w:val="21"/>
        </w:rPr>
        <w:t>ipv4;</w:t>
      </w:r>
      <w:proofErr w:type="gramEnd"/>
    </w:p>
    <w:p w14:paraId="000002D3" w14:textId="77777777" w:rsidR="000A4521" w:rsidRDefault="007473E9">
      <w:pPr>
        <w:pBdr>
          <w:top w:val="nil"/>
          <w:left w:val="nil"/>
          <w:bottom w:val="nil"/>
          <w:right w:val="nil"/>
          <w:between w:val="nil"/>
        </w:pBdr>
        <w:spacing w:before="50"/>
        <w:ind w:left="2524"/>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D4" w14:textId="77777777" w:rsidR="000A4521" w:rsidRDefault="007473E9">
      <w:pPr>
        <w:pBdr>
          <w:top w:val="nil"/>
          <w:left w:val="nil"/>
          <w:bottom w:val="nil"/>
          <w:right w:val="nil"/>
          <w:between w:val="nil"/>
        </w:pBdr>
        <w:spacing w:before="46"/>
        <w:ind w:left="1996"/>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D5" w14:textId="77777777" w:rsidR="000A4521" w:rsidRDefault="007473E9">
      <w:pPr>
        <w:pBdr>
          <w:top w:val="nil"/>
          <w:left w:val="nil"/>
          <w:bottom w:val="nil"/>
          <w:right w:val="nil"/>
          <w:between w:val="nil"/>
        </w:pBdr>
        <w:spacing w:before="50" w:line="290" w:lineRule="auto"/>
        <w:ind w:left="2524" w:right="5262"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family inet6 </w:t>
      </w:r>
      <w:proofErr w:type="gramStart"/>
      <w:r>
        <w:rPr>
          <w:rFonts w:ascii="Courier New" w:eastAsia="Courier New" w:hAnsi="Courier New" w:cs="Courier New"/>
          <w:color w:val="000000"/>
          <w:sz w:val="21"/>
          <w:szCs w:val="21"/>
        </w:rPr>
        <w:t>{ filter</w:t>
      </w:r>
      <w:proofErr w:type="gramEnd"/>
      <w:r>
        <w:rPr>
          <w:rFonts w:ascii="Courier New" w:eastAsia="Courier New" w:hAnsi="Courier New" w:cs="Courier New"/>
          <w:color w:val="000000"/>
          <w:sz w:val="21"/>
          <w:szCs w:val="21"/>
        </w:rPr>
        <w:t xml:space="preserve"> {</w:t>
      </w:r>
    </w:p>
    <w:p w14:paraId="000002D6" w14:textId="77777777" w:rsidR="000A4521" w:rsidRDefault="007473E9">
      <w:pPr>
        <w:pBdr>
          <w:top w:val="nil"/>
          <w:left w:val="nil"/>
          <w:bottom w:val="nil"/>
          <w:right w:val="nil"/>
          <w:between w:val="nil"/>
        </w:pBdr>
        <w:spacing w:line="233" w:lineRule="auto"/>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input customer1-in-</w:t>
      </w:r>
      <w:proofErr w:type="gramStart"/>
      <w:r>
        <w:rPr>
          <w:rFonts w:ascii="Courier New" w:eastAsia="Courier New" w:hAnsi="Courier New" w:cs="Courier New"/>
          <w:color w:val="000000"/>
          <w:sz w:val="21"/>
          <w:szCs w:val="21"/>
        </w:rPr>
        <w:t>ipv6;</w:t>
      </w:r>
      <w:proofErr w:type="gramEnd"/>
    </w:p>
    <w:p w14:paraId="000002D7" w14:textId="77777777" w:rsidR="000A4521" w:rsidRDefault="007473E9">
      <w:pPr>
        <w:pBdr>
          <w:top w:val="nil"/>
          <w:left w:val="nil"/>
          <w:bottom w:val="nil"/>
          <w:right w:val="nil"/>
          <w:between w:val="nil"/>
        </w:pBdr>
        <w:spacing w:before="50"/>
        <w:ind w:left="2524"/>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D8" w14:textId="77777777" w:rsidR="000A4521" w:rsidRDefault="007473E9">
      <w:pPr>
        <w:pBdr>
          <w:top w:val="nil"/>
          <w:left w:val="nil"/>
          <w:bottom w:val="nil"/>
          <w:right w:val="nil"/>
          <w:between w:val="nil"/>
        </w:pBdr>
        <w:spacing w:before="50"/>
        <w:ind w:left="1996"/>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D9" w14:textId="77777777" w:rsidR="000A4521" w:rsidRDefault="007473E9">
      <w:pPr>
        <w:pBdr>
          <w:top w:val="nil"/>
          <w:left w:val="nil"/>
          <w:bottom w:val="nil"/>
          <w:right w:val="nil"/>
          <w:between w:val="nil"/>
        </w:pBdr>
        <w:spacing w:before="50"/>
        <w:ind w:left="1468"/>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DA" w14:textId="77777777" w:rsidR="000A4521" w:rsidRDefault="007473E9">
      <w:pPr>
        <w:pBdr>
          <w:top w:val="nil"/>
          <w:left w:val="nil"/>
          <w:bottom w:val="nil"/>
          <w:right w:val="nil"/>
          <w:between w:val="nil"/>
        </w:pBdr>
        <w:spacing w:before="45"/>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4CAD403C" w14:textId="77777777" w:rsidR="0008389A" w:rsidRDefault="0008389A">
      <w:pPr>
        <w:rPr>
          <w:del w:id="503" w:author="Changed/Added" w:date="2021-04-26T11:03:00Z"/>
          <w:rFonts w:ascii="Courier New"/>
        </w:rPr>
      </w:pPr>
    </w:p>
    <w:p w14:paraId="2D862772" w14:textId="77777777" w:rsidR="008F17E9" w:rsidRDefault="008F17E9">
      <w:pPr>
        <w:rPr>
          <w:del w:id="504" w:author="Changed/Added" w:date="2021-04-26T11:03:00Z"/>
          <w:rFonts w:ascii="Courier New"/>
        </w:rPr>
      </w:pPr>
    </w:p>
    <w:customXmlInsRangeStart w:id="505" w:author="Changed/Added" w:date="2021-04-26T11:03:00Z"/>
    <w:sdt>
      <w:sdtPr>
        <w:tag w:val="goog_rdk_25"/>
        <w:id w:val="-1018315197"/>
      </w:sdtPr>
      <w:sdtContent>
        <w:customXmlInsRangeEnd w:id="505"/>
        <w:p w14:paraId="000002DB" w14:textId="2118E234" w:rsidR="000A4521" w:rsidRDefault="00501204">
          <w:pPr>
            <w:rPr>
              <w:ins w:id="506" w:author="Changed/Added" w:date="2021-04-26T11:03:00Z"/>
              <w:rFonts w:ascii="Courier New" w:eastAsia="Courier New" w:hAnsi="Courier New" w:cs="Courier New"/>
            </w:rPr>
          </w:pPr>
          <w:customXmlInsRangeStart w:id="507" w:author="Changed/Added" w:date="2021-04-26T11:03:00Z"/>
          <w:sdt>
            <w:sdtPr>
              <w:tag w:val="goog_rdk_24"/>
              <w:id w:val="1359627309"/>
            </w:sdtPr>
            <w:sdtContent>
              <w:customXmlInsRangeEnd w:id="507"/>
              <w:commentRangeStart w:id="508"/>
              <w:proofErr w:type="spellStart"/>
              <w:ins w:id="509" w:author="Kevin Chege" w:date="2021-04-26T17:29:00Z">
                <w:r w:rsidR="007E4B3D">
                  <w:t>Mikrotik</w:t>
                </w:r>
                <w:commentRangeEnd w:id="508"/>
                <w:proofErr w:type="spellEnd"/>
                <w:r w:rsidR="007E4B3D">
                  <w:rPr>
                    <w:rStyle w:val="CommentReference"/>
                  </w:rPr>
                  <w:commentReference w:id="508"/>
                </w:r>
              </w:ins>
              <w:customXmlInsRangeStart w:id="510" w:author="Changed/Added" w:date="2021-04-26T11:03:00Z"/>
            </w:sdtContent>
          </w:sdt>
          <w:customXmlInsRangeEnd w:id="510"/>
        </w:p>
        <w:customXmlInsRangeStart w:id="511" w:author="Changed/Added" w:date="2021-04-26T11:03:00Z"/>
      </w:sdtContent>
    </w:sdt>
    <w:customXmlInsRangeEnd w:id="511"/>
    <w:customXmlInsRangeStart w:id="512" w:author="Changed/Added" w:date="2021-04-26T11:03:00Z"/>
    <w:sdt>
      <w:sdtPr>
        <w:tag w:val="goog_rdk_27"/>
        <w:id w:val="1208835349"/>
      </w:sdtPr>
      <w:sdtContent>
        <w:customXmlInsRangeEnd w:id="512"/>
        <w:p w14:paraId="000002DC" w14:textId="77777777" w:rsidR="000A4521" w:rsidRDefault="00501204">
          <w:pPr>
            <w:rPr>
              <w:ins w:id="513" w:author="Changed/Added" w:date="2021-04-26T11:03:00Z"/>
              <w:rFonts w:ascii="Courier New" w:eastAsia="Courier New" w:hAnsi="Courier New" w:cs="Courier New"/>
            </w:rPr>
          </w:pPr>
          <w:customXmlInsRangeStart w:id="514" w:author="Changed/Added" w:date="2021-04-26T11:03:00Z"/>
          <w:sdt>
            <w:sdtPr>
              <w:tag w:val="goog_rdk_26"/>
              <w:id w:val="2128346548"/>
            </w:sdtPr>
            <w:sdtContent>
              <w:customXmlInsRangeEnd w:id="514"/>
              <w:customXmlInsRangeStart w:id="515" w:author="Changed/Added" w:date="2021-04-26T11:03:00Z"/>
            </w:sdtContent>
          </w:sdt>
          <w:customXmlInsRangeEnd w:id="515"/>
        </w:p>
        <w:customXmlInsRangeStart w:id="516" w:author="Changed/Added" w:date="2021-04-26T11:03:00Z"/>
      </w:sdtContent>
    </w:sdt>
    <w:customXmlInsRangeEnd w:id="516"/>
    <w:customXmlInsRangeStart w:id="517" w:author="Changed/Added" w:date="2021-04-26T11:03:00Z"/>
    <w:sdt>
      <w:sdtPr>
        <w:tag w:val="goog_rdk_29"/>
        <w:id w:val="-927958811"/>
      </w:sdtPr>
      <w:sdtContent>
        <w:customXmlInsRangeEnd w:id="517"/>
        <w:p w14:paraId="000002DD" w14:textId="4936B9C9" w:rsidR="000A4521" w:rsidRDefault="00501204">
          <w:pPr>
            <w:rPr>
              <w:ins w:id="518" w:author="Changed/Added" w:date="2021-04-26T11:03:00Z"/>
            </w:rPr>
          </w:pPr>
          <w:customXmlInsRangeStart w:id="519" w:author="Changed/Added" w:date="2021-04-26T11:03:00Z"/>
          <w:sdt>
            <w:sdtPr>
              <w:tag w:val="goog_rdk_28"/>
              <w:id w:val="1376811414"/>
            </w:sdtPr>
            <w:sdtContent>
              <w:customXmlInsRangeEnd w:id="519"/>
              <w:r w:rsidR="007473E9">
                <w:t>To facilitate building of the ACLs</w:t>
              </w:r>
              <w:ins w:id="520" w:author="Changed/Added" w:date="2021-04-26T11:03:00Z">
                <w:r w:rsidR="007473E9">
                  <w:t>,</w:t>
                </w:r>
              </w:ins>
              <w:r w:rsidR="007473E9">
                <w:t xml:space="preserve"> CAIDA provides a </w:t>
              </w:r>
              <w:del w:id="521" w:author="Changed/Added" w:date="2021-04-26T11:03:00Z">
                <w:r w:rsidR="008F17E9">
                  <w:rPr>
                    <w:w w:val="105"/>
                  </w:rPr>
                  <w:delText xml:space="preserve">page </w:delText>
                </w:r>
                <w:r w:rsidR="00D80982">
                  <w:rPr>
                    <w:w w:val="105"/>
                  </w:rPr>
                  <w:delText>one</w:delText>
                </w:r>
              </w:del>
              <w:ins w:id="522" w:author="Changed/Added" w:date="2021-04-26T11:03:00Z">
                <w:r w:rsidR="007473E9">
                  <w:t>link that</w:t>
                </w:r>
              </w:ins>
              <w:r w:rsidR="007473E9">
                <w:t xml:space="preserve"> can </w:t>
              </w:r>
              <w:del w:id="523" w:author="Changed/Added" w:date="2021-04-26T11:03:00Z">
                <w:r w:rsidR="00D80982">
                  <w:rPr>
                    <w:w w:val="105"/>
                  </w:rPr>
                  <w:delText>use</w:delText>
                </w:r>
              </w:del>
              <w:ins w:id="524" w:author="Changed/Added" w:date="2021-04-26T11:03:00Z">
                <w:r w:rsidR="007473E9">
                  <w:t>be used</w:t>
                </w:r>
              </w:ins>
              <w:r w:rsidR="007473E9">
                <w:t xml:space="preserve"> to generate a proposed ACL based on BGP table analysis</w:t>
              </w:r>
              <w:ins w:id="525" w:author="Changed/Added" w:date="2021-04-26T11:03:00Z">
                <w:r w:rsidR="007473E9">
                  <w:t>:</w:t>
                </w:r>
              </w:ins>
              <w:customXmlInsRangeStart w:id="526" w:author="Changed/Added" w:date="2021-04-26T11:03:00Z"/>
            </w:sdtContent>
          </w:sdt>
          <w:customXmlInsRangeEnd w:id="526"/>
        </w:p>
        <w:customXmlInsRangeStart w:id="527" w:author="Changed/Added" w:date="2021-04-26T11:03:00Z"/>
      </w:sdtContent>
    </w:sdt>
    <w:customXmlInsRangeEnd w:id="527"/>
    <w:customXmlInsRangeStart w:id="528" w:author="Changed/Added" w:date="2021-04-26T11:03:00Z"/>
    <w:sdt>
      <w:sdtPr>
        <w:tag w:val="goog_rdk_32"/>
        <w:id w:val="-1123997969"/>
      </w:sdtPr>
      <w:sdtContent>
        <w:customXmlInsRangeEnd w:id="528"/>
        <w:p w14:paraId="000002DE" w14:textId="53822491" w:rsidR="000A4521" w:rsidRPr="00E40EB0" w:rsidRDefault="00501204">
          <w:pPr>
            <w:rPr>
              <w:color w:val="000000"/>
              <w:sz w:val="21"/>
              <w:szCs w:val="21"/>
            </w:rPr>
            <w:sectPr w:rsidR="000A4521" w:rsidRPr="00E40EB0">
              <w:pgSz w:w="12240" w:h="15840"/>
              <w:pgMar w:top="1340" w:right="1340" w:bottom="960" w:left="1220" w:header="726" w:footer="768" w:gutter="0"/>
              <w:cols w:space="720"/>
            </w:sectPr>
          </w:pPr>
          <w:customXmlInsRangeStart w:id="529" w:author="Changed/Added" w:date="2021-04-26T11:03:00Z"/>
          <w:sdt>
            <w:sdtPr>
              <w:tag w:val="goog_rdk_30"/>
              <w:id w:val="837728684"/>
            </w:sdtPr>
            <w:sdtContent>
              <w:customXmlInsRangeEnd w:id="529"/>
              <w:ins w:id="530" w:author="Changed/Added" w:date="2021-04-26T11:03:00Z">
                <w:r w:rsidR="007473E9">
                  <w:t>.</w:t>
                </w:r>
              </w:ins>
              <w:del w:id="531" w:author="Changed/Added" w:date="2021-04-26T11:03:00Z">
                <w:r w:rsidR="008F17E9" w:rsidRPr="008F17E9">
                  <w:rPr>
                    <w:w w:val="105"/>
                  </w:rPr>
                  <w:delText xml:space="preserve">,e.g., </w:delText>
                </w:r>
              </w:del>
              <w:r w:rsidR="007473E9">
                <w:t>https://spoofer.caida.org/</w:t>
              </w:r>
              <w:proofErr w:type="spellStart"/>
              <w:r w:rsidR="007473E9">
                <w:t>prefixes.php?asn</w:t>
              </w:r>
              <w:proofErr w:type="spellEnd"/>
              <w:r w:rsidR="007473E9">
                <w:t>=3333</w:t>
              </w:r>
              <w:customXmlInsRangeStart w:id="532" w:author="Changed/Added" w:date="2021-04-26T11:03:00Z"/>
            </w:sdtContent>
          </w:sdt>
          <w:customXmlInsRangeEnd w:id="532"/>
          <w:customXmlInsRangeStart w:id="533" w:author="Changed/Added" w:date="2021-04-26T11:03:00Z"/>
          <w:sdt>
            <w:sdtPr>
              <w:tag w:val="goog_rdk_31"/>
              <w:id w:val="1930611266"/>
            </w:sdtPr>
            <w:sdtContent>
              <w:customXmlInsRangeEnd w:id="533"/>
              <w:customXmlInsRangeStart w:id="534" w:author="Changed/Added" w:date="2021-04-26T11:03:00Z"/>
            </w:sdtContent>
          </w:sdt>
          <w:customXmlInsRangeEnd w:id="534"/>
        </w:p>
        <w:customXmlInsRangeStart w:id="535" w:author="Changed/Added" w:date="2021-04-26T11:03:00Z"/>
      </w:sdtContent>
    </w:sdt>
    <w:customXmlInsRangeEnd w:id="535"/>
    <w:p w14:paraId="000002DF" w14:textId="77777777" w:rsidR="000A4521" w:rsidRDefault="007473E9">
      <w:pPr>
        <w:spacing w:before="93"/>
        <w:ind w:left="220"/>
        <w:rPr>
          <w:b/>
          <w:sz w:val="19"/>
          <w:szCs w:val="19"/>
        </w:rPr>
      </w:pPr>
      <w:r>
        <w:rPr>
          <w:b/>
          <w:sz w:val="19"/>
          <w:szCs w:val="19"/>
        </w:rPr>
        <w:lastRenderedPageBreak/>
        <w:t>4.3.7.1. Aggregation Points</w:t>
      </w:r>
    </w:p>
    <w:p w14:paraId="000002E0" w14:textId="77777777" w:rsidR="000A4521" w:rsidRDefault="007473E9">
      <w:pPr>
        <w:pBdr>
          <w:top w:val="nil"/>
          <w:left w:val="nil"/>
          <w:bottom w:val="nil"/>
          <w:right w:val="nil"/>
          <w:between w:val="nil"/>
        </w:pBdr>
        <w:spacing w:before="79" w:line="290" w:lineRule="auto"/>
        <w:ind w:left="220" w:right="87"/>
        <w:rPr>
          <w:color w:val="000000"/>
          <w:sz w:val="21"/>
          <w:szCs w:val="21"/>
        </w:rPr>
      </w:pPr>
      <w:r>
        <w:rPr>
          <w:color w:val="000000"/>
          <w:sz w:val="21"/>
          <w:szCs w:val="21"/>
        </w:rPr>
        <w:t>When ACLs at the PE-CE boundary are not possible, for example because multiple customers are connected to a single layer-2 network and the layer-2 devices do not have the features to filter on layer-3 information, then filtering at an aggregation point is the second-best solution.</w:t>
      </w:r>
    </w:p>
    <w:p w14:paraId="000002E1" w14:textId="77777777" w:rsidR="000A4521" w:rsidRDefault="000A4521">
      <w:pPr>
        <w:pBdr>
          <w:top w:val="nil"/>
          <w:left w:val="nil"/>
          <w:bottom w:val="nil"/>
          <w:right w:val="nil"/>
          <w:between w:val="nil"/>
        </w:pBdr>
        <w:rPr>
          <w:color w:val="000000"/>
          <w:sz w:val="20"/>
          <w:szCs w:val="20"/>
        </w:rPr>
      </w:pPr>
    </w:p>
    <w:p w14:paraId="42C1B2A1" w14:textId="77777777" w:rsidR="0008389A" w:rsidRDefault="00211562">
      <w:pPr>
        <w:pStyle w:val="BodyText"/>
        <w:spacing w:before="1"/>
        <w:rPr>
          <w:del w:id="536" w:author="Changed/Added" w:date="2021-04-26T11:03:00Z"/>
          <w:sz w:val="14"/>
        </w:rPr>
      </w:pPr>
      <w:del w:id="537" w:author="Changed/Added" w:date="2021-04-26T11:03:00Z">
        <w:r>
          <w:rPr>
            <w:noProof/>
          </w:rPr>
          <w:drawing>
            <wp:anchor distT="0" distB="0" distL="0" distR="0" simplePos="0" relativeHeight="251680768" behindDoc="0" locked="0" layoutInCell="1" allowOverlap="1" wp14:anchorId="1BEEB02B" wp14:editId="2EE927C1">
              <wp:simplePos x="0" y="0"/>
              <wp:positionH relativeFrom="page">
                <wp:posOffset>1034888</wp:posOffset>
              </wp:positionH>
              <wp:positionV relativeFrom="paragraph">
                <wp:posOffset>127676</wp:posOffset>
              </wp:positionV>
              <wp:extent cx="4453193" cy="4596765"/>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69" cstate="print"/>
                      <a:stretch>
                        <a:fillRect/>
                      </a:stretch>
                    </pic:blipFill>
                    <pic:spPr>
                      <a:xfrm>
                        <a:off x="0" y="0"/>
                        <a:ext cx="4453193" cy="4596765"/>
                      </a:xfrm>
                      <a:prstGeom prst="rect">
                        <a:avLst/>
                      </a:prstGeom>
                    </pic:spPr>
                  </pic:pic>
                </a:graphicData>
              </a:graphic>
            </wp:anchor>
          </w:drawing>
        </w:r>
      </w:del>
    </w:p>
    <w:p w14:paraId="000002E2" w14:textId="77777777" w:rsidR="000A4521" w:rsidRDefault="007473E9">
      <w:pPr>
        <w:pBdr>
          <w:top w:val="nil"/>
          <w:left w:val="nil"/>
          <w:bottom w:val="nil"/>
          <w:right w:val="nil"/>
          <w:between w:val="nil"/>
        </w:pBdr>
        <w:spacing w:before="1"/>
        <w:rPr>
          <w:ins w:id="538" w:author="Changed/Added" w:date="2021-04-26T11:03:00Z"/>
          <w:color w:val="000000"/>
          <w:sz w:val="14"/>
          <w:szCs w:val="14"/>
        </w:rPr>
      </w:pPr>
      <w:ins w:id="539" w:author="Changed/Added" w:date="2021-04-26T11:03:00Z">
        <w:r>
          <w:rPr>
            <w:noProof/>
          </w:rPr>
          <w:drawing>
            <wp:anchor distT="0" distB="0" distL="0" distR="0" simplePos="0" relativeHeight="251663360" behindDoc="0" locked="0" layoutInCell="1" hidden="0" allowOverlap="1" wp14:anchorId="08F01083" wp14:editId="7CB61CE5">
              <wp:simplePos x="0" y="0"/>
              <wp:positionH relativeFrom="column">
                <wp:posOffset>260188</wp:posOffset>
              </wp:positionH>
              <wp:positionV relativeFrom="paragraph">
                <wp:posOffset>127676</wp:posOffset>
              </wp:positionV>
              <wp:extent cx="4453193" cy="4596765"/>
              <wp:effectExtent l="0" t="0" r="0" b="0"/>
              <wp:wrapTopAndBottom distT="0" distB="0"/>
              <wp:docPr id="6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0"/>
                      <a:srcRect/>
                      <a:stretch>
                        <a:fillRect/>
                      </a:stretch>
                    </pic:blipFill>
                    <pic:spPr>
                      <a:xfrm>
                        <a:off x="0" y="0"/>
                        <a:ext cx="4453193" cy="4596765"/>
                      </a:xfrm>
                      <a:prstGeom prst="rect">
                        <a:avLst/>
                      </a:prstGeom>
                      <a:ln/>
                    </pic:spPr>
                  </pic:pic>
                </a:graphicData>
              </a:graphic>
            </wp:anchor>
          </w:drawing>
        </w:r>
      </w:ins>
    </w:p>
    <w:p w14:paraId="000002E3" w14:textId="77777777" w:rsidR="000A4521" w:rsidRDefault="000A4521">
      <w:pPr>
        <w:pBdr>
          <w:top w:val="nil"/>
          <w:left w:val="nil"/>
          <w:bottom w:val="nil"/>
          <w:right w:val="nil"/>
          <w:between w:val="nil"/>
        </w:pBdr>
        <w:spacing w:before="4"/>
        <w:rPr>
          <w:color w:val="000000"/>
          <w:sz w:val="29"/>
          <w:szCs w:val="29"/>
        </w:rPr>
      </w:pPr>
    </w:p>
    <w:p w14:paraId="000002E4" w14:textId="77777777" w:rsidR="000A4521" w:rsidRDefault="007473E9">
      <w:pPr>
        <w:pBdr>
          <w:top w:val="nil"/>
          <w:left w:val="nil"/>
          <w:bottom w:val="nil"/>
          <w:right w:val="nil"/>
          <w:between w:val="nil"/>
        </w:pBdr>
        <w:spacing w:before="1"/>
        <w:ind w:left="2582"/>
        <w:rPr>
          <w:color w:val="000000"/>
          <w:sz w:val="21"/>
          <w:szCs w:val="21"/>
        </w:rPr>
      </w:pPr>
      <w:r>
        <w:rPr>
          <w:color w:val="000000"/>
          <w:sz w:val="21"/>
          <w:szCs w:val="21"/>
        </w:rPr>
        <w:t>Fig 3. Ingress filtering on the aggregation router</w:t>
      </w:r>
    </w:p>
    <w:p w14:paraId="000002E5" w14:textId="77777777" w:rsidR="000A4521" w:rsidRDefault="007473E9">
      <w:pPr>
        <w:pBdr>
          <w:top w:val="nil"/>
          <w:left w:val="nil"/>
          <w:bottom w:val="nil"/>
          <w:right w:val="nil"/>
          <w:between w:val="nil"/>
        </w:pBdr>
        <w:spacing w:before="46" w:line="290" w:lineRule="auto"/>
        <w:ind w:left="436" w:right="315"/>
        <w:jc w:val="center"/>
        <w:rPr>
          <w:color w:val="000000"/>
          <w:sz w:val="21"/>
          <w:szCs w:val="21"/>
        </w:rPr>
      </w:pPr>
      <w:r>
        <w:rPr>
          <w:color w:val="000000"/>
          <w:sz w:val="21"/>
          <w:szCs w:val="21"/>
        </w:rPr>
        <w:t>BCP 38 Filter = Allow only packets with source IP addresses from the customer's networks, aggregated (2001:db8:</w:t>
      </w:r>
      <w:proofErr w:type="gramStart"/>
      <w:r>
        <w:rPr>
          <w:color w:val="000000"/>
          <w:sz w:val="21"/>
          <w:szCs w:val="21"/>
        </w:rPr>
        <w:t>1000::/</w:t>
      </w:r>
      <w:proofErr w:type="gramEnd"/>
      <w:r>
        <w:rPr>
          <w:color w:val="000000"/>
          <w:sz w:val="21"/>
          <w:szCs w:val="21"/>
        </w:rPr>
        <w:t>44, 2001:db8:2000::/44, 192.0.2.0/23, 198.51.100.0/23)</w:t>
      </w:r>
    </w:p>
    <w:p w14:paraId="000002E6" w14:textId="77777777" w:rsidR="000A4521" w:rsidRDefault="000A4521">
      <w:pPr>
        <w:pBdr>
          <w:top w:val="nil"/>
          <w:left w:val="nil"/>
          <w:bottom w:val="nil"/>
          <w:right w:val="nil"/>
          <w:between w:val="nil"/>
        </w:pBdr>
        <w:spacing w:before="2"/>
        <w:rPr>
          <w:color w:val="000000"/>
          <w:sz w:val="25"/>
          <w:szCs w:val="25"/>
        </w:rPr>
      </w:pPr>
    </w:p>
    <w:p w14:paraId="000002E7" w14:textId="77777777" w:rsidR="000A4521" w:rsidRDefault="007473E9">
      <w:pPr>
        <w:pBdr>
          <w:top w:val="nil"/>
          <w:left w:val="nil"/>
          <w:bottom w:val="nil"/>
          <w:right w:val="nil"/>
          <w:between w:val="nil"/>
        </w:pBdr>
        <w:spacing w:line="290" w:lineRule="auto"/>
        <w:ind w:left="220" w:right="250"/>
        <w:rPr>
          <w:color w:val="000000"/>
          <w:sz w:val="21"/>
          <w:szCs w:val="21"/>
        </w:rPr>
      </w:pPr>
      <w:r>
        <w:rPr>
          <w:color w:val="000000"/>
          <w:sz w:val="21"/>
          <w:szCs w:val="21"/>
        </w:rPr>
        <w:t>In this example it is (for some unspecified reason) not possible to filter on the /24 for each customer. In that case filtering on 96.0.18.0/23 and 96.0.20.0/23 at an aggregation point close to the customer connections would at least limit the spoofing possibilities for that group of customers to a small range of addresses.</w:t>
      </w:r>
    </w:p>
    <w:p w14:paraId="000002E8" w14:textId="77777777" w:rsidR="000A4521" w:rsidRDefault="000A4521">
      <w:pPr>
        <w:pBdr>
          <w:top w:val="nil"/>
          <w:left w:val="nil"/>
          <w:bottom w:val="nil"/>
          <w:right w:val="nil"/>
          <w:between w:val="nil"/>
        </w:pBdr>
        <w:spacing w:before="9"/>
        <w:rPr>
          <w:color w:val="000000"/>
          <w:sz w:val="24"/>
          <w:szCs w:val="24"/>
        </w:rPr>
      </w:pPr>
    </w:p>
    <w:p w14:paraId="000002E9" w14:textId="77777777"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Configuration is done in the same way as shown in the previous section, except now it is done on a different router in a more central location in the network.</w:t>
      </w:r>
    </w:p>
    <w:p w14:paraId="000002EA" w14:textId="77777777" w:rsidR="000A4521" w:rsidRDefault="000A4521">
      <w:pPr>
        <w:pBdr>
          <w:top w:val="nil"/>
          <w:left w:val="nil"/>
          <w:bottom w:val="nil"/>
          <w:right w:val="nil"/>
          <w:between w:val="nil"/>
        </w:pBdr>
        <w:spacing w:before="6"/>
        <w:rPr>
          <w:color w:val="000000"/>
          <w:sz w:val="20"/>
          <w:szCs w:val="20"/>
        </w:rPr>
      </w:pPr>
    </w:p>
    <w:p w14:paraId="1E0B2F94" w14:textId="24646226" w:rsidR="0008389A" w:rsidRDefault="00501204">
      <w:pPr>
        <w:pStyle w:val="Heading3"/>
        <w:numPr>
          <w:ilvl w:val="2"/>
          <w:numId w:val="44"/>
        </w:numPr>
        <w:tabs>
          <w:tab w:val="left" w:pos="831"/>
        </w:tabs>
        <w:autoSpaceDE w:val="0"/>
        <w:autoSpaceDN w:val="0"/>
        <w:ind w:hanging="610"/>
        <w:rPr>
          <w:del w:id="540" w:author="Changed/Added" w:date="2021-04-26T11:03:00Z"/>
        </w:rPr>
      </w:pPr>
      <w:customXmlInsRangeStart w:id="541" w:author="Changed/Added" w:date="2021-04-26T11:03:00Z"/>
      <w:sdt>
        <w:sdtPr>
          <w:rPr>
            <w:b w:val="0"/>
            <w:bCs w:val="0"/>
          </w:rPr>
          <w:tag w:val="goog_rdk_34"/>
          <w:id w:val="-271089175"/>
          <w:showingPlcHdr/>
        </w:sdtPr>
        <w:sdtContent>
          <w:customXmlInsRangeEnd w:id="541"/>
          <w:r w:rsidR="00E40EB0">
            <w:t xml:space="preserve">     </w:t>
          </w:r>
          <w:customXmlInsRangeStart w:id="542" w:author="Changed/Added" w:date="2021-04-26T11:03:00Z"/>
        </w:sdtContent>
      </w:sdt>
      <w:customXmlInsRangeEnd w:id="542"/>
      <w:r w:rsidR="007473E9">
        <w:t xml:space="preserve">Is NAT </w:t>
      </w:r>
      <w:del w:id="543" w:author="Changed/Added" w:date="2021-04-26T11:03:00Z">
        <w:r w:rsidR="00211562">
          <w:rPr>
            <w:w w:val="105"/>
          </w:rPr>
          <w:delText>a</w:delText>
        </w:r>
        <w:r w:rsidR="00D80982">
          <w:rPr>
            <w:w w:val="105"/>
          </w:rPr>
          <w:delText>n</w:delText>
        </w:r>
      </w:del>
      <w:ins w:id="544" w:author="Changed/Added" w:date="2021-04-26T11:03:00Z">
        <w:r w:rsidR="007473E9">
          <w:t>a</w:t>
        </w:r>
      </w:ins>
      <w:customXmlInsRangeStart w:id="545" w:author="Changed/Added" w:date="2021-04-26T11:03:00Z"/>
      <w:sdt>
        <w:sdtPr>
          <w:rPr>
            <w:b w:val="0"/>
            <w:bCs w:val="0"/>
          </w:rPr>
          <w:tag w:val="goog_rdk_35"/>
          <w:id w:val="899790658"/>
        </w:sdtPr>
        <w:sdtContent>
          <w:customXmlInsRangeEnd w:id="545"/>
          <w:ins w:id="546" w:author="Changed/Added" w:date="2021-04-26T11:03:00Z">
            <w:r w:rsidR="007473E9">
              <w:t>n</w:t>
            </w:r>
          </w:ins>
          <w:customXmlInsRangeStart w:id="547" w:author="Changed/Added" w:date="2021-04-26T11:03:00Z"/>
        </w:sdtContent>
      </w:sdt>
      <w:customXmlInsRangeEnd w:id="547"/>
      <w:r w:rsidR="007473E9">
        <w:t xml:space="preserve"> Anti-</w:t>
      </w:r>
      <w:del w:id="548" w:author="Changed/Added" w:date="2021-04-26T11:03:00Z">
        <w:r w:rsidR="00211562">
          <w:rPr>
            <w:w w:val="105"/>
          </w:rPr>
          <w:delText>Spoof</w:delText>
        </w:r>
      </w:del>
      <w:ins w:id="549" w:author="Changed/Added" w:date="2021-04-26T11:03:00Z">
        <w:r w:rsidR="007473E9">
          <w:t>Spoofing</w:t>
        </w:r>
      </w:ins>
      <w:r w:rsidR="007473E9">
        <w:t xml:space="preserve"> Tool?</w:t>
      </w:r>
    </w:p>
    <w:p w14:paraId="000002EB" w14:textId="2E2D11FD" w:rsidR="000A4521" w:rsidRDefault="000A4521">
      <w:pPr>
        <w:pStyle w:val="Heading3"/>
        <w:numPr>
          <w:ilvl w:val="2"/>
          <w:numId w:val="7"/>
        </w:numPr>
        <w:tabs>
          <w:tab w:val="left" w:pos="831"/>
        </w:tabs>
        <w:ind w:hanging="610"/>
        <w:sectPr w:rsidR="000A4521">
          <w:pgSz w:w="12240" w:h="15840"/>
          <w:pgMar w:top="1340" w:right="1340" w:bottom="960" w:left="1220" w:header="726" w:footer="768" w:gutter="0"/>
          <w:cols w:space="720"/>
        </w:sectPr>
      </w:pPr>
    </w:p>
    <w:p w14:paraId="000002EC" w14:textId="77777777" w:rsidR="000A4521" w:rsidRDefault="007473E9">
      <w:pPr>
        <w:pBdr>
          <w:top w:val="nil"/>
          <w:left w:val="nil"/>
          <w:bottom w:val="nil"/>
          <w:right w:val="nil"/>
          <w:between w:val="nil"/>
        </w:pBdr>
        <w:spacing w:before="88" w:line="290" w:lineRule="auto"/>
        <w:ind w:left="220"/>
        <w:rPr>
          <w:color w:val="000000"/>
          <w:sz w:val="21"/>
          <w:szCs w:val="21"/>
        </w:rPr>
      </w:pPr>
      <w:r>
        <w:rPr>
          <w:color w:val="000000"/>
          <w:sz w:val="21"/>
          <w:szCs w:val="21"/>
        </w:rPr>
        <w:lastRenderedPageBreak/>
        <w:t xml:space="preserve">By </w:t>
      </w:r>
      <w:proofErr w:type="gramStart"/>
      <w:r>
        <w:rPr>
          <w:color w:val="000000"/>
          <w:sz w:val="21"/>
          <w:szCs w:val="21"/>
        </w:rPr>
        <w:t>default</w:t>
      </w:r>
      <w:proofErr w:type="gramEnd"/>
      <w:r>
        <w:rPr>
          <w:color w:val="000000"/>
          <w:sz w:val="21"/>
          <w:szCs w:val="21"/>
        </w:rPr>
        <w:t xml:space="preserve"> many NAT implementations do not filter the source address of the clients. Take for example a simple NAT configuration on a Cisco router like:</w:t>
      </w:r>
    </w:p>
    <w:p w14:paraId="000002ED" w14:textId="77777777" w:rsidR="000A4521" w:rsidRDefault="000A4521">
      <w:pPr>
        <w:pBdr>
          <w:top w:val="nil"/>
          <w:left w:val="nil"/>
          <w:bottom w:val="nil"/>
          <w:right w:val="nil"/>
          <w:between w:val="nil"/>
        </w:pBdr>
        <w:rPr>
          <w:color w:val="000000"/>
          <w:sz w:val="25"/>
          <w:szCs w:val="25"/>
        </w:rPr>
      </w:pPr>
    </w:p>
    <w:p w14:paraId="000002EE" w14:textId="77777777" w:rsidR="000A4521" w:rsidRDefault="007473E9">
      <w:pPr>
        <w:pBdr>
          <w:top w:val="nil"/>
          <w:left w:val="nil"/>
          <w:bottom w:val="nil"/>
          <w:right w:val="nil"/>
          <w:between w:val="nil"/>
        </w:pBdr>
        <w:ind w:left="58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nat</w:t>
      </w:r>
      <w:proofErr w:type="spellEnd"/>
      <w:r>
        <w:rPr>
          <w:rFonts w:ascii="Courier New" w:eastAsia="Courier New" w:hAnsi="Courier New" w:cs="Courier New"/>
          <w:color w:val="000000"/>
          <w:sz w:val="21"/>
          <w:szCs w:val="21"/>
        </w:rPr>
        <w:t xml:space="preserve"> inside source list INSIDE pool OUTSIDE overload</w:t>
      </w:r>
    </w:p>
    <w:p w14:paraId="000002EF" w14:textId="77777777" w:rsidR="000A4521" w:rsidRDefault="000A4521">
      <w:pPr>
        <w:pBdr>
          <w:top w:val="nil"/>
          <w:left w:val="nil"/>
          <w:bottom w:val="nil"/>
          <w:right w:val="nil"/>
          <w:between w:val="nil"/>
        </w:pBdr>
        <w:rPr>
          <w:rFonts w:ascii="Courier New" w:eastAsia="Courier New" w:hAnsi="Courier New" w:cs="Courier New"/>
          <w:color w:val="000000"/>
          <w:sz w:val="30"/>
          <w:szCs w:val="30"/>
        </w:rPr>
      </w:pPr>
    </w:p>
    <w:p w14:paraId="000002F0" w14:textId="77777777" w:rsidR="000A4521" w:rsidRDefault="007473E9">
      <w:pPr>
        <w:pBdr>
          <w:top w:val="nil"/>
          <w:left w:val="nil"/>
          <w:bottom w:val="nil"/>
          <w:right w:val="nil"/>
          <w:between w:val="nil"/>
        </w:pBdr>
        <w:spacing w:line="288" w:lineRule="auto"/>
        <w:ind w:left="220" w:right="72"/>
        <w:rPr>
          <w:color w:val="000000"/>
          <w:sz w:val="21"/>
          <w:szCs w:val="21"/>
        </w:rPr>
      </w:pPr>
      <w:r>
        <w:rPr>
          <w:color w:val="000000"/>
          <w:sz w:val="21"/>
          <w:szCs w:val="21"/>
        </w:rPr>
        <w:t xml:space="preserve">This NAT rule will translate packets with a source address in access list </w:t>
      </w:r>
      <w:r>
        <w:rPr>
          <w:rFonts w:ascii="Courier New" w:eastAsia="Courier New" w:hAnsi="Courier New" w:cs="Courier New"/>
          <w:color w:val="000000"/>
          <w:sz w:val="21"/>
          <w:szCs w:val="21"/>
        </w:rPr>
        <w:t xml:space="preserve">INSIDE </w:t>
      </w:r>
      <w:r>
        <w:rPr>
          <w:color w:val="000000"/>
          <w:sz w:val="21"/>
          <w:szCs w:val="21"/>
        </w:rPr>
        <w:t xml:space="preserve">and change the source address to an address in the pool </w:t>
      </w:r>
      <w:r>
        <w:rPr>
          <w:rFonts w:ascii="Courier New" w:eastAsia="Courier New" w:hAnsi="Courier New" w:cs="Courier New"/>
          <w:color w:val="000000"/>
          <w:sz w:val="21"/>
          <w:szCs w:val="21"/>
        </w:rPr>
        <w:t>OUTSIDE</w:t>
      </w:r>
      <w:r>
        <w:rPr>
          <w:color w:val="000000"/>
          <w:sz w:val="21"/>
          <w:szCs w:val="21"/>
        </w:rPr>
        <w:t xml:space="preserve">. However, packets that have a spoofed source address that is not included in the </w:t>
      </w:r>
      <w:r>
        <w:rPr>
          <w:rFonts w:ascii="Courier New" w:eastAsia="Courier New" w:hAnsi="Courier New" w:cs="Courier New"/>
          <w:color w:val="000000"/>
          <w:sz w:val="21"/>
          <w:szCs w:val="21"/>
        </w:rPr>
        <w:t xml:space="preserve">INSIDE </w:t>
      </w:r>
      <w:r>
        <w:rPr>
          <w:color w:val="000000"/>
          <w:sz w:val="21"/>
          <w:szCs w:val="21"/>
        </w:rPr>
        <w:t>access list will be forwarded without any translation, resulting in spoofed packets on the Internet. When a spoofed packet does match the access list it will be translated using the specified pool, so the outside world does not see a spoofed source address, but it will be impossible for the NAT operator to trace the spoofed packets back to their originator.</w:t>
      </w:r>
    </w:p>
    <w:p w14:paraId="000002F1" w14:textId="77777777" w:rsidR="000A4521" w:rsidRDefault="000A4521">
      <w:pPr>
        <w:pBdr>
          <w:top w:val="nil"/>
          <w:left w:val="nil"/>
          <w:bottom w:val="nil"/>
          <w:right w:val="nil"/>
          <w:between w:val="nil"/>
        </w:pBdr>
        <w:spacing w:before="3"/>
        <w:rPr>
          <w:color w:val="000000"/>
          <w:sz w:val="26"/>
          <w:szCs w:val="26"/>
        </w:rPr>
      </w:pPr>
    </w:p>
    <w:customXmlInsRangeStart w:id="550" w:author="Changed/Added" w:date="2021-04-26T11:03:00Z"/>
    <w:sdt>
      <w:sdtPr>
        <w:tag w:val="goog_rdk_37"/>
        <w:id w:val="-865130934"/>
      </w:sdtPr>
      <w:sdtContent>
        <w:customXmlInsRangeEnd w:id="550"/>
        <w:p w14:paraId="000002F2"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 xml:space="preserve">This shows that NAT is not an anti-spoofing tool. Even when using </w:t>
          </w:r>
          <w:proofErr w:type="gramStart"/>
          <w:r>
            <w:rPr>
              <w:color w:val="000000"/>
              <w:sz w:val="21"/>
              <w:szCs w:val="21"/>
            </w:rPr>
            <w:t>NAT</w:t>
          </w:r>
          <w:proofErr w:type="gramEnd"/>
          <w:r>
            <w:rPr>
              <w:color w:val="000000"/>
              <w:sz w:val="21"/>
              <w:szCs w:val="21"/>
            </w:rPr>
            <w:t xml:space="preserve"> the source addresses used by customers must be checked as close to the customer as possible, just like in the cases without NAT shown earlier in this chapter. Only then can spoofed and/or untraceable packets be prevented to reach the Internet.</w:t>
          </w:r>
          <w:customXmlInsRangeStart w:id="551" w:author="Changed/Added" w:date="2021-04-26T11:03:00Z"/>
          <w:sdt>
            <w:sdtPr>
              <w:tag w:val="goog_rdk_36"/>
              <w:id w:val="-1013919492"/>
            </w:sdtPr>
            <w:sdtContent>
              <w:customXmlInsRangeEnd w:id="551"/>
              <w:customXmlInsRangeStart w:id="552" w:author="Changed/Added" w:date="2021-04-26T11:03:00Z"/>
            </w:sdtContent>
          </w:sdt>
          <w:customXmlInsRangeEnd w:id="552"/>
        </w:p>
        <w:customXmlInsRangeStart w:id="553" w:author="Changed/Added" w:date="2021-04-26T11:03:00Z"/>
      </w:sdtContent>
    </w:sdt>
    <w:customXmlInsRangeEnd w:id="553"/>
    <w:p w14:paraId="1217ECDB" w14:textId="77777777" w:rsidR="00D80982" w:rsidRDefault="00D80982">
      <w:pPr>
        <w:pStyle w:val="BodyText"/>
        <w:spacing w:line="290" w:lineRule="auto"/>
        <w:ind w:left="220"/>
        <w:rPr>
          <w:del w:id="554" w:author="Changed/Added" w:date="2021-04-26T11:03:00Z"/>
        </w:rPr>
      </w:pPr>
    </w:p>
    <w:customXmlInsRangeStart w:id="555" w:author="Changed/Added" w:date="2021-04-26T11:03:00Z"/>
    <w:sdt>
      <w:sdtPr>
        <w:tag w:val="goog_rdk_39"/>
        <w:id w:val="-1604878689"/>
      </w:sdtPr>
      <w:sdtContent>
        <w:customXmlInsRangeEnd w:id="555"/>
        <w:p w14:paraId="000002F3" w14:textId="77777777" w:rsidR="000A4521" w:rsidRDefault="00501204">
          <w:pPr>
            <w:pBdr>
              <w:top w:val="nil"/>
              <w:left w:val="nil"/>
              <w:bottom w:val="nil"/>
              <w:right w:val="nil"/>
              <w:between w:val="nil"/>
            </w:pBdr>
            <w:spacing w:line="290" w:lineRule="auto"/>
            <w:ind w:left="220"/>
            <w:rPr>
              <w:ins w:id="556" w:author="Changed/Added" w:date="2021-04-26T11:03:00Z"/>
              <w:color w:val="000000"/>
              <w:sz w:val="21"/>
              <w:szCs w:val="21"/>
            </w:rPr>
          </w:pPr>
          <w:customXmlInsRangeStart w:id="557" w:author="Changed/Added" w:date="2021-04-26T11:03:00Z"/>
          <w:sdt>
            <w:sdtPr>
              <w:tag w:val="goog_rdk_38"/>
              <w:id w:val="1186635176"/>
            </w:sdtPr>
            <w:sdtContent>
              <w:customXmlInsRangeEnd w:id="557"/>
              <w:customXmlInsRangeStart w:id="558" w:author="Changed/Added" w:date="2021-04-26T11:03:00Z"/>
            </w:sdtContent>
          </w:sdt>
          <w:customXmlInsRangeEnd w:id="558"/>
        </w:p>
        <w:customXmlInsRangeStart w:id="559" w:author="Changed/Added" w:date="2021-04-26T11:03:00Z"/>
      </w:sdtContent>
    </w:sdt>
    <w:customXmlInsRangeEnd w:id="559"/>
    <w:customXmlInsRangeStart w:id="560" w:author="Changed/Added" w:date="2021-04-26T11:03:00Z"/>
    <w:sdt>
      <w:sdtPr>
        <w:tag w:val="goog_rdk_42"/>
        <w:id w:val="1648858594"/>
      </w:sdtPr>
      <w:sdtContent>
        <w:customXmlInsRangeEnd w:id="560"/>
        <w:p w14:paraId="000002F4" w14:textId="77777777" w:rsidR="000A4521" w:rsidRDefault="00501204">
          <w:pPr>
            <w:pStyle w:val="Heading3"/>
            <w:numPr>
              <w:ilvl w:val="2"/>
              <w:numId w:val="7"/>
            </w:numPr>
            <w:tabs>
              <w:tab w:val="left" w:pos="832"/>
            </w:tabs>
            <w:ind w:left="831"/>
          </w:pPr>
          <w:customXmlInsRangeStart w:id="561" w:author="Changed/Added" w:date="2021-04-26T11:03:00Z"/>
          <w:sdt>
            <w:sdtPr>
              <w:tag w:val="goog_rdk_40"/>
              <w:id w:val="-973129790"/>
            </w:sdtPr>
            <w:sdtContent>
              <w:customXmlInsRangeEnd w:id="561"/>
              <w:customXmlInsRangeStart w:id="562" w:author="Changed/Added" w:date="2021-04-26T11:03:00Z"/>
              <w:sdt>
                <w:sdtPr>
                  <w:tag w:val="goog_rdk_41"/>
                  <w:id w:val="98153230"/>
                </w:sdtPr>
                <w:sdtContent>
                  <w:customXmlInsRangeEnd w:id="562"/>
                  <w:commentRangeStart w:id="563"/>
                  <w:commentRangeStart w:id="564"/>
                  <w:customXmlInsRangeStart w:id="565" w:author="Changed/Added" w:date="2021-04-26T11:03:00Z"/>
                </w:sdtContent>
              </w:sdt>
              <w:customXmlInsRangeEnd w:id="565"/>
              <w:r w:rsidR="007473E9">
                <w:t>Testing your anti-spoofing controls</w:t>
              </w:r>
              <w:commentRangeEnd w:id="564"/>
              <w:r w:rsidR="007473E9">
                <w:commentReference w:id="564"/>
              </w:r>
              <w:commentRangeEnd w:id="563"/>
              <w:r w:rsidR="007473E9">
                <w:rPr>
                  <w:rStyle w:val="CommentReference"/>
                  <w:b w:val="0"/>
                  <w:bCs w:val="0"/>
                </w:rPr>
                <w:commentReference w:id="563"/>
              </w:r>
              <w:customXmlInsRangeStart w:id="566" w:author="Changed/Added" w:date="2021-04-26T11:03:00Z"/>
            </w:sdtContent>
          </w:sdt>
          <w:customXmlInsRangeEnd w:id="566"/>
        </w:p>
        <w:customXmlInsRangeStart w:id="567" w:author="Changed/Added" w:date="2021-04-26T11:03:00Z"/>
      </w:sdtContent>
    </w:sdt>
    <w:customXmlInsRangeEnd w:id="567"/>
    <w:p w14:paraId="3AE64E26" w14:textId="77777777" w:rsidR="00D80982" w:rsidRDefault="00D80982" w:rsidP="00D80982">
      <w:pPr>
        <w:pStyle w:val="Heading3"/>
        <w:tabs>
          <w:tab w:val="left" w:pos="832"/>
        </w:tabs>
        <w:rPr>
          <w:del w:id="568" w:author="Changed/Added" w:date="2021-04-26T11:03:00Z"/>
        </w:rPr>
      </w:pPr>
    </w:p>
    <w:customXmlInsRangeStart w:id="569" w:author="Changed/Added" w:date="2021-04-26T11:03:00Z"/>
    <w:sdt>
      <w:sdtPr>
        <w:tag w:val="goog_rdk_44"/>
        <w:id w:val="99384179"/>
      </w:sdtPr>
      <w:sdtContent>
        <w:customXmlInsRangeEnd w:id="569"/>
        <w:p w14:paraId="000002F5" w14:textId="77777777" w:rsidR="000A4521" w:rsidRDefault="00501204">
          <w:pPr>
            <w:pStyle w:val="Heading3"/>
            <w:tabs>
              <w:tab w:val="left" w:pos="832"/>
            </w:tabs>
            <w:rPr>
              <w:ins w:id="570" w:author="Changed/Added" w:date="2021-04-26T11:03:00Z"/>
            </w:rPr>
          </w:pPr>
          <w:customXmlInsRangeStart w:id="571" w:author="Changed/Added" w:date="2021-04-26T11:03:00Z"/>
          <w:sdt>
            <w:sdtPr>
              <w:tag w:val="goog_rdk_43"/>
              <w:id w:val="1278300778"/>
            </w:sdtPr>
            <w:sdtContent>
              <w:customXmlInsRangeEnd w:id="571"/>
              <w:customXmlInsRangeStart w:id="572" w:author="Changed/Added" w:date="2021-04-26T11:03:00Z"/>
            </w:sdtContent>
          </w:sdt>
          <w:customXmlInsRangeEnd w:id="572"/>
        </w:p>
        <w:customXmlInsRangeStart w:id="573" w:author="Changed/Added" w:date="2021-04-26T11:03:00Z"/>
      </w:sdtContent>
    </w:sdt>
    <w:customXmlInsRangeEnd w:id="573"/>
    <w:customXmlInsRangeStart w:id="574" w:author="Changed/Added" w:date="2021-04-26T11:03:00Z"/>
    <w:sdt>
      <w:sdtPr>
        <w:tag w:val="goog_rdk_47"/>
        <w:id w:val="-1939125771"/>
      </w:sdtPr>
      <w:sdtContent>
        <w:customXmlInsRangeEnd w:id="574"/>
        <w:p w14:paraId="000002F6" w14:textId="277AA4CF" w:rsidR="000A4521" w:rsidRPr="00E40EB0" w:rsidRDefault="00501204" w:rsidP="007473E9">
          <w:pPr>
            <w:tabs>
              <w:tab w:val="left" w:pos="832"/>
            </w:tabs>
            <w:rPr>
              <w:color w:val="000000"/>
            </w:rPr>
          </w:pPr>
          <w:customXmlInsRangeStart w:id="575" w:author="Changed/Added" w:date="2021-04-26T11:03:00Z"/>
          <w:sdt>
            <w:sdtPr>
              <w:tag w:val="goog_rdk_45"/>
              <w:id w:val="807593669"/>
            </w:sdtPr>
            <w:sdtContent>
              <w:customXmlInsRangeEnd w:id="575"/>
              <w:r w:rsidR="007473E9" w:rsidRPr="00E40EB0">
                <w:rPr>
                  <w:color w:val="000000"/>
                  <w:sz w:val="21"/>
                  <w:szCs w:val="21"/>
                </w:rPr>
                <w:t>CAIDA have developed a tool called Spoofer (</w:t>
              </w:r>
              <w:del w:id="576" w:author="Changed/Added" w:date="2021-04-26T11:03:00Z">
                <w:r w:rsidR="00D80982">
                  <w:fldChar w:fldCharType="begin"/>
                </w:r>
                <w:r w:rsidR="00D80982">
                  <w:delInstrText xml:space="preserve"> HYPERLINK "https://</w:delInstrText>
                </w:r>
                <w:r w:rsidR="00D80982" w:rsidRPr="00D80982">
                  <w:delInstrText>spoofer.caida.org</w:delInstrText>
                </w:r>
                <w:r w:rsidR="00D80982">
                  <w:delInstrText xml:space="preserve">" </w:delInstrText>
                </w:r>
                <w:r w:rsidR="00D80982">
                  <w:fldChar w:fldCharType="separate"/>
                </w:r>
                <w:r w:rsidR="00D80982" w:rsidRPr="00703554">
                  <w:rPr>
                    <w:rStyle w:val="Hyperlink"/>
                  </w:rPr>
                  <w:delText>https://spoofer.caida.org</w:delText>
                </w:r>
                <w:r w:rsidR="00D80982">
                  <w:fldChar w:fldCharType="end"/>
                </w:r>
              </w:del>
              <w:ins w:id="577" w:author="Changed/Added" w:date="2021-04-26T11:03:00Z">
                <w:r w:rsidR="007473E9" w:rsidRPr="00E40EB0">
                  <w:rPr>
                    <w:color w:val="000000"/>
                    <w:sz w:val="21"/>
                    <w:szCs w:val="21"/>
                  </w:rPr>
                  <w:fldChar w:fldCharType="begin"/>
                </w:r>
                <w:r w:rsidR="007473E9" w:rsidRPr="00E40EB0">
                  <w:rPr>
                    <w:color w:val="000000"/>
                    <w:sz w:val="21"/>
                    <w:szCs w:val="21"/>
                  </w:rPr>
                  <w:instrText>HYPERLINK "https://spoofer.caida.org"</w:instrText>
                </w:r>
                <w:r w:rsidR="007473E9" w:rsidRPr="00E40EB0">
                  <w:rPr>
                    <w:color w:val="000000"/>
                    <w:sz w:val="21"/>
                    <w:szCs w:val="21"/>
                  </w:rPr>
                  <w:fldChar w:fldCharType="separate"/>
                </w:r>
                <w:r w:rsidR="007473E9" w:rsidRPr="00E40EB0">
                  <w:rPr>
                    <w:color w:val="000000"/>
                    <w:sz w:val="21"/>
                    <w:szCs w:val="21"/>
                  </w:rPr>
                  <w:t>https://spoofer.caida.org</w:t>
                </w:r>
                <w:r w:rsidR="007473E9" w:rsidRPr="00E40EB0">
                  <w:rPr>
                    <w:color w:val="000000"/>
                    <w:sz w:val="21"/>
                    <w:szCs w:val="21"/>
                  </w:rPr>
                  <w:fldChar w:fldCharType="end"/>
                </w:r>
              </w:ins>
              <w:r w:rsidR="007473E9" w:rsidRPr="00E40EB0">
                <w:rPr>
                  <w:color w:val="000000"/>
                  <w:sz w:val="21"/>
                  <w:szCs w:val="21"/>
                </w:rPr>
                <w:t xml:space="preserve">) that </w:t>
              </w:r>
              <w:del w:id="578" w:author="Changed/Added" w:date="2021-04-26T11:03:00Z">
                <w:r w:rsidR="00D80982">
                  <w:delText>allows to test if</w:delText>
                </w:r>
              </w:del>
              <w:ins w:id="579" w:author="Changed/Added" w:date="2021-04-26T11:03:00Z">
                <w:r w:rsidR="007473E9" w:rsidRPr="00E40EB0">
                  <w:rPr>
                    <w:color w:val="000000"/>
                    <w:sz w:val="21"/>
                    <w:szCs w:val="21"/>
                  </w:rPr>
                  <w:t>can check whether</w:t>
                </w:r>
              </w:ins>
              <w:r w:rsidR="007473E9" w:rsidRPr="00E40EB0">
                <w:rPr>
                  <w:color w:val="000000"/>
                  <w:sz w:val="21"/>
                  <w:szCs w:val="21"/>
                </w:rPr>
                <w:t xml:space="preserve"> traffic with spoofed source IP addresses is blocked by the network. The tool measures different types of spoofed addresses, including private and neighboring addresses.</w:t>
              </w:r>
              <w:customXmlInsRangeStart w:id="580" w:author="Changed/Added" w:date="2021-04-26T11:03:00Z"/>
              <w:sdt>
                <w:sdtPr>
                  <w:rPr>
                    <w:color w:val="000000"/>
                    <w:sz w:val="21"/>
                    <w:szCs w:val="21"/>
                  </w:rPr>
                  <w:tag w:val="goog_rdk_46"/>
                  <w:id w:val="1008952764"/>
                  <w:showingPlcHdr/>
                </w:sdtPr>
                <w:sdtContent>
                  <w:customXmlInsRangeEnd w:id="580"/>
                  <w:ins w:id="581" w:author="Changed/Added" w:date="2021-04-26T11:03:00Z">
                    <w:r w:rsidR="007473E9" w:rsidRPr="00E40EB0">
                      <w:rPr>
                        <w:color w:val="000000"/>
                        <w:sz w:val="21"/>
                        <w:szCs w:val="21"/>
                      </w:rPr>
                      <w:t xml:space="preserve">     </w:t>
                    </w:r>
                  </w:ins>
                  <w:customXmlInsRangeStart w:id="582" w:author="Changed/Added" w:date="2021-04-26T11:03:00Z"/>
                </w:sdtContent>
              </w:sdt>
              <w:customXmlInsRangeEnd w:id="582"/>
              <w:bookmarkStart w:id="583" w:name="_heading=h.gjdgxs" w:colFirst="0" w:colLast="0"/>
              <w:bookmarkEnd w:id="583"/>
              <w:customXmlInsRangeStart w:id="584" w:author="Changed/Added" w:date="2021-04-26T11:03:00Z"/>
            </w:sdtContent>
          </w:sdt>
          <w:customXmlInsRangeEnd w:id="584"/>
        </w:p>
        <w:customXmlInsRangeStart w:id="585" w:author="Changed/Added" w:date="2021-04-26T11:03:00Z"/>
      </w:sdtContent>
    </w:sdt>
    <w:customXmlInsRangeEnd w:id="585"/>
    <w:p w14:paraId="000002F7" w14:textId="77777777" w:rsidR="000A4521" w:rsidRDefault="000A4521">
      <w:pPr>
        <w:pBdr>
          <w:top w:val="nil"/>
          <w:left w:val="nil"/>
          <w:bottom w:val="nil"/>
          <w:right w:val="nil"/>
          <w:between w:val="nil"/>
        </w:pBdr>
        <w:spacing w:line="290" w:lineRule="auto"/>
        <w:ind w:left="220"/>
        <w:rPr>
          <w:color w:val="000000"/>
          <w:sz w:val="21"/>
          <w:szCs w:val="21"/>
        </w:rPr>
      </w:pPr>
    </w:p>
    <w:p w14:paraId="000002F8" w14:textId="77777777" w:rsidR="000A4521" w:rsidRDefault="000A4521">
      <w:pPr>
        <w:pBdr>
          <w:top w:val="nil"/>
          <w:left w:val="nil"/>
          <w:bottom w:val="nil"/>
          <w:right w:val="nil"/>
          <w:between w:val="nil"/>
        </w:pBdr>
        <w:spacing w:before="7"/>
        <w:rPr>
          <w:color w:val="000000"/>
          <w:sz w:val="20"/>
          <w:szCs w:val="20"/>
        </w:rPr>
      </w:pPr>
    </w:p>
    <w:p w14:paraId="000002F9" w14:textId="77777777" w:rsidR="000A4521" w:rsidRDefault="007473E9">
      <w:pPr>
        <w:pStyle w:val="Heading3"/>
        <w:numPr>
          <w:ilvl w:val="2"/>
          <w:numId w:val="7"/>
        </w:numPr>
        <w:tabs>
          <w:tab w:val="left" w:pos="832"/>
        </w:tabs>
        <w:ind w:left="831"/>
      </w:pPr>
      <w:r>
        <w:t>Additional reading</w:t>
      </w:r>
    </w:p>
    <w:p w14:paraId="794564CD" w14:textId="463323F6" w:rsidR="007473E9" w:rsidRDefault="007473E9">
      <w:pPr>
        <w:numPr>
          <w:ilvl w:val="3"/>
          <w:numId w:val="7"/>
        </w:numPr>
        <w:pBdr>
          <w:top w:val="nil"/>
          <w:left w:val="nil"/>
          <w:bottom w:val="nil"/>
          <w:right w:val="nil"/>
          <w:between w:val="nil"/>
        </w:pBdr>
        <w:tabs>
          <w:tab w:val="left" w:pos="939"/>
          <w:tab w:val="left" w:pos="940"/>
        </w:tabs>
        <w:spacing w:before="90" w:line="285" w:lineRule="auto"/>
        <w:ind w:right="4188"/>
        <w:rPr>
          <w:ins w:id="586" w:author="Changed/Added" w:date="2021-04-26T11:03:00Z"/>
          <w:color w:val="000000"/>
          <w:sz w:val="21"/>
          <w:szCs w:val="21"/>
        </w:rPr>
      </w:pPr>
      <w:ins w:id="587" w:author="Changed/Added" w:date="2021-04-26T11:03:00Z">
        <w:r>
          <w:rPr>
            <w:color w:val="000000"/>
            <w:sz w:val="21"/>
            <w:szCs w:val="21"/>
          </w:rPr>
          <w:t>CAIDA Spoofer</w:t>
        </w:r>
        <w:r>
          <w:rPr>
            <w:color w:val="000000"/>
            <w:sz w:val="21"/>
            <w:szCs w:val="21"/>
          </w:rPr>
          <w:br/>
        </w:r>
        <w:r w:rsidRPr="007473E9">
          <w:rPr>
            <w:color w:val="000000"/>
          </w:rPr>
          <w:t>https://www.caida.org/projects/spoofer/</w:t>
        </w:r>
      </w:ins>
    </w:p>
    <w:p w14:paraId="000002FA" w14:textId="6C64FCDC" w:rsidR="000A4521" w:rsidRDefault="007473E9">
      <w:pPr>
        <w:numPr>
          <w:ilvl w:val="3"/>
          <w:numId w:val="7"/>
        </w:numPr>
        <w:pBdr>
          <w:top w:val="nil"/>
          <w:left w:val="nil"/>
          <w:bottom w:val="nil"/>
          <w:right w:val="nil"/>
          <w:between w:val="nil"/>
        </w:pBdr>
        <w:tabs>
          <w:tab w:val="left" w:pos="939"/>
          <w:tab w:val="left" w:pos="940"/>
        </w:tabs>
        <w:spacing w:before="90" w:line="285" w:lineRule="auto"/>
        <w:ind w:right="4188"/>
        <w:rPr>
          <w:color w:val="000000"/>
          <w:sz w:val="21"/>
          <w:szCs w:val="21"/>
        </w:rPr>
      </w:pPr>
      <w:r>
        <w:rPr>
          <w:color w:val="000000"/>
          <w:sz w:val="21"/>
          <w:szCs w:val="21"/>
        </w:rPr>
        <w:t>RIPE Anti-Spoofing Task Force HOW-TO</w:t>
      </w:r>
      <w:r>
        <w:rPr>
          <w:color w:val="1155CC"/>
          <w:sz w:val="21"/>
          <w:szCs w:val="21"/>
          <w:u w:val="single"/>
        </w:rPr>
        <w:t xml:space="preserve"> https://</w:t>
      </w:r>
      <w:hyperlink r:id="rId71">
        <w:r>
          <w:rPr>
            <w:color w:val="1155CC"/>
            <w:sz w:val="21"/>
            <w:szCs w:val="21"/>
            <w:u w:val="single"/>
          </w:rPr>
          <w:t>www.ripe.net/publications/docs/ripe-431</w:t>
        </w:r>
      </w:hyperlink>
    </w:p>
    <w:p w14:paraId="000002FB" w14:textId="77777777" w:rsidR="000A4521" w:rsidRDefault="007473E9">
      <w:pPr>
        <w:numPr>
          <w:ilvl w:val="3"/>
          <w:numId w:val="7"/>
        </w:numPr>
        <w:pBdr>
          <w:top w:val="nil"/>
          <w:left w:val="nil"/>
          <w:bottom w:val="nil"/>
          <w:right w:val="nil"/>
          <w:between w:val="nil"/>
        </w:pBdr>
        <w:tabs>
          <w:tab w:val="left" w:pos="939"/>
          <w:tab w:val="left" w:pos="940"/>
        </w:tabs>
        <w:spacing w:before="6" w:line="285" w:lineRule="auto"/>
        <w:ind w:right="2124"/>
        <w:rPr>
          <w:color w:val="000000"/>
          <w:sz w:val="21"/>
          <w:szCs w:val="21"/>
        </w:rPr>
      </w:pPr>
      <w:r>
        <w:rPr>
          <w:color w:val="000000"/>
          <w:sz w:val="21"/>
          <w:szCs w:val="21"/>
        </w:rPr>
        <w:t>Source Address Validation Improvements (SAVI) Solution for DHCP</w:t>
      </w:r>
      <w:r>
        <w:rPr>
          <w:color w:val="1155CC"/>
          <w:sz w:val="21"/>
          <w:szCs w:val="21"/>
          <w:u w:val="single"/>
        </w:rPr>
        <w:t xml:space="preserve"> https://tools.ietf.org/html/rfc7513</w:t>
      </w:r>
    </w:p>
    <w:p w14:paraId="000002FC" w14:textId="77777777" w:rsidR="000A4521" w:rsidRDefault="007473E9">
      <w:pPr>
        <w:numPr>
          <w:ilvl w:val="3"/>
          <w:numId w:val="7"/>
        </w:numPr>
        <w:pBdr>
          <w:top w:val="nil"/>
          <w:left w:val="nil"/>
          <w:bottom w:val="nil"/>
          <w:right w:val="nil"/>
          <w:between w:val="nil"/>
        </w:pBdr>
        <w:tabs>
          <w:tab w:val="left" w:pos="939"/>
          <w:tab w:val="left" w:pos="940"/>
        </w:tabs>
        <w:spacing w:before="6" w:line="290" w:lineRule="auto"/>
        <w:ind w:right="2196"/>
        <w:rPr>
          <w:color w:val="000000"/>
          <w:sz w:val="21"/>
          <w:szCs w:val="21"/>
        </w:rPr>
      </w:pPr>
      <w:r>
        <w:rPr>
          <w:color w:val="000000"/>
          <w:sz w:val="21"/>
          <w:szCs w:val="21"/>
        </w:rPr>
        <w:t>Setting Access Lists with Radius</w:t>
      </w:r>
      <w:r>
        <w:rPr>
          <w:color w:val="1155CC"/>
          <w:sz w:val="21"/>
          <w:szCs w:val="21"/>
          <w:u w:val="single"/>
        </w:rPr>
        <w:t xml:space="preserve"> </w:t>
      </w:r>
      <w:hyperlink r:id="rId72">
        <w:r>
          <w:rPr>
            <w:color w:val="1155CC"/>
            <w:sz w:val="21"/>
            <w:szCs w:val="21"/>
            <w:u w:val="single"/>
          </w:rPr>
          <w:t>http://blog.ipspace.net/2010/09/setting-access-lists-with-radius.html</w:t>
        </w:r>
      </w:hyperlink>
    </w:p>
    <w:p w14:paraId="000002FD" w14:textId="77777777" w:rsidR="000A4521" w:rsidRDefault="007473E9">
      <w:pPr>
        <w:numPr>
          <w:ilvl w:val="3"/>
          <w:numId w:val="7"/>
        </w:numPr>
        <w:pBdr>
          <w:top w:val="nil"/>
          <w:left w:val="nil"/>
          <w:bottom w:val="nil"/>
          <w:right w:val="nil"/>
          <w:between w:val="nil"/>
        </w:pBdr>
        <w:tabs>
          <w:tab w:val="left" w:pos="939"/>
          <w:tab w:val="left" w:pos="940"/>
        </w:tabs>
        <w:spacing w:line="288" w:lineRule="auto"/>
        <w:ind w:right="191"/>
        <w:rPr>
          <w:color w:val="000000"/>
          <w:sz w:val="21"/>
          <w:szCs w:val="21"/>
        </w:rPr>
      </w:pPr>
      <w:r>
        <w:rPr>
          <w:color w:val="000000"/>
          <w:sz w:val="21"/>
          <w:szCs w:val="21"/>
        </w:rPr>
        <w:t>Cisco: IPv6 First-Hop Security Configuration Guide</w:t>
      </w:r>
      <w:r>
        <w:rPr>
          <w:color w:val="1155CC"/>
          <w:sz w:val="21"/>
          <w:szCs w:val="21"/>
          <w:u w:val="single"/>
        </w:rPr>
        <w:t xml:space="preserve"> </w:t>
      </w:r>
      <w:hyperlink r:id="rId73">
        <w:r>
          <w:rPr>
            <w:color w:val="1155CC"/>
            <w:sz w:val="21"/>
            <w:szCs w:val="21"/>
            <w:u w:val="single"/>
          </w:rPr>
          <w:t>http://www.cisco.com/c/en/us/td/docs/ios-xml/ios/ipv6_fhsec/configuration/15-sy/ip6f-15-</w:t>
        </w:r>
      </w:hyperlink>
      <w:r>
        <w:rPr>
          <w:color w:val="1155CC"/>
          <w:sz w:val="21"/>
          <w:szCs w:val="21"/>
          <w:u w:val="single"/>
        </w:rPr>
        <w:t xml:space="preserve"> sy-book.html</w:t>
      </w:r>
    </w:p>
    <w:p w14:paraId="000002FE" w14:textId="77777777" w:rsidR="000A4521" w:rsidRDefault="007473E9">
      <w:pPr>
        <w:numPr>
          <w:ilvl w:val="3"/>
          <w:numId w:val="7"/>
        </w:numPr>
        <w:pBdr>
          <w:top w:val="nil"/>
          <w:left w:val="nil"/>
          <w:bottom w:val="nil"/>
          <w:right w:val="nil"/>
          <w:between w:val="nil"/>
        </w:pBdr>
        <w:tabs>
          <w:tab w:val="left" w:pos="939"/>
          <w:tab w:val="left" w:pos="940"/>
        </w:tabs>
        <w:spacing w:before="1" w:line="288" w:lineRule="auto"/>
        <w:ind w:right="878"/>
        <w:rPr>
          <w:color w:val="000000"/>
          <w:sz w:val="21"/>
          <w:szCs w:val="21"/>
        </w:rPr>
      </w:pPr>
      <w:r>
        <w:rPr>
          <w:color w:val="000000"/>
          <w:sz w:val="21"/>
          <w:szCs w:val="21"/>
        </w:rPr>
        <w:t>Cisco: Configuring DHCP Snooping, IP Source Guard, and IPSG for Static Hosts</w:t>
      </w:r>
      <w:r>
        <w:rPr>
          <w:color w:val="1155CC"/>
          <w:sz w:val="21"/>
          <w:szCs w:val="21"/>
          <w:u w:val="single"/>
        </w:rPr>
        <w:t xml:space="preserve"> </w:t>
      </w:r>
      <w:hyperlink r:id="rId74">
        <w:r>
          <w:rPr>
            <w:color w:val="1155CC"/>
            <w:sz w:val="21"/>
            <w:szCs w:val="21"/>
            <w:u w:val="single"/>
          </w:rPr>
          <w:t>http://www.cisco.com/c/en/us/td/docs/switches/lan/catalyst4500/12-2/15-</w:t>
        </w:r>
      </w:hyperlink>
      <w:r>
        <w:rPr>
          <w:color w:val="1155CC"/>
          <w:sz w:val="21"/>
          <w:szCs w:val="21"/>
          <w:u w:val="single"/>
        </w:rPr>
        <w:t xml:space="preserve"> 02SG/configuration/guide/config/dhcp.html</w:t>
      </w:r>
    </w:p>
    <w:p w14:paraId="000002FF" w14:textId="77777777" w:rsidR="000A4521" w:rsidRDefault="007473E9">
      <w:pPr>
        <w:numPr>
          <w:ilvl w:val="3"/>
          <w:numId w:val="7"/>
        </w:numPr>
        <w:pBdr>
          <w:top w:val="nil"/>
          <w:left w:val="nil"/>
          <w:bottom w:val="nil"/>
          <w:right w:val="nil"/>
          <w:between w:val="nil"/>
        </w:pBdr>
        <w:tabs>
          <w:tab w:val="left" w:pos="939"/>
          <w:tab w:val="left" w:pos="940"/>
        </w:tabs>
        <w:spacing w:before="4" w:line="288" w:lineRule="auto"/>
        <w:ind w:right="522"/>
        <w:rPr>
          <w:color w:val="000000"/>
          <w:sz w:val="21"/>
          <w:szCs w:val="21"/>
        </w:rPr>
      </w:pPr>
      <w:r>
        <w:rPr>
          <w:color w:val="000000"/>
          <w:sz w:val="21"/>
          <w:szCs w:val="21"/>
        </w:rPr>
        <w:t>Cisco: Configuring DHCP Features and IP Source Guard</w:t>
      </w:r>
      <w:r>
        <w:rPr>
          <w:color w:val="1155CC"/>
          <w:sz w:val="21"/>
          <w:szCs w:val="21"/>
          <w:u w:val="single"/>
        </w:rPr>
        <w:t xml:space="preserve"> </w:t>
      </w:r>
      <w:hyperlink r:id="rId75">
        <w:r>
          <w:rPr>
            <w:color w:val="1155CC"/>
            <w:sz w:val="21"/>
            <w:szCs w:val="21"/>
            <w:u w:val="single"/>
          </w:rPr>
          <w:t>http://www.cisco.com/c/en/us/td/docs/switches/lan/catalyst2960/software/release/12-</w:t>
        </w:r>
      </w:hyperlink>
      <w:r>
        <w:rPr>
          <w:color w:val="1155CC"/>
          <w:sz w:val="21"/>
          <w:szCs w:val="21"/>
          <w:u w:val="single"/>
        </w:rPr>
        <w:t xml:space="preserve"> 2_53_se/configuration/guide/2960scg/swdhcp82.html</w:t>
      </w:r>
    </w:p>
    <w:p w14:paraId="27115C43" w14:textId="77777777" w:rsidR="0008389A" w:rsidRDefault="007473E9">
      <w:pPr>
        <w:pStyle w:val="ListParagraph"/>
        <w:numPr>
          <w:ilvl w:val="3"/>
          <w:numId w:val="44"/>
        </w:numPr>
        <w:tabs>
          <w:tab w:val="left" w:pos="939"/>
          <w:tab w:val="left" w:pos="940"/>
        </w:tabs>
        <w:autoSpaceDE w:val="0"/>
        <w:autoSpaceDN w:val="0"/>
        <w:spacing w:before="5" w:line="288" w:lineRule="auto"/>
        <w:ind w:right="705"/>
        <w:rPr>
          <w:del w:id="588" w:author="Changed/Added" w:date="2021-04-26T11:03:00Z"/>
          <w:sz w:val="21"/>
        </w:rPr>
      </w:pPr>
      <w:r>
        <w:rPr>
          <w:color w:val="000000"/>
          <w:sz w:val="21"/>
          <w:szCs w:val="21"/>
        </w:rPr>
        <w:t>Cisco: Cable Source-Verify and IP Address Security</w:t>
      </w:r>
      <w:r>
        <w:rPr>
          <w:color w:val="1155CC"/>
          <w:sz w:val="21"/>
          <w:szCs w:val="21"/>
          <w:u w:val="single"/>
        </w:rPr>
        <w:t xml:space="preserve"> </w:t>
      </w:r>
      <w:hyperlink r:id="rId76">
        <w:r>
          <w:rPr>
            <w:color w:val="1155CC"/>
            <w:sz w:val="21"/>
            <w:szCs w:val="21"/>
            <w:u w:val="single"/>
          </w:rPr>
          <w:t>http://www.cisco.com/c/en/us/support/docs/broadband-cable/cable-security/20691-</w:t>
        </w:r>
      </w:hyperlink>
      <w:r>
        <w:rPr>
          <w:color w:val="1155CC"/>
          <w:sz w:val="21"/>
          <w:szCs w:val="21"/>
          <w:u w:val="single"/>
        </w:rPr>
        <w:t xml:space="preserve"> source-verify.html</w:t>
      </w:r>
    </w:p>
    <w:p w14:paraId="00000300" w14:textId="600D3F9E" w:rsidR="000A4521" w:rsidRDefault="000A4521">
      <w:pPr>
        <w:numPr>
          <w:ilvl w:val="3"/>
          <w:numId w:val="7"/>
        </w:numPr>
        <w:pBdr>
          <w:top w:val="nil"/>
          <w:left w:val="nil"/>
          <w:bottom w:val="nil"/>
          <w:right w:val="nil"/>
          <w:between w:val="nil"/>
        </w:pBdr>
        <w:tabs>
          <w:tab w:val="left" w:pos="939"/>
          <w:tab w:val="left" w:pos="940"/>
        </w:tabs>
        <w:spacing w:before="5" w:line="288" w:lineRule="auto"/>
        <w:ind w:right="705"/>
        <w:rPr>
          <w:color w:val="000000"/>
          <w:sz w:val="21"/>
          <w:szCs w:val="21"/>
        </w:rPr>
        <w:sectPr w:rsidR="000A4521">
          <w:pgSz w:w="12240" w:h="15840"/>
          <w:pgMar w:top="1340" w:right="1340" w:bottom="960" w:left="1220" w:header="726" w:footer="768" w:gutter="0"/>
          <w:cols w:space="720"/>
        </w:sectPr>
      </w:pPr>
    </w:p>
    <w:p w14:paraId="00000301" w14:textId="77777777" w:rsidR="000A4521" w:rsidRDefault="000A4521">
      <w:pPr>
        <w:pBdr>
          <w:top w:val="nil"/>
          <w:left w:val="nil"/>
          <w:bottom w:val="nil"/>
          <w:right w:val="nil"/>
          <w:between w:val="nil"/>
        </w:pBdr>
        <w:spacing w:before="1"/>
        <w:rPr>
          <w:color w:val="000000"/>
          <w:sz w:val="24"/>
          <w:szCs w:val="24"/>
        </w:rPr>
      </w:pPr>
    </w:p>
    <w:p w14:paraId="00000302" w14:textId="77777777" w:rsidR="000A4521" w:rsidRDefault="007473E9">
      <w:pPr>
        <w:pStyle w:val="Heading2"/>
        <w:numPr>
          <w:ilvl w:val="1"/>
          <w:numId w:val="10"/>
        </w:numPr>
        <w:tabs>
          <w:tab w:val="left" w:pos="726"/>
        </w:tabs>
        <w:spacing w:before="91"/>
        <w:ind w:hanging="505"/>
      </w:pPr>
      <w:r>
        <w:t>Filtering - Preventing propagation of incorrect routing information</w:t>
      </w:r>
    </w:p>
    <w:p w14:paraId="774E82F6" w14:textId="77777777" w:rsidR="0008389A" w:rsidRDefault="00211562">
      <w:pPr>
        <w:pStyle w:val="BodyText"/>
        <w:spacing w:before="84"/>
        <w:ind w:left="220"/>
        <w:rPr>
          <w:del w:id="589" w:author="Changed/Added" w:date="2021-04-26T11:03:00Z"/>
        </w:rPr>
      </w:pPr>
      <w:del w:id="590" w:author="Changed/Added" w:date="2021-04-26T11:03:00Z">
        <w:r>
          <w:rPr>
            <w:w w:val="105"/>
          </w:rPr>
          <w:delText>Relevant MANRS expected actions:</w:delText>
        </w:r>
      </w:del>
    </w:p>
    <w:p w14:paraId="00000303" w14:textId="77777777" w:rsidR="000A4521" w:rsidRDefault="000A4521">
      <w:pPr>
        <w:pBdr>
          <w:top w:val="nil"/>
          <w:left w:val="nil"/>
          <w:bottom w:val="nil"/>
          <w:right w:val="nil"/>
          <w:between w:val="nil"/>
        </w:pBdr>
        <w:spacing w:before="84"/>
        <w:ind w:left="220"/>
        <w:rPr>
          <w:ins w:id="591" w:author="Changed/Added" w:date="2021-04-26T11:03:00Z"/>
          <w:sz w:val="21"/>
          <w:szCs w:val="21"/>
        </w:rPr>
      </w:pPr>
    </w:p>
    <w:p w14:paraId="00000304" w14:textId="77777777" w:rsidR="000A4521" w:rsidRDefault="007473E9">
      <w:pPr>
        <w:spacing w:before="40"/>
        <w:ind w:left="220"/>
        <w:rPr>
          <w:ins w:id="592" w:author="Changed/Added" w:date="2021-04-26T11:03:00Z"/>
          <w:sz w:val="21"/>
          <w:szCs w:val="21"/>
        </w:rPr>
      </w:pPr>
      <w:ins w:id="593" w:author="Changed/Added" w:date="2021-04-26T11:03:00Z">
        <w:r>
          <w:rPr>
            <w:sz w:val="21"/>
            <w:szCs w:val="21"/>
          </w:rPr>
          <w:t xml:space="preserve">This is a </w:t>
        </w:r>
        <w:r>
          <w:rPr>
            <w:b/>
            <w:sz w:val="21"/>
            <w:szCs w:val="21"/>
          </w:rPr>
          <w:t>required</w:t>
        </w:r>
        <w:r>
          <w:rPr>
            <w:sz w:val="21"/>
            <w:szCs w:val="21"/>
          </w:rPr>
          <w:t xml:space="preserve"> Action: </w:t>
        </w:r>
      </w:ins>
    </w:p>
    <w:p w14:paraId="00000305" w14:textId="77777777" w:rsidR="000A4521" w:rsidRDefault="000A4521">
      <w:pPr>
        <w:pBdr>
          <w:top w:val="nil"/>
          <w:left w:val="nil"/>
          <w:bottom w:val="nil"/>
          <w:right w:val="nil"/>
          <w:between w:val="nil"/>
        </w:pBdr>
        <w:spacing w:before="10"/>
        <w:rPr>
          <w:color w:val="000000"/>
          <w:sz w:val="29"/>
          <w:szCs w:val="29"/>
        </w:rPr>
      </w:pPr>
    </w:p>
    <w:p w14:paraId="00000306" w14:textId="77777777" w:rsidR="000A4521" w:rsidRDefault="007473E9">
      <w:pPr>
        <w:numPr>
          <w:ilvl w:val="2"/>
          <w:numId w:val="10"/>
        </w:numPr>
        <w:pBdr>
          <w:top w:val="nil"/>
          <w:left w:val="nil"/>
          <w:bottom w:val="nil"/>
          <w:right w:val="nil"/>
          <w:between w:val="nil"/>
        </w:pBdr>
        <w:tabs>
          <w:tab w:val="left" w:pos="940"/>
        </w:tabs>
        <w:spacing w:line="288" w:lineRule="auto"/>
        <w:ind w:right="375"/>
        <w:jc w:val="both"/>
        <w:rPr>
          <w:i/>
          <w:color w:val="000000"/>
          <w:sz w:val="21"/>
          <w:szCs w:val="21"/>
        </w:rPr>
      </w:pPr>
      <w:r>
        <w:rPr>
          <w:i/>
          <w:color w:val="000000"/>
          <w:sz w:val="21"/>
          <w:szCs w:val="21"/>
        </w:rPr>
        <w:t>Network operator defines a clear routing policy and implements a system that ensures correctness of their own announcements and announcements from their customers to adjacent networks with prefix and AS-path granularity.</w:t>
      </w:r>
    </w:p>
    <w:p w14:paraId="00000307" w14:textId="77777777" w:rsidR="000A4521" w:rsidRDefault="007473E9">
      <w:pPr>
        <w:numPr>
          <w:ilvl w:val="2"/>
          <w:numId w:val="10"/>
        </w:numPr>
        <w:pBdr>
          <w:top w:val="nil"/>
          <w:left w:val="nil"/>
          <w:bottom w:val="nil"/>
          <w:right w:val="nil"/>
          <w:between w:val="nil"/>
        </w:pBdr>
        <w:tabs>
          <w:tab w:val="left" w:pos="939"/>
          <w:tab w:val="left" w:pos="940"/>
        </w:tabs>
        <w:spacing w:line="290" w:lineRule="auto"/>
        <w:ind w:right="204"/>
        <w:rPr>
          <w:i/>
          <w:color w:val="000000"/>
          <w:sz w:val="21"/>
          <w:szCs w:val="21"/>
        </w:rPr>
      </w:pPr>
      <w:r>
        <w:rPr>
          <w:i/>
          <w:color w:val="000000"/>
          <w:sz w:val="21"/>
          <w:szCs w:val="21"/>
        </w:rPr>
        <w:t>Network operator applies due diligence when checking the correctness of its customer’s announcements, specifically that the customer legitimately holds the ASN and the address space it announces.</w:t>
      </w:r>
    </w:p>
    <w:p w14:paraId="00000308" w14:textId="77777777" w:rsidR="000A4521" w:rsidRDefault="000A4521">
      <w:pPr>
        <w:pBdr>
          <w:top w:val="nil"/>
          <w:left w:val="nil"/>
          <w:bottom w:val="nil"/>
          <w:right w:val="nil"/>
          <w:between w:val="nil"/>
        </w:pBdr>
        <w:spacing w:before="3"/>
        <w:rPr>
          <w:i/>
          <w:color w:val="000000"/>
          <w:sz w:val="26"/>
          <w:szCs w:val="26"/>
        </w:rPr>
      </w:pPr>
    </w:p>
    <w:p w14:paraId="1A030D28" w14:textId="77777777" w:rsidR="0008389A" w:rsidRDefault="0008389A">
      <w:pPr>
        <w:pStyle w:val="BodyText"/>
        <w:spacing w:before="3"/>
        <w:rPr>
          <w:del w:id="594" w:author="Changed/Added" w:date="2021-04-26T11:03:00Z"/>
          <w:i/>
          <w:sz w:val="26"/>
        </w:rPr>
      </w:pPr>
    </w:p>
    <w:p w14:paraId="00000309"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Most important is to secure the inbound routing advertisements, particularly from customer networks, through the use of explicit prefix-level filters or equivalent mechanisms.</w:t>
      </w:r>
    </w:p>
    <w:p w14:paraId="0000030A" w14:textId="77777777" w:rsidR="000A4521" w:rsidRDefault="000A4521">
      <w:pPr>
        <w:pBdr>
          <w:top w:val="nil"/>
          <w:left w:val="nil"/>
          <w:bottom w:val="nil"/>
          <w:right w:val="nil"/>
          <w:between w:val="nil"/>
        </w:pBdr>
        <w:spacing w:before="1"/>
        <w:rPr>
          <w:color w:val="000000"/>
          <w:sz w:val="25"/>
          <w:szCs w:val="25"/>
        </w:rPr>
      </w:pPr>
    </w:p>
    <w:p w14:paraId="0000030B" w14:textId="77777777" w:rsidR="000A4521" w:rsidRDefault="007473E9">
      <w:pPr>
        <w:pBdr>
          <w:top w:val="nil"/>
          <w:left w:val="nil"/>
          <w:bottom w:val="nil"/>
          <w:right w:val="nil"/>
          <w:between w:val="nil"/>
        </w:pBdr>
        <w:spacing w:line="288" w:lineRule="auto"/>
        <w:ind w:left="220" w:right="80"/>
        <w:rPr>
          <w:color w:val="000000"/>
          <w:sz w:val="21"/>
          <w:szCs w:val="21"/>
        </w:rPr>
      </w:pPr>
      <w:r>
        <w:rPr>
          <w:color w:val="000000"/>
          <w:sz w:val="21"/>
          <w:szCs w:val="21"/>
        </w:rPr>
        <w:t>Secondarily, AS-path filters might be used to require that the customer network be explicit about which Autonomous Systems (</w:t>
      </w:r>
      <w:proofErr w:type="spellStart"/>
      <w:r>
        <w:rPr>
          <w:color w:val="000000"/>
          <w:sz w:val="21"/>
          <w:szCs w:val="21"/>
        </w:rPr>
        <w:t>ASes</w:t>
      </w:r>
      <w:proofErr w:type="spellEnd"/>
      <w:r>
        <w:rPr>
          <w:color w:val="000000"/>
          <w:sz w:val="21"/>
          <w:szCs w:val="21"/>
        </w:rPr>
        <w:t xml:space="preserve">) are downstream of that customer. Alternately, AS-path filters that block announcements by customers of </w:t>
      </w:r>
      <w:proofErr w:type="spellStart"/>
      <w:r>
        <w:rPr>
          <w:color w:val="000000"/>
          <w:sz w:val="21"/>
          <w:szCs w:val="21"/>
        </w:rPr>
        <w:t>ASes</w:t>
      </w:r>
      <w:proofErr w:type="spellEnd"/>
      <w:r>
        <w:rPr>
          <w:color w:val="000000"/>
          <w:sz w:val="21"/>
          <w:szCs w:val="21"/>
        </w:rPr>
        <w:t xml:space="preserve"> with which the provider has a</w:t>
      </w:r>
    </w:p>
    <w:p w14:paraId="0000030C" w14:textId="77777777" w:rsidR="000A4521" w:rsidRDefault="007473E9">
      <w:pPr>
        <w:pBdr>
          <w:top w:val="nil"/>
          <w:left w:val="nil"/>
          <w:bottom w:val="nil"/>
          <w:right w:val="nil"/>
          <w:between w:val="nil"/>
        </w:pBdr>
        <w:spacing w:before="5"/>
        <w:ind w:left="220"/>
        <w:rPr>
          <w:color w:val="000000"/>
          <w:sz w:val="21"/>
          <w:szCs w:val="21"/>
        </w:rPr>
      </w:pPr>
      <w:r>
        <w:rPr>
          <w:color w:val="000000"/>
          <w:sz w:val="21"/>
          <w:szCs w:val="21"/>
        </w:rPr>
        <w:t>settlement-free relationship can prevent some types of routing “leaks”.</w:t>
      </w:r>
    </w:p>
    <w:p w14:paraId="0000030D" w14:textId="77777777" w:rsidR="000A4521" w:rsidRDefault="000A4521">
      <w:pPr>
        <w:pBdr>
          <w:top w:val="nil"/>
          <w:left w:val="nil"/>
          <w:bottom w:val="nil"/>
          <w:right w:val="nil"/>
          <w:between w:val="nil"/>
        </w:pBdr>
        <w:spacing w:before="5"/>
        <w:rPr>
          <w:color w:val="000000"/>
          <w:sz w:val="29"/>
          <w:szCs w:val="29"/>
        </w:rPr>
      </w:pPr>
    </w:p>
    <w:p w14:paraId="0000030E" w14:textId="77777777" w:rsidR="000A4521" w:rsidRDefault="007473E9">
      <w:pPr>
        <w:pBdr>
          <w:top w:val="nil"/>
          <w:left w:val="nil"/>
          <w:bottom w:val="nil"/>
          <w:right w:val="nil"/>
          <w:between w:val="nil"/>
        </w:pBdr>
        <w:spacing w:before="1" w:line="290" w:lineRule="auto"/>
        <w:ind w:left="220"/>
        <w:rPr>
          <w:color w:val="000000"/>
          <w:sz w:val="21"/>
          <w:szCs w:val="21"/>
        </w:rPr>
      </w:pPr>
      <w:r>
        <w:rPr>
          <w:color w:val="000000"/>
          <w:sz w:val="21"/>
          <w:szCs w:val="21"/>
        </w:rPr>
        <w:t>Keep in mind that a common error is a typo in the announced IP addresses, which causes the wrong addresses to be announced from an allowed ASN. Filtering customer BGP announcements by AS-path filters alone is therefore insufficient to prevent catastrophic routing problems at a systemic level.</w:t>
      </w:r>
    </w:p>
    <w:p w14:paraId="0000030F" w14:textId="77777777" w:rsidR="000A4521" w:rsidRDefault="000A4521">
      <w:pPr>
        <w:pBdr>
          <w:top w:val="nil"/>
          <w:left w:val="nil"/>
          <w:bottom w:val="nil"/>
          <w:right w:val="nil"/>
          <w:between w:val="nil"/>
        </w:pBdr>
        <w:spacing w:before="9"/>
        <w:rPr>
          <w:color w:val="000000"/>
          <w:sz w:val="24"/>
          <w:szCs w:val="24"/>
        </w:rPr>
      </w:pPr>
    </w:p>
    <w:p w14:paraId="00000310" w14:textId="77777777" w:rsidR="000A4521" w:rsidRDefault="007473E9">
      <w:pPr>
        <w:pBdr>
          <w:top w:val="nil"/>
          <w:left w:val="nil"/>
          <w:bottom w:val="nil"/>
          <w:right w:val="nil"/>
          <w:between w:val="nil"/>
        </w:pBdr>
        <w:spacing w:line="290" w:lineRule="auto"/>
        <w:ind w:left="220" w:right="87"/>
        <w:rPr>
          <w:color w:val="000000"/>
          <w:sz w:val="21"/>
          <w:szCs w:val="21"/>
        </w:rPr>
      </w:pPr>
      <w:r>
        <w:rPr>
          <w:color w:val="000000"/>
          <w:sz w:val="21"/>
          <w:szCs w:val="21"/>
        </w:rPr>
        <w:t>Similarly, filtering outbound announcements towards non-customer peers alone is insufficient where the operator provides services to multi-homed customers. Consider for example the scenario where a customer advertises a set of longer prefixes to only one of several transit providers: those longer prefixes will be learnt by that customer’s other providers via settlement- free peering or from their own transits, but since the prefix belongs to a valid customer, the prefixes will not be filtered outbound towards non-customers if those filters are based only on prefix matching. The operator in question will therefore advertise transit reachability to those more specific prefixes even though their customer never announced those directly to them.</w:t>
      </w:r>
    </w:p>
    <w:p w14:paraId="00000311" w14:textId="77777777" w:rsidR="000A4521" w:rsidRDefault="007473E9">
      <w:pPr>
        <w:pBdr>
          <w:top w:val="nil"/>
          <w:left w:val="nil"/>
          <w:bottom w:val="nil"/>
          <w:right w:val="nil"/>
          <w:between w:val="nil"/>
        </w:pBdr>
        <w:spacing w:line="290" w:lineRule="auto"/>
        <w:ind w:left="220" w:right="128"/>
        <w:rPr>
          <w:color w:val="000000"/>
          <w:sz w:val="21"/>
          <w:szCs w:val="21"/>
        </w:rPr>
      </w:pPr>
      <w:r>
        <w:rPr>
          <w:color w:val="000000"/>
          <w:sz w:val="21"/>
          <w:szCs w:val="21"/>
        </w:rPr>
        <w:t>Operators should only announce transit for the prefixes that their customer announced directly to them, not prefixes learned through other paths.</w:t>
      </w:r>
    </w:p>
    <w:p w14:paraId="00000312" w14:textId="77777777" w:rsidR="000A4521" w:rsidRDefault="000A4521">
      <w:pPr>
        <w:pBdr>
          <w:top w:val="nil"/>
          <w:left w:val="nil"/>
          <w:bottom w:val="nil"/>
          <w:right w:val="nil"/>
          <w:between w:val="nil"/>
        </w:pBdr>
        <w:spacing w:before="4"/>
        <w:rPr>
          <w:color w:val="000000"/>
          <w:sz w:val="24"/>
          <w:szCs w:val="24"/>
        </w:rPr>
      </w:pPr>
    </w:p>
    <w:p w14:paraId="021C7FB1" w14:textId="77777777" w:rsidR="0008389A" w:rsidRDefault="007473E9">
      <w:pPr>
        <w:pStyle w:val="BodyText"/>
        <w:spacing w:line="290" w:lineRule="auto"/>
        <w:ind w:left="220"/>
        <w:rPr>
          <w:del w:id="595" w:author="Changed/Added" w:date="2021-04-26T11:03:00Z"/>
        </w:rPr>
      </w:pPr>
      <w:r>
        <w:rPr>
          <w:color w:val="000000"/>
        </w:rPr>
        <w:t xml:space="preserve">Before building </w:t>
      </w:r>
      <w:proofErr w:type="gramStart"/>
      <w:r>
        <w:rPr>
          <w:color w:val="000000"/>
        </w:rPr>
        <w:t>filters</w:t>
      </w:r>
      <w:proofErr w:type="gramEnd"/>
      <w:r>
        <w:rPr>
          <w:color w:val="000000"/>
        </w:rPr>
        <w:t xml:space="preserve"> it is important to apply due diligence and check whether the information provided by the customer about their identity and resources is correct. Filters can check whether AS64501 is allowed to announce 192.0.2.0/24, but only verification of identity can determine whether your customer is really the holder of AS64501.</w:t>
      </w:r>
    </w:p>
    <w:p w14:paraId="00000313" w14:textId="1A5B59B5" w:rsidR="000A4521" w:rsidRDefault="000A4521">
      <w:pPr>
        <w:pBdr>
          <w:top w:val="nil"/>
          <w:left w:val="nil"/>
          <w:bottom w:val="nil"/>
          <w:right w:val="nil"/>
          <w:between w:val="nil"/>
        </w:pBdr>
        <w:spacing w:line="290" w:lineRule="auto"/>
        <w:ind w:left="220"/>
        <w:rPr>
          <w:color w:val="000000"/>
          <w:sz w:val="21"/>
          <w:szCs w:val="21"/>
        </w:rPr>
        <w:sectPr w:rsidR="000A4521">
          <w:pgSz w:w="12240" w:h="15840"/>
          <w:pgMar w:top="1340" w:right="1340" w:bottom="960" w:left="1220" w:header="726" w:footer="768" w:gutter="0"/>
          <w:cols w:space="720"/>
        </w:sectPr>
      </w:pPr>
    </w:p>
    <w:p w14:paraId="00000314" w14:textId="77777777" w:rsidR="000A4521" w:rsidRDefault="007473E9">
      <w:pPr>
        <w:pBdr>
          <w:top w:val="nil"/>
          <w:left w:val="nil"/>
          <w:bottom w:val="nil"/>
          <w:right w:val="nil"/>
          <w:between w:val="nil"/>
        </w:pBdr>
        <w:spacing w:before="88"/>
        <w:ind w:left="220"/>
        <w:rPr>
          <w:color w:val="000000"/>
          <w:sz w:val="21"/>
          <w:szCs w:val="21"/>
        </w:rPr>
      </w:pPr>
      <w:r>
        <w:rPr>
          <w:color w:val="000000"/>
          <w:sz w:val="21"/>
          <w:szCs w:val="21"/>
        </w:rPr>
        <w:lastRenderedPageBreak/>
        <w:t>There are several ways to build these filters:</w:t>
      </w:r>
    </w:p>
    <w:p w14:paraId="00000315" w14:textId="77777777" w:rsidR="000A4521" w:rsidRDefault="000A4521">
      <w:pPr>
        <w:pBdr>
          <w:top w:val="nil"/>
          <w:left w:val="nil"/>
          <w:bottom w:val="nil"/>
          <w:right w:val="nil"/>
          <w:between w:val="nil"/>
        </w:pBdr>
        <w:spacing w:before="6"/>
        <w:rPr>
          <w:color w:val="000000"/>
          <w:sz w:val="29"/>
          <w:szCs w:val="29"/>
        </w:rPr>
      </w:pPr>
    </w:p>
    <w:p w14:paraId="00000316" w14:textId="77777777" w:rsidR="000A4521" w:rsidRDefault="007473E9">
      <w:pPr>
        <w:numPr>
          <w:ilvl w:val="0"/>
          <w:numId w:val="37"/>
        </w:numPr>
        <w:pBdr>
          <w:top w:val="nil"/>
          <w:left w:val="nil"/>
          <w:bottom w:val="nil"/>
          <w:right w:val="nil"/>
          <w:between w:val="nil"/>
        </w:pBdr>
        <w:tabs>
          <w:tab w:val="left" w:pos="580"/>
        </w:tabs>
        <w:rPr>
          <w:color w:val="000000"/>
          <w:sz w:val="21"/>
          <w:szCs w:val="21"/>
        </w:rPr>
      </w:pPr>
      <w:r>
        <w:rPr>
          <w:color w:val="000000"/>
          <w:sz w:val="21"/>
          <w:szCs w:val="21"/>
        </w:rPr>
        <w:t>Use Internet Routing Registries (IRRs) and require the customers to register route objects</w:t>
      </w:r>
    </w:p>
    <w:p w14:paraId="00000317" w14:textId="77777777" w:rsidR="000A4521" w:rsidRDefault="007473E9">
      <w:pPr>
        <w:numPr>
          <w:ilvl w:val="0"/>
          <w:numId w:val="37"/>
        </w:numPr>
        <w:pBdr>
          <w:top w:val="nil"/>
          <w:left w:val="nil"/>
          <w:bottom w:val="nil"/>
          <w:right w:val="nil"/>
          <w:between w:val="nil"/>
        </w:pBdr>
        <w:tabs>
          <w:tab w:val="left" w:pos="580"/>
        </w:tabs>
        <w:spacing w:before="51" w:line="285" w:lineRule="auto"/>
        <w:ind w:right="284"/>
        <w:rPr>
          <w:color w:val="000000"/>
          <w:sz w:val="21"/>
          <w:szCs w:val="21"/>
        </w:rPr>
      </w:pPr>
      <w:r>
        <w:rPr>
          <w:color w:val="000000"/>
          <w:sz w:val="21"/>
          <w:szCs w:val="21"/>
        </w:rPr>
        <w:t>Use Resource Public Key Infrastructure (RPKI) and require the customers to create Route Origin Authorizations (ROAs)</w:t>
      </w:r>
    </w:p>
    <w:p w14:paraId="00000318" w14:textId="77777777" w:rsidR="000A4521" w:rsidRDefault="007473E9">
      <w:pPr>
        <w:numPr>
          <w:ilvl w:val="0"/>
          <w:numId w:val="37"/>
        </w:numPr>
        <w:pBdr>
          <w:top w:val="nil"/>
          <w:left w:val="nil"/>
          <w:bottom w:val="nil"/>
          <w:right w:val="nil"/>
          <w:between w:val="nil"/>
        </w:pBdr>
        <w:tabs>
          <w:tab w:val="left" w:pos="580"/>
        </w:tabs>
        <w:spacing w:before="7" w:line="578" w:lineRule="auto"/>
        <w:ind w:left="220" w:right="365" w:firstLine="0"/>
        <w:rPr>
          <w:color w:val="000000"/>
          <w:sz w:val="21"/>
          <w:szCs w:val="21"/>
        </w:rPr>
      </w:pPr>
      <w:r>
        <w:rPr>
          <w:color w:val="000000"/>
          <w:sz w:val="21"/>
          <w:szCs w:val="21"/>
        </w:rPr>
        <w:t>Use an internal database with the information provided as part of the provisioning process This document will only focus on the first two cases, since case 3 is proprietary.</w:t>
      </w:r>
    </w:p>
    <w:p w14:paraId="00000319" w14:textId="77777777" w:rsidR="000A4521" w:rsidRDefault="007473E9">
      <w:pPr>
        <w:pBdr>
          <w:top w:val="nil"/>
          <w:left w:val="nil"/>
          <w:bottom w:val="nil"/>
          <w:right w:val="nil"/>
          <w:between w:val="nil"/>
        </w:pBdr>
        <w:spacing w:line="290" w:lineRule="auto"/>
        <w:ind w:left="220" w:right="5"/>
        <w:rPr>
          <w:color w:val="000000"/>
          <w:sz w:val="21"/>
          <w:szCs w:val="21"/>
        </w:rPr>
      </w:pPr>
      <w:r>
        <w:rPr>
          <w:color w:val="000000"/>
          <w:sz w:val="21"/>
          <w:szCs w:val="21"/>
        </w:rPr>
        <w:t>In general, an observed prefix in the routing system may be partially validated as originating in the correct origin ASN (</w:t>
      </w:r>
      <w:proofErr w:type="gramStart"/>
      <w:r>
        <w:rPr>
          <w:color w:val="000000"/>
          <w:sz w:val="21"/>
          <w:szCs w:val="21"/>
        </w:rPr>
        <w:t>i.e.</w:t>
      </w:r>
      <w:proofErr w:type="gramEnd"/>
      <w:r>
        <w:rPr>
          <w:color w:val="000000"/>
          <w:sz w:val="21"/>
          <w:szCs w:val="21"/>
        </w:rPr>
        <w:t xml:space="preserve"> against only the rightmost ASN in the AS_PATH attribute), or fully validated against the entire ordered set of ASNs in the AS_PATH. These are referred to respectively as origin validation and path validation. While origin and path validation are related </w:t>
      </w:r>
      <w:proofErr w:type="gramStart"/>
      <w:r>
        <w:rPr>
          <w:color w:val="000000"/>
          <w:sz w:val="21"/>
          <w:szCs w:val="21"/>
        </w:rPr>
        <w:t>concepts, and</w:t>
      </w:r>
      <w:proofErr w:type="gramEnd"/>
      <w:r>
        <w:rPr>
          <w:color w:val="000000"/>
          <w:sz w:val="21"/>
          <w:szCs w:val="21"/>
        </w:rPr>
        <w:t xml:space="preserve"> may be performed through the use of an overlapping set of tools, they differ significantly with respect to the authoritative source of validation information as described below, and thus in the information that needs to be maintained by a MANRS participant.</w:t>
      </w:r>
    </w:p>
    <w:p w14:paraId="0000031A" w14:textId="77777777" w:rsidR="000A4521" w:rsidRDefault="000A4521">
      <w:pPr>
        <w:pBdr>
          <w:top w:val="nil"/>
          <w:left w:val="nil"/>
          <w:bottom w:val="nil"/>
          <w:right w:val="nil"/>
          <w:between w:val="nil"/>
        </w:pBdr>
        <w:spacing w:before="2"/>
        <w:rPr>
          <w:color w:val="000000"/>
          <w:sz w:val="20"/>
          <w:szCs w:val="20"/>
        </w:rPr>
      </w:pPr>
    </w:p>
    <w:p w14:paraId="0000031B" w14:textId="77777777" w:rsidR="000A4521" w:rsidRDefault="007473E9">
      <w:pPr>
        <w:pStyle w:val="Heading3"/>
        <w:numPr>
          <w:ilvl w:val="2"/>
          <w:numId w:val="8"/>
        </w:numPr>
        <w:tabs>
          <w:tab w:val="left" w:pos="831"/>
        </w:tabs>
        <w:ind w:hanging="610"/>
      </w:pPr>
      <w:r>
        <w:t>Using an IRR and require the customers to register route objects</w:t>
      </w:r>
    </w:p>
    <w:p w14:paraId="0000031C" w14:textId="77777777" w:rsidR="000A4521" w:rsidRDefault="007473E9">
      <w:pPr>
        <w:pBdr>
          <w:top w:val="nil"/>
          <w:left w:val="nil"/>
          <w:bottom w:val="nil"/>
          <w:right w:val="nil"/>
          <w:between w:val="nil"/>
        </w:pBdr>
        <w:spacing w:before="90" w:line="290" w:lineRule="auto"/>
        <w:ind w:left="220" w:right="87"/>
        <w:rPr>
          <w:color w:val="000000"/>
          <w:sz w:val="21"/>
          <w:szCs w:val="21"/>
        </w:rPr>
      </w:pPr>
      <w:r>
        <w:rPr>
          <w:color w:val="000000"/>
          <w:sz w:val="21"/>
          <w:szCs w:val="21"/>
        </w:rPr>
        <w:t>Internet Routing Registries are central places where routing information is published. They document which ASNs are allowed to announce which IP addresses and what the policies are for exchanging routes between ASNs. This information can be used in router configurations to validate the received routes.</w:t>
      </w:r>
    </w:p>
    <w:p w14:paraId="0000031D" w14:textId="77777777" w:rsidR="000A4521" w:rsidRDefault="000A4521">
      <w:pPr>
        <w:pBdr>
          <w:top w:val="nil"/>
          <w:left w:val="nil"/>
          <w:bottom w:val="nil"/>
          <w:right w:val="nil"/>
          <w:between w:val="nil"/>
        </w:pBdr>
        <w:spacing w:before="9"/>
        <w:rPr>
          <w:color w:val="000000"/>
          <w:sz w:val="24"/>
          <w:szCs w:val="24"/>
        </w:rPr>
      </w:pPr>
    </w:p>
    <w:p w14:paraId="0000031E" w14:textId="77777777" w:rsidR="000A4521" w:rsidRDefault="007473E9">
      <w:pPr>
        <w:pBdr>
          <w:top w:val="nil"/>
          <w:left w:val="nil"/>
          <w:bottom w:val="nil"/>
          <w:right w:val="nil"/>
          <w:between w:val="nil"/>
        </w:pBdr>
        <w:spacing w:line="290" w:lineRule="auto"/>
        <w:ind w:left="220" w:right="250"/>
        <w:rPr>
          <w:color w:val="000000"/>
          <w:sz w:val="21"/>
          <w:szCs w:val="21"/>
        </w:rPr>
      </w:pPr>
      <w:r>
        <w:rPr>
          <w:color w:val="000000"/>
          <w:sz w:val="21"/>
          <w:szCs w:val="21"/>
        </w:rPr>
        <w:t>Note that not all IRRs are authenticated against authoritative sources. The AFRINIC, APNIC and RIPE NCC IRRs only allow users to enter resource records that match the resources they have allocated. Other IRRs may have less strict authentication mechanisms to prevent their users from entering fake data.</w:t>
      </w:r>
    </w:p>
    <w:p w14:paraId="0000031F" w14:textId="77777777" w:rsidR="000A4521" w:rsidRDefault="000A4521">
      <w:pPr>
        <w:pBdr>
          <w:top w:val="nil"/>
          <w:left w:val="nil"/>
          <w:bottom w:val="nil"/>
          <w:right w:val="nil"/>
          <w:between w:val="nil"/>
        </w:pBdr>
        <w:rPr>
          <w:color w:val="000000"/>
          <w:sz w:val="19"/>
          <w:szCs w:val="19"/>
        </w:rPr>
      </w:pPr>
    </w:p>
    <w:p w14:paraId="00000320" w14:textId="77777777" w:rsidR="000A4521" w:rsidRDefault="007473E9">
      <w:pPr>
        <w:numPr>
          <w:ilvl w:val="3"/>
          <w:numId w:val="8"/>
        </w:numPr>
        <w:pBdr>
          <w:top w:val="nil"/>
          <w:left w:val="nil"/>
          <w:bottom w:val="nil"/>
          <w:right w:val="nil"/>
          <w:between w:val="nil"/>
        </w:pBdr>
        <w:tabs>
          <w:tab w:val="left" w:pos="943"/>
        </w:tabs>
        <w:ind w:hanging="722"/>
        <w:rPr>
          <w:b/>
          <w:color w:val="000000"/>
          <w:sz w:val="19"/>
          <w:szCs w:val="19"/>
        </w:rPr>
      </w:pPr>
      <w:r>
        <w:rPr>
          <w:b/>
          <w:color w:val="000000"/>
          <w:sz w:val="19"/>
          <w:szCs w:val="19"/>
        </w:rPr>
        <w:t>Using the IRR to produce prefix filters</w:t>
      </w:r>
    </w:p>
    <w:p w14:paraId="00000321" w14:textId="77777777"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For the purposes of this section, we assume that this refers to prefix-filters used in the following circumstances (a non-exhaustive list):</w:t>
      </w:r>
    </w:p>
    <w:p w14:paraId="00000322" w14:textId="77777777" w:rsidR="000A4521" w:rsidRDefault="000A4521">
      <w:pPr>
        <w:pBdr>
          <w:top w:val="nil"/>
          <w:left w:val="nil"/>
          <w:bottom w:val="nil"/>
          <w:right w:val="nil"/>
          <w:between w:val="nil"/>
        </w:pBdr>
        <w:spacing w:before="2"/>
        <w:rPr>
          <w:color w:val="000000"/>
          <w:sz w:val="25"/>
          <w:szCs w:val="25"/>
        </w:rPr>
      </w:pPr>
    </w:p>
    <w:p w14:paraId="00000323" w14:textId="77777777" w:rsidR="000A4521" w:rsidRDefault="007473E9">
      <w:pPr>
        <w:numPr>
          <w:ilvl w:val="4"/>
          <w:numId w:val="8"/>
        </w:numPr>
        <w:pBdr>
          <w:top w:val="nil"/>
          <w:left w:val="nil"/>
          <w:bottom w:val="nil"/>
          <w:right w:val="nil"/>
          <w:between w:val="nil"/>
        </w:pBdr>
        <w:tabs>
          <w:tab w:val="left" w:pos="940"/>
        </w:tabs>
        <w:rPr>
          <w:color w:val="000000"/>
          <w:sz w:val="21"/>
          <w:szCs w:val="21"/>
        </w:rPr>
      </w:pPr>
      <w:r>
        <w:rPr>
          <w:color w:val="000000"/>
          <w:sz w:val="21"/>
          <w:szCs w:val="21"/>
        </w:rPr>
        <w:t xml:space="preserve">Specific-prefix outbound filtering of your network to peers and </w:t>
      </w:r>
      <w:proofErr w:type="spellStart"/>
      <w:r>
        <w:rPr>
          <w:color w:val="000000"/>
          <w:sz w:val="21"/>
          <w:szCs w:val="21"/>
        </w:rPr>
        <w:t>upstreams</w:t>
      </w:r>
      <w:proofErr w:type="spellEnd"/>
      <w:r>
        <w:rPr>
          <w:color w:val="000000"/>
          <w:sz w:val="21"/>
          <w:szCs w:val="21"/>
        </w:rPr>
        <w:t xml:space="preserve"> (required)</w:t>
      </w:r>
    </w:p>
    <w:p w14:paraId="00000324" w14:textId="77777777" w:rsidR="000A4521" w:rsidRDefault="007473E9">
      <w:pPr>
        <w:numPr>
          <w:ilvl w:val="4"/>
          <w:numId w:val="8"/>
        </w:numPr>
        <w:pBdr>
          <w:top w:val="nil"/>
          <w:left w:val="nil"/>
          <w:bottom w:val="nil"/>
          <w:right w:val="nil"/>
          <w:between w:val="nil"/>
        </w:pBdr>
        <w:tabs>
          <w:tab w:val="left" w:pos="940"/>
        </w:tabs>
        <w:spacing w:before="51"/>
        <w:rPr>
          <w:color w:val="000000"/>
          <w:sz w:val="21"/>
          <w:szCs w:val="21"/>
        </w:rPr>
      </w:pPr>
      <w:r>
        <w:rPr>
          <w:color w:val="000000"/>
          <w:sz w:val="21"/>
          <w:szCs w:val="21"/>
        </w:rPr>
        <w:t>Specific-prefix inbound filtering from customers (required).</w:t>
      </w:r>
    </w:p>
    <w:p w14:paraId="00000325" w14:textId="77777777" w:rsidR="000A4521" w:rsidRDefault="007473E9">
      <w:pPr>
        <w:numPr>
          <w:ilvl w:val="4"/>
          <w:numId w:val="8"/>
        </w:numPr>
        <w:pBdr>
          <w:top w:val="nil"/>
          <w:left w:val="nil"/>
          <w:bottom w:val="nil"/>
          <w:right w:val="nil"/>
          <w:between w:val="nil"/>
        </w:pBdr>
        <w:tabs>
          <w:tab w:val="left" w:pos="940"/>
        </w:tabs>
        <w:spacing w:before="52"/>
        <w:rPr>
          <w:color w:val="000000"/>
          <w:sz w:val="21"/>
          <w:szCs w:val="21"/>
        </w:rPr>
      </w:pPr>
      <w:r>
        <w:rPr>
          <w:color w:val="000000"/>
          <w:sz w:val="21"/>
          <w:szCs w:val="21"/>
        </w:rPr>
        <w:t>Specific-prefix Inbound filtering of peers to your network (recommended).</w:t>
      </w:r>
    </w:p>
    <w:p w14:paraId="00000326" w14:textId="77777777" w:rsidR="000A4521" w:rsidRDefault="000A4521">
      <w:pPr>
        <w:pBdr>
          <w:top w:val="nil"/>
          <w:left w:val="nil"/>
          <w:bottom w:val="nil"/>
          <w:right w:val="nil"/>
          <w:between w:val="nil"/>
        </w:pBdr>
        <w:spacing w:before="5"/>
        <w:rPr>
          <w:color w:val="000000"/>
          <w:sz w:val="29"/>
          <w:szCs w:val="29"/>
        </w:rPr>
      </w:pPr>
    </w:p>
    <w:p w14:paraId="00000327" w14:textId="77777777" w:rsidR="000A4521" w:rsidRDefault="007473E9">
      <w:pPr>
        <w:pBdr>
          <w:top w:val="nil"/>
          <w:left w:val="nil"/>
          <w:bottom w:val="nil"/>
          <w:right w:val="nil"/>
          <w:between w:val="nil"/>
        </w:pBdr>
        <w:spacing w:before="1"/>
        <w:ind w:left="220"/>
        <w:rPr>
          <w:color w:val="000000"/>
          <w:sz w:val="21"/>
          <w:szCs w:val="21"/>
        </w:rPr>
      </w:pPr>
      <w:r>
        <w:rPr>
          <w:color w:val="000000"/>
          <w:sz w:val="21"/>
          <w:szCs w:val="21"/>
        </w:rPr>
        <w:t>The authors note that (1) should be achievable, just given the operator’s own records.</w:t>
      </w:r>
    </w:p>
    <w:p w14:paraId="00000328" w14:textId="77777777" w:rsidR="000A4521" w:rsidRDefault="007473E9">
      <w:pPr>
        <w:pBdr>
          <w:top w:val="nil"/>
          <w:left w:val="nil"/>
          <w:bottom w:val="nil"/>
          <w:right w:val="nil"/>
          <w:between w:val="nil"/>
        </w:pBdr>
        <w:spacing w:before="46" w:line="290" w:lineRule="auto"/>
        <w:ind w:left="220" w:right="128"/>
        <w:rPr>
          <w:color w:val="000000"/>
          <w:sz w:val="21"/>
          <w:szCs w:val="21"/>
        </w:rPr>
      </w:pPr>
      <w:r>
        <w:rPr>
          <w:color w:val="000000"/>
          <w:sz w:val="21"/>
          <w:szCs w:val="21"/>
        </w:rPr>
        <w:t>(2) is desirable and should be trivially synthesizable from the operator’s AS-SET in the IRR (assuming registrations of customer networks are done in the IRR) and (3) is generally seen as a good thing, if achievable given the size and complexity of the registration of the networks of the peer.</w:t>
      </w:r>
    </w:p>
    <w:p w14:paraId="00000329" w14:textId="77777777" w:rsidR="000A4521" w:rsidRDefault="000A4521">
      <w:pPr>
        <w:pBdr>
          <w:top w:val="nil"/>
          <w:left w:val="nil"/>
          <w:bottom w:val="nil"/>
          <w:right w:val="nil"/>
          <w:between w:val="nil"/>
        </w:pBdr>
        <w:spacing w:before="10"/>
        <w:rPr>
          <w:color w:val="000000"/>
          <w:sz w:val="24"/>
          <w:szCs w:val="24"/>
        </w:rPr>
      </w:pPr>
    </w:p>
    <w:p w14:paraId="3D8D3545" w14:textId="77777777" w:rsidR="0008389A" w:rsidRDefault="007473E9">
      <w:pPr>
        <w:pStyle w:val="BodyText"/>
        <w:spacing w:line="290" w:lineRule="auto"/>
        <w:ind w:left="220"/>
        <w:rPr>
          <w:del w:id="596" w:author="Changed/Added" w:date="2021-04-26T11:03:00Z"/>
        </w:rPr>
      </w:pPr>
      <w:r>
        <w:rPr>
          <w:color w:val="000000"/>
        </w:rPr>
        <w:t>Whether (3) is performed or not it should be the case that unwanted networks (such as BOGON networks, and the operator’s own prefixes) are filtered at all times.</w:t>
      </w:r>
    </w:p>
    <w:p w14:paraId="0000032A" w14:textId="6D41719A" w:rsidR="000A4521" w:rsidRDefault="000A4521">
      <w:pPr>
        <w:pBdr>
          <w:top w:val="nil"/>
          <w:left w:val="nil"/>
          <w:bottom w:val="nil"/>
          <w:right w:val="nil"/>
          <w:between w:val="nil"/>
        </w:pBdr>
        <w:spacing w:line="290" w:lineRule="auto"/>
        <w:ind w:left="220"/>
        <w:rPr>
          <w:color w:val="000000"/>
          <w:sz w:val="21"/>
          <w:szCs w:val="21"/>
        </w:rPr>
        <w:sectPr w:rsidR="000A4521">
          <w:pgSz w:w="12240" w:h="15840"/>
          <w:pgMar w:top="1340" w:right="1340" w:bottom="960" w:left="1220" w:header="726" w:footer="768" w:gutter="0"/>
          <w:cols w:space="720"/>
        </w:sectPr>
      </w:pPr>
    </w:p>
    <w:p w14:paraId="0000032B" w14:textId="77777777" w:rsidR="000A4521" w:rsidRDefault="000A4521">
      <w:pPr>
        <w:pBdr>
          <w:top w:val="nil"/>
          <w:left w:val="nil"/>
          <w:bottom w:val="nil"/>
          <w:right w:val="nil"/>
          <w:between w:val="nil"/>
        </w:pBdr>
        <w:spacing w:before="6"/>
        <w:rPr>
          <w:color w:val="000000"/>
          <w:sz w:val="24"/>
          <w:szCs w:val="24"/>
        </w:rPr>
      </w:pPr>
    </w:p>
    <w:p w14:paraId="0000032C" w14:textId="77777777" w:rsidR="000A4521" w:rsidRDefault="007473E9">
      <w:pPr>
        <w:pBdr>
          <w:top w:val="nil"/>
          <w:left w:val="nil"/>
          <w:bottom w:val="nil"/>
          <w:right w:val="nil"/>
          <w:between w:val="nil"/>
        </w:pBdr>
        <w:spacing w:before="99" w:line="288" w:lineRule="auto"/>
        <w:ind w:left="220" w:right="128"/>
        <w:rPr>
          <w:color w:val="000000"/>
          <w:sz w:val="21"/>
          <w:szCs w:val="21"/>
        </w:rPr>
      </w:pPr>
      <w:r>
        <w:rPr>
          <w:color w:val="000000"/>
          <w:sz w:val="21"/>
          <w:szCs w:val="21"/>
        </w:rPr>
        <w:t>It should be noted that a fourth scenario, specific inbound prefix filtering of full or partial upstream (for those relying on 3rd party connectivity) is out of scope of this document (but the point concerning BOGON filtering made above for (3) should be considered for all connections nonetheless)</w:t>
      </w:r>
    </w:p>
    <w:p w14:paraId="0000032D" w14:textId="77777777" w:rsidR="000A4521" w:rsidRDefault="000A4521">
      <w:pPr>
        <w:pBdr>
          <w:top w:val="nil"/>
          <w:left w:val="nil"/>
          <w:bottom w:val="nil"/>
          <w:right w:val="nil"/>
          <w:between w:val="nil"/>
        </w:pBdr>
        <w:spacing w:before="8"/>
        <w:rPr>
          <w:color w:val="000000"/>
          <w:sz w:val="25"/>
          <w:szCs w:val="25"/>
        </w:rPr>
      </w:pPr>
    </w:p>
    <w:p w14:paraId="0000032E" w14:textId="77777777"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t>In a typical scenario an operator will require their customers to register their expected announcements as route objects in a selected IRR. For the example network topology on fig.1 the network AS64500 will ask AS64501 to register the following objects:</w:t>
      </w:r>
    </w:p>
    <w:p w14:paraId="0000032F" w14:textId="77777777" w:rsidR="000A4521" w:rsidRDefault="000A4521">
      <w:pPr>
        <w:pBdr>
          <w:top w:val="nil"/>
          <w:left w:val="nil"/>
          <w:bottom w:val="nil"/>
          <w:right w:val="nil"/>
          <w:between w:val="nil"/>
        </w:pBdr>
        <w:spacing w:before="8"/>
        <w:rPr>
          <w:color w:val="000000"/>
          <w:sz w:val="27"/>
          <w:szCs w:val="27"/>
        </w:rPr>
      </w:pPr>
    </w:p>
    <w:p w14:paraId="00000330"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w:t>
      </w:r>
      <w:r>
        <w:rPr>
          <w:rFonts w:ascii="Courier New" w:eastAsia="Courier New" w:hAnsi="Courier New" w:cs="Courier New"/>
          <w:color w:val="000000"/>
          <w:sz w:val="21"/>
          <w:szCs w:val="21"/>
        </w:rPr>
        <w:tab/>
        <w:t>192.0.2.0/24</w:t>
      </w:r>
    </w:p>
    <w:p w14:paraId="00000331"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Cust 64501</w:t>
      </w:r>
    </w:p>
    <w:p w14:paraId="00000332"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AS64501</w:t>
      </w:r>
    </w:p>
    <w:p w14:paraId="00000333"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MAINT-AS64501</w:t>
      </w:r>
    </w:p>
    <w:p w14:paraId="00000334"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2015-09-27T12:14:23Z</w:t>
      </w:r>
    </w:p>
    <w:p w14:paraId="00000335" w14:textId="77777777" w:rsidR="000A4521" w:rsidRDefault="007473E9">
      <w:pPr>
        <w:pBdr>
          <w:top w:val="nil"/>
          <w:left w:val="nil"/>
          <w:bottom w:val="nil"/>
          <w:right w:val="nil"/>
          <w:between w:val="nil"/>
        </w:pBdr>
        <w:tabs>
          <w:tab w:val="left" w:pos="3069"/>
        </w:tabs>
        <w:spacing w:before="70"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2015-09-27T12:14:23Z source:</w:t>
      </w:r>
      <w:r>
        <w:rPr>
          <w:rFonts w:ascii="Courier New" w:eastAsia="Courier New" w:hAnsi="Courier New" w:cs="Courier New"/>
          <w:color w:val="000000"/>
          <w:sz w:val="21"/>
          <w:szCs w:val="21"/>
        </w:rPr>
        <w:tab/>
        <w:t>RIPE</w:t>
      </w:r>
    </w:p>
    <w:p w14:paraId="00000336" w14:textId="77777777" w:rsidR="000A4521" w:rsidRDefault="000A4521">
      <w:pPr>
        <w:pBdr>
          <w:top w:val="nil"/>
          <w:left w:val="nil"/>
          <w:bottom w:val="nil"/>
          <w:right w:val="nil"/>
          <w:between w:val="nil"/>
        </w:pBdr>
        <w:spacing w:before="10"/>
        <w:rPr>
          <w:rFonts w:ascii="Courier New" w:eastAsia="Courier New" w:hAnsi="Courier New" w:cs="Courier New"/>
          <w:color w:val="000000"/>
        </w:rPr>
      </w:pPr>
    </w:p>
    <w:p w14:paraId="00000337"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route6:</w:t>
      </w:r>
      <w:r>
        <w:rPr>
          <w:rFonts w:ascii="Courier New" w:eastAsia="Courier New" w:hAnsi="Courier New" w:cs="Courier New"/>
          <w:color w:val="000000"/>
          <w:sz w:val="21"/>
          <w:szCs w:val="21"/>
        </w:rPr>
        <w:tab/>
        <w:t>2001:db</w:t>
      </w:r>
      <w:proofErr w:type="gramStart"/>
      <w:r>
        <w:rPr>
          <w:rFonts w:ascii="Courier New" w:eastAsia="Courier New" w:hAnsi="Courier New" w:cs="Courier New"/>
          <w:color w:val="000000"/>
          <w:sz w:val="21"/>
          <w:szCs w:val="21"/>
        </w:rPr>
        <w:t>8:1001::/</w:t>
      </w:r>
      <w:proofErr w:type="gramEnd"/>
      <w:r>
        <w:rPr>
          <w:rFonts w:ascii="Courier New" w:eastAsia="Courier New" w:hAnsi="Courier New" w:cs="Courier New"/>
          <w:color w:val="000000"/>
          <w:sz w:val="21"/>
          <w:szCs w:val="21"/>
        </w:rPr>
        <w:t>48</w:t>
      </w:r>
    </w:p>
    <w:p w14:paraId="00000338"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Cust 64501</w:t>
      </w:r>
    </w:p>
    <w:p w14:paraId="00000339"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AS64501</w:t>
      </w:r>
    </w:p>
    <w:p w14:paraId="0000033A"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MAINT-AS64501</w:t>
      </w:r>
    </w:p>
    <w:p w14:paraId="0000033B"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2015-09-27T12:14:23Z</w:t>
      </w:r>
    </w:p>
    <w:p w14:paraId="0000033C" w14:textId="77777777" w:rsidR="000A4521" w:rsidRDefault="007473E9">
      <w:pPr>
        <w:pBdr>
          <w:top w:val="nil"/>
          <w:left w:val="nil"/>
          <w:bottom w:val="nil"/>
          <w:right w:val="nil"/>
          <w:between w:val="nil"/>
        </w:pBdr>
        <w:tabs>
          <w:tab w:val="left" w:pos="3069"/>
        </w:tabs>
        <w:spacing w:before="69"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2015-09-27T12:14:23Z source:</w:t>
      </w:r>
      <w:r>
        <w:rPr>
          <w:rFonts w:ascii="Courier New" w:eastAsia="Courier New" w:hAnsi="Courier New" w:cs="Courier New"/>
          <w:color w:val="000000"/>
          <w:sz w:val="21"/>
          <w:szCs w:val="21"/>
        </w:rPr>
        <w:tab/>
        <w:t>RIPE</w:t>
      </w:r>
    </w:p>
    <w:p w14:paraId="0000033D" w14:textId="77777777" w:rsidR="000A4521" w:rsidRDefault="000A4521">
      <w:pPr>
        <w:pBdr>
          <w:top w:val="nil"/>
          <w:left w:val="nil"/>
          <w:bottom w:val="nil"/>
          <w:right w:val="nil"/>
          <w:between w:val="nil"/>
        </w:pBdr>
        <w:spacing w:before="11"/>
        <w:rPr>
          <w:rFonts w:ascii="Courier New" w:eastAsia="Courier New" w:hAnsi="Courier New" w:cs="Courier New"/>
          <w:color w:val="000000"/>
          <w:sz w:val="23"/>
          <w:szCs w:val="23"/>
        </w:rPr>
      </w:pPr>
    </w:p>
    <w:p w14:paraId="0000033E" w14:textId="02B02379" w:rsidR="000A4521" w:rsidRDefault="007473E9">
      <w:pPr>
        <w:pBdr>
          <w:top w:val="nil"/>
          <w:left w:val="nil"/>
          <w:bottom w:val="nil"/>
          <w:right w:val="nil"/>
          <w:between w:val="nil"/>
        </w:pBdr>
        <w:spacing w:line="578" w:lineRule="auto"/>
        <w:ind w:left="220" w:right="3203"/>
        <w:rPr>
          <w:ins w:id="597" w:author="Changed/Added" w:date="2021-04-26T11:03:00Z"/>
          <w:sz w:val="21"/>
          <w:szCs w:val="21"/>
        </w:rPr>
      </w:pPr>
      <w:r>
        <w:rPr>
          <w:color w:val="000000"/>
          <w:sz w:val="21"/>
          <w:szCs w:val="21"/>
        </w:rPr>
        <w:t>And similar objects for their other customer – AS64502.</w:t>
      </w:r>
      <w:del w:id="598" w:author="Changed/Added" w:date="2021-04-26T11:03:00Z">
        <w:r w:rsidR="00211562">
          <w:rPr>
            <w:w w:val="105"/>
          </w:rPr>
          <w:delText xml:space="preserve"> </w:delText>
        </w:r>
      </w:del>
    </w:p>
    <w:p w14:paraId="0000033F" w14:textId="77777777" w:rsidR="000A4521" w:rsidRDefault="007473E9">
      <w:pPr>
        <w:pBdr>
          <w:top w:val="nil"/>
          <w:left w:val="nil"/>
          <w:bottom w:val="nil"/>
          <w:right w:val="nil"/>
          <w:between w:val="nil"/>
        </w:pBdr>
        <w:spacing w:line="578" w:lineRule="auto"/>
        <w:ind w:left="220" w:right="3203"/>
        <w:rPr>
          <w:color w:val="000000"/>
          <w:sz w:val="21"/>
          <w:szCs w:val="21"/>
        </w:rPr>
      </w:pPr>
      <w:r>
        <w:rPr>
          <w:color w:val="000000"/>
          <w:sz w:val="21"/>
          <w:szCs w:val="21"/>
        </w:rPr>
        <w:t>AS64500</w:t>
      </w:r>
      <w:r>
        <w:rPr>
          <w:sz w:val="21"/>
          <w:szCs w:val="21"/>
        </w:rPr>
        <w:t xml:space="preserve"> </w:t>
      </w:r>
      <w:r>
        <w:rPr>
          <w:color w:val="000000"/>
          <w:sz w:val="21"/>
          <w:szCs w:val="21"/>
        </w:rPr>
        <w:t>itself will register the following objects:</w:t>
      </w:r>
    </w:p>
    <w:p w14:paraId="00000340" w14:textId="77777777" w:rsidR="000A4521" w:rsidRDefault="007473E9">
      <w:pPr>
        <w:pBdr>
          <w:top w:val="nil"/>
          <w:left w:val="nil"/>
          <w:bottom w:val="nil"/>
          <w:right w:val="nil"/>
          <w:between w:val="nil"/>
        </w:pBdr>
        <w:tabs>
          <w:tab w:val="left" w:pos="3069"/>
        </w:tabs>
        <w:spacing w:before="2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w:t>
      </w:r>
      <w:r>
        <w:rPr>
          <w:rFonts w:ascii="Courier New" w:eastAsia="Courier New" w:hAnsi="Courier New" w:cs="Courier New"/>
          <w:color w:val="000000"/>
          <w:sz w:val="21"/>
          <w:szCs w:val="21"/>
        </w:rPr>
        <w:tab/>
        <w:t>203.0.113.0/24</w:t>
      </w:r>
    </w:p>
    <w:p w14:paraId="00000341"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342"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AS64500</w:t>
      </w:r>
    </w:p>
    <w:p w14:paraId="00000343"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344"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345" w14:textId="77777777" w:rsidR="000A4521" w:rsidRDefault="007473E9">
      <w:pPr>
        <w:pBdr>
          <w:top w:val="nil"/>
          <w:left w:val="nil"/>
          <w:bottom w:val="nil"/>
          <w:right w:val="nil"/>
          <w:between w:val="nil"/>
        </w:pBdr>
        <w:tabs>
          <w:tab w:val="left" w:pos="3069"/>
        </w:tabs>
        <w:spacing w:before="69"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346" w14:textId="77777777" w:rsidR="000A4521" w:rsidRDefault="000A4521">
      <w:pPr>
        <w:pBdr>
          <w:top w:val="nil"/>
          <w:left w:val="nil"/>
          <w:bottom w:val="nil"/>
          <w:right w:val="nil"/>
          <w:between w:val="nil"/>
        </w:pBdr>
        <w:spacing w:before="11"/>
        <w:rPr>
          <w:rFonts w:ascii="Courier New" w:eastAsia="Courier New" w:hAnsi="Courier New" w:cs="Courier New"/>
          <w:color w:val="000000"/>
        </w:rPr>
      </w:pPr>
    </w:p>
    <w:p w14:paraId="00000347"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route6:</w:t>
      </w:r>
      <w:r>
        <w:rPr>
          <w:rFonts w:ascii="Courier New" w:eastAsia="Courier New" w:hAnsi="Courier New" w:cs="Courier New"/>
          <w:color w:val="000000"/>
          <w:sz w:val="21"/>
          <w:szCs w:val="21"/>
        </w:rPr>
        <w:tab/>
        <w:t>2001:db</w:t>
      </w:r>
      <w:proofErr w:type="gramStart"/>
      <w:r>
        <w:rPr>
          <w:rFonts w:ascii="Courier New" w:eastAsia="Courier New" w:hAnsi="Courier New" w:cs="Courier New"/>
          <w:color w:val="000000"/>
          <w:sz w:val="21"/>
          <w:szCs w:val="21"/>
        </w:rPr>
        <w:t>8:1000::/</w:t>
      </w:r>
      <w:proofErr w:type="gramEnd"/>
      <w:r>
        <w:rPr>
          <w:rFonts w:ascii="Courier New" w:eastAsia="Courier New" w:hAnsi="Courier New" w:cs="Courier New"/>
          <w:color w:val="000000"/>
          <w:sz w:val="21"/>
          <w:szCs w:val="21"/>
        </w:rPr>
        <w:t>36</w:t>
      </w:r>
    </w:p>
    <w:p w14:paraId="00000348"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349"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AS64500</w:t>
      </w:r>
    </w:p>
    <w:p w14:paraId="0000034A"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3A4D9C9E" w14:textId="77777777" w:rsidR="0008389A" w:rsidRDefault="007473E9">
      <w:pPr>
        <w:pStyle w:val="BodyText"/>
        <w:tabs>
          <w:tab w:val="left" w:pos="3069"/>
        </w:tabs>
        <w:spacing w:before="69"/>
        <w:ind w:left="910"/>
        <w:rPr>
          <w:del w:id="599" w:author="Changed/Added" w:date="2021-04-26T11:03:00Z"/>
          <w:rFonts w:ascii="Courier New"/>
        </w:rPr>
      </w:pPr>
      <w:r>
        <w:rPr>
          <w:rFonts w:ascii="Courier New" w:eastAsia="Courier New" w:hAnsi="Courier New" w:cs="Courier New"/>
          <w:color w:val="000000"/>
        </w:rPr>
        <w:t>created:</w:t>
      </w:r>
      <w:r>
        <w:rPr>
          <w:rFonts w:ascii="Courier New" w:eastAsia="Courier New" w:hAnsi="Courier New" w:cs="Courier New"/>
          <w:color w:val="000000"/>
        </w:rPr>
        <w:tab/>
        <w:t>2012-10-27T12:14:23Z</w:t>
      </w:r>
    </w:p>
    <w:p w14:paraId="0000034B" w14:textId="4E7E3410" w:rsidR="000A4521" w:rsidRDefault="000A4521">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p>
    <w:p w14:paraId="0000034C" w14:textId="77777777" w:rsidR="000A4521" w:rsidRDefault="007473E9">
      <w:pPr>
        <w:pBdr>
          <w:top w:val="nil"/>
          <w:left w:val="nil"/>
          <w:bottom w:val="nil"/>
          <w:right w:val="nil"/>
          <w:between w:val="nil"/>
        </w:pBdr>
        <w:tabs>
          <w:tab w:val="left" w:pos="3069"/>
        </w:tabs>
        <w:spacing w:before="115"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34D" w14:textId="77777777" w:rsidR="000A4521" w:rsidRDefault="000A4521">
      <w:pPr>
        <w:pBdr>
          <w:top w:val="nil"/>
          <w:left w:val="nil"/>
          <w:bottom w:val="nil"/>
          <w:right w:val="nil"/>
          <w:between w:val="nil"/>
        </w:pBdr>
        <w:spacing w:before="11"/>
        <w:rPr>
          <w:rFonts w:ascii="Courier New" w:eastAsia="Courier New" w:hAnsi="Courier New" w:cs="Courier New"/>
          <w:color w:val="000000"/>
        </w:rPr>
      </w:pPr>
    </w:p>
    <w:p w14:paraId="0000034E"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as-set:</w:t>
      </w:r>
      <w:r>
        <w:rPr>
          <w:rFonts w:ascii="Courier New" w:eastAsia="Courier New" w:hAnsi="Courier New" w:cs="Courier New"/>
          <w:color w:val="000000"/>
          <w:sz w:val="21"/>
          <w:szCs w:val="21"/>
        </w:rPr>
        <w:tab/>
        <w:t>AS64500:AS-CUSTOMERS</w:t>
      </w:r>
    </w:p>
    <w:p w14:paraId="0000034F"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members:</w:t>
      </w:r>
      <w:r>
        <w:rPr>
          <w:rFonts w:ascii="Courier New" w:eastAsia="Courier New" w:hAnsi="Courier New" w:cs="Courier New"/>
          <w:color w:val="000000"/>
          <w:sz w:val="21"/>
          <w:szCs w:val="21"/>
        </w:rPr>
        <w:tab/>
        <w:t>AS64501</w:t>
      </w:r>
    </w:p>
    <w:p w14:paraId="00000350"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members:</w:t>
      </w:r>
      <w:r>
        <w:rPr>
          <w:rFonts w:ascii="Courier New" w:eastAsia="Courier New" w:hAnsi="Courier New" w:cs="Courier New"/>
          <w:color w:val="000000"/>
          <w:sz w:val="21"/>
          <w:szCs w:val="21"/>
        </w:rPr>
        <w:tab/>
        <w:t>AS64502</w:t>
      </w:r>
    </w:p>
    <w:p w14:paraId="00000351"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352"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353" w14:textId="77777777" w:rsidR="000A4521" w:rsidRDefault="007473E9">
      <w:pPr>
        <w:pBdr>
          <w:top w:val="nil"/>
          <w:left w:val="nil"/>
          <w:bottom w:val="nil"/>
          <w:right w:val="nil"/>
          <w:between w:val="nil"/>
        </w:pBdr>
        <w:tabs>
          <w:tab w:val="left" w:pos="3069"/>
        </w:tabs>
        <w:spacing w:before="70"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354"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355" w14:textId="77777777" w:rsidR="000A4521" w:rsidRDefault="000A4521">
      <w:pPr>
        <w:pBdr>
          <w:top w:val="nil"/>
          <w:left w:val="nil"/>
          <w:bottom w:val="nil"/>
          <w:right w:val="nil"/>
          <w:between w:val="nil"/>
        </w:pBdr>
        <w:spacing w:before="10"/>
        <w:rPr>
          <w:rFonts w:ascii="Courier New" w:eastAsia="Courier New" w:hAnsi="Courier New" w:cs="Courier New"/>
          <w:color w:val="000000"/>
          <w:sz w:val="20"/>
          <w:szCs w:val="20"/>
        </w:rPr>
      </w:pPr>
    </w:p>
    <w:p w14:paraId="00000356"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as-set:</w:t>
      </w:r>
      <w:r>
        <w:rPr>
          <w:rFonts w:ascii="Courier New" w:eastAsia="Courier New" w:hAnsi="Courier New" w:cs="Courier New"/>
          <w:color w:val="000000"/>
          <w:sz w:val="21"/>
          <w:szCs w:val="21"/>
        </w:rPr>
        <w:tab/>
        <w:t>AS64500:AS-ALL</w:t>
      </w:r>
    </w:p>
    <w:p w14:paraId="00000357"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members:</w:t>
      </w:r>
      <w:r>
        <w:rPr>
          <w:rFonts w:ascii="Courier New" w:eastAsia="Courier New" w:hAnsi="Courier New" w:cs="Courier New"/>
          <w:color w:val="000000"/>
          <w:sz w:val="21"/>
          <w:szCs w:val="21"/>
        </w:rPr>
        <w:tab/>
        <w:t>AS64500</w:t>
      </w:r>
    </w:p>
    <w:p w14:paraId="00000358"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members:</w:t>
      </w:r>
      <w:r>
        <w:rPr>
          <w:rFonts w:ascii="Courier New" w:eastAsia="Courier New" w:hAnsi="Courier New" w:cs="Courier New"/>
          <w:color w:val="000000"/>
          <w:sz w:val="21"/>
          <w:szCs w:val="21"/>
        </w:rPr>
        <w:tab/>
        <w:t>AS64500:AS-CUSTOMERS</w:t>
      </w:r>
    </w:p>
    <w:p w14:paraId="00000359"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35A"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35B" w14:textId="77777777" w:rsidR="000A4521" w:rsidRDefault="007473E9">
      <w:pPr>
        <w:pBdr>
          <w:top w:val="nil"/>
          <w:left w:val="nil"/>
          <w:bottom w:val="nil"/>
          <w:right w:val="nil"/>
          <w:between w:val="nil"/>
        </w:pBdr>
        <w:tabs>
          <w:tab w:val="left" w:pos="3069"/>
        </w:tabs>
        <w:spacing w:before="65" w:line="309"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35C" w14:textId="77777777" w:rsidR="000A4521" w:rsidRDefault="000A4521">
      <w:pPr>
        <w:pBdr>
          <w:top w:val="nil"/>
          <w:left w:val="nil"/>
          <w:bottom w:val="nil"/>
          <w:right w:val="nil"/>
          <w:between w:val="nil"/>
        </w:pBdr>
        <w:rPr>
          <w:rFonts w:ascii="Courier New" w:eastAsia="Courier New" w:hAnsi="Courier New" w:cs="Courier New"/>
          <w:color w:val="000000"/>
        </w:rPr>
      </w:pPr>
    </w:p>
    <w:p w14:paraId="0000035D"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aut</w:t>
      </w:r>
      <w:proofErr w:type="spellEnd"/>
      <w:r>
        <w:rPr>
          <w:rFonts w:ascii="Courier New" w:eastAsia="Courier New" w:hAnsi="Courier New" w:cs="Courier New"/>
          <w:color w:val="000000"/>
          <w:sz w:val="21"/>
          <w:szCs w:val="21"/>
        </w:rPr>
        <w:t>-num:</w:t>
      </w:r>
      <w:r>
        <w:rPr>
          <w:rFonts w:ascii="Courier New" w:eastAsia="Courier New" w:hAnsi="Courier New" w:cs="Courier New"/>
          <w:color w:val="000000"/>
          <w:sz w:val="21"/>
          <w:szCs w:val="21"/>
        </w:rPr>
        <w:tab/>
        <w:t>AS64500</w:t>
      </w:r>
    </w:p>
    <w:p w14:paraId="0000035E"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35F"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t>from AS64500:AS-CUSTOMERS</w:t>
      </w:r>
    </w:p>
    <w:p w14:paraId="00000360" w14:textId="77777777" w:rsidR="000A4521" w:rsidRDefault="007473E9">
      <w:pPr>
        <w:pBdr>
          <w:top w:val="nil"/>
          <w:left w:val="nil"/>
          <w:bottom w:val="nil"/>
          <w:right w:val="nil"/>
          <w:between w:val="nil"/>
        </w:pBdr>
        <w:spacing w:before="12"/>
        <w:ind w:left="307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accept </w:t>
      </w:r>
      <w:proofErr w:type="spellStart"/>
      <w:r>
        <w:rPr>
          <w:rFonts w:ascii="Courier New" w:eastAsia="Courier New" w:hAnsi="Courier New" w:cs="Courier New"/>
          <w:color w:val="000000"/>
          <w:sz w:val="21"/>
          <w:szCs w:val="21"/>
        </w:rPr>
        <w:t>PeerAS</w:t>
      </w:r>
      <w:proofErr w:type="spellEnd"/>
      <w:r>
        <w:rPr>
          <w:rFonts w:ascii="Courier New" w:eastAsia="Courier New" w:hAnsi="Courier New" w:cs="Courier New"/>
          <w:color w:val="000000"/>
          <w:sz w:val="21"/>
          <w:szCs w:val="21"/>
        </w:rPr>
        <w:t xml:space="preserve"> AND &lt;^</w:t>
      </w:r>
      <w:proofErr w:type="spellStart"/>
      <w:r>
        <w:rPr>
          <w:rFonts w:ascii="Courier New" w:eastAsia="Courier New" w:hAnsi="Courier New" w:cs="Courier New"/>
          <w:color w:val="000000"/>
          <w:sz w:val="21"/>
          <w:szCs w:val="21"/>
        </w:rPr>
        <w:t>PeerAS</w:t>
      </w:r>
      <w:proofErr w:type="spellEnd"/>
      <w:r>
        <w:rPr>
          <w:rFonts w:ascii="Courier New" w:eastAsia="Courier New" w:hAnsi="Courier New" w:cs="Courier New"/>
          <w:color w:val="000000"/>
          <w:sz w:val="21"/>
          <w:szCs w:val="21"/>
        </w:rPr>
        <w:t>+$&gt;</w:t>
      </w:r>
    </w:p>
    <w:p w14:paraId="00000361"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to AS64500:AS-CUSTOMERS announce ANY</w:t>
      </w:r>
    </w:p>
    <w:p w14:paraId="00000362" w14:textId="77777777" w:rsidR="000A4521" w:rsidRDefault="007473E9">
      <w:pPr>
        <w:pBdr>
          <w:top w:val="nil"/>
          <w:left w:val="nil"/>
          <w:bottom w:val="nil"/>
          <w:right w:val="nil"/>
          <w:between w:val="nil"/>
        </w:pBdr>
        <w:tabs>
          <w:tab w:val="left" w:pos="3069"/>
        </w:tabs>
        <w:spacing w:before="65" w:line="309" w:lineRule="auto"/>
        <w:ind w:left="910" w:right="1063"/>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t xml:space="preserve">from AS64510 accept ANY except FLTR-BOGONS </w:t>
      </w: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to AS64510 announce AS64500:AS-ALL</w:t>
      </w:r>
    </w:p>
    <w:p w14:paraId="00000363" w14:textId="77777777" w:rsidR="000A4521" w:rsidRDefault="007473E9">
      <w:pPr>
        <w:pBdr>
          <w:top w:val="nil"/>
          <w:left w:val="nil"/>
          <w:bottom w:val="nil"/>
          <w:right w:val="nil"/>
          <w:between w:val="nil"/>
        </w:pBdr>
        <w:tabs>
          <w:tab w:val="left" w:pos="3069"/>
        </w:tabs>
        <w:spacing w:line="234" w:lineRule="auto"/>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364"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365" w14:textId="77777777" w:rsidR="000A4521" w:rsidRDefault="007473E9" w:rsidP="0033127B">
      <w:pPr>
        <w:pBdr>
          <w:top w:val="nil"/>
          <w:left w:val="nil"/>
          <w:bottom w:val="nil"/>
          <w:right w:val="nil"/>
          <w:between w:val="nil"/>
        </w:pBdr>
        <w:tabs>
          <w:tab w:val="left" w:pos="3069"/>
        </w:tabs>
        <w:spacing w:before="70"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366" w14:textId="77777777" w:rsidR="000A4521" w:rsidRDefault="000A4521">
      <w:pPr>
        <w:pBdr>
          <w:top w:val="nil"/>
          <w:left w:val="nil"/>
          <w:bottom w:val="nil"/>
          <w:right w:val="nil"/>
          <w:between w:val="nil"/>
        </w:pBdr>
        <w:spacing w:before="10"/>
        <w:rPr>
          <w:rFonts w:ascii="Courier New" w:eastAsia="Courier New" w:hAnsi="Courier New" w:cs="Courier New"/>
          <w:color w:val="000000"/>
          <w:sz w:val="23"/>
          <w:szCs w:val="23"/>
        </w:rPr>
      </w:pPr>
    </w:p>
    <w:p w14:paraId="00000367" w14:textId="77777777" w:rsidR="000A4521" w:rsidRDefault="007473E9">
      <w:pPr>
        <w:pBdr>
          <w:top w:val="nil"/>
          <w:left w:val="nil"/>
          <w:bottom w:val="nil"/>
          <w:right w:val="nil"/>
          <w:between w:val="nil"/>
        </w:pBdr>
        <w:spacing w:line="285" w:lineRule="auto"/>
        <w:ind w:left="220" w:right="250"/>
        <w:rPr>
          <w:color w:val="000000"/>
          <w:sz w:val="21"/>
          <w:szCs w:val="21"/>
        </w:rPr>
      </w:pPr>
      <w:r>
        <w:rPr>
          <w:color w:val="000000"/>
          <w:sz w:val="21"/>
          <w:szCs w:val="21"/>
        </w:rPr>
        <w:t xml:space="preserve">Now, a clever tool could parse the </w:t>
      </w:r>
      <w:proofErr w:type="spellStart"/>
      <w:r>
        <w:rPr>
          <w:color w:val="000000"/>
          <w:sz w:val="21"/>
          <w:szCs w:val="21"/>
        </w:rPr>
        <w:t>aut</w:t>
      </w:r>
      <w:proofErr w:type="spellEnd"/>
      <w:r>
        <w:rPr>
          <w:color w:val="000000"/>
          <w:sz w:val="21"/>
          <w:szCs w:val="21"/>
        </w:rPr>
        <w:t>-num object that documents the AS64500 policy, collect all referenced objects, extract prefixes and build necessary ingress and egress filters.</w:t>
      </w:r>
    </w:p>
    <w:p w14:paraId="00000368" w14:textId="77777777" w:rsidR="000A4521" w:rsidRDefault="000A4521">
      <w:pPr>
        <w:pBdr>
          <w:top w:val="nil"/>
          <w:left w:val="nil"/>
          <w:bottom w:val="nil"/>
          <w:right w:val="nil"/>
          <w:between w:val="nil"/>
        </w:pBdr>
        <w:spacing w:before="7"/>
        <w:rPr>
          <w:color w:val="000000"/>
          <w:sz w:val="25"/>
          <w:szCs w:val="25"/>
        </w:rPr>
      </w:pPr>
    </w:p>
    <w:p w14:paraId="00000369"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 xml:space="preserve">Examples of software to generate router configuration for filters from IRR data, are the </w:t>
      </w:r>
      <w:proofErr w:type="spellStart"/>
      <w:r>
        <w:rPr>
          <w:color w:val="000000"/>
          <w:sz w:val="21"/>
          <w:szCs w:val="21"/>
        </w:rPr>
        <w:t>IRRToolset</w:t>
      </w:r>
      <w:proofErr w:type="spellEnd"/>
      <w:r>
        <w:rPr>
          <w:color w:val="000000"/>
          <w:sz w:val="21"/>
          <w:szCs w:val="21"/>
        </w:rPr>
        <w:t>, BGPQ3 and IRRPT. All are open source.</w:t>
      </w:r>
    </w:p>
    <w:p w14:paraId="0000036A" w14:textId="77777777" w:rsidR="000A4521" w:rsidRDefault="000A4521">
      <w:pPr>
        <w:pBdr>
          <w:top w:val="nil"/>
          <w:left w:val="nil"/>
          <w:bottom w:val="nil"/>
          <w:right w:val="nil"/>
          <w:between w:val="nil"/>
        </w:pBdr>
        <w:spacing w:before="8"/>
        <w:rPr>
          <w:color w:val="000000"/>
          <w:sz w:val="19"/>
          <w:szCs w:val="19"/>
        </w:rPr>
      </w:pPr>
    </w:p>
    <w:p w14:paraId="0000036B" w14:textId="77777777" w:rsidR="000A4521" w:rsidRDefault="007473E9">
      <w:pPr>
        <w:numPr>
          <w:ilvl w:val="3"/>
          <w:numId w:val="8"/>
        </w:numPr>
        <w:pBdr>
          <w:top w:val="nil"/>
          <w:left w:val="nil"/>
          <w:bottom w:val="nil"/>
          <w:right w:val="nil"/>
          <w:between w:val="nil"/>
        </w:pBdr>
        <w:tabs>
          <w:tab w:val="left" w:pos="943"/>
        </w:tabs>
        <w:ind w:hanging="722"/>
        <w:rPr>
          <w:b/>
          <w:color w:val="000000"/>
          <w:sz w:val="19"/>
          <w:szCs w:val="19"/>
        </w:rPr>
      </w:pPr>
      <w:r>
        <w:rPr>
          <w:b/>
          <w:color w:val="000000"/>
          <w:sz w:val="19"/>
          <w:szCs w:val="19"/>
        </w:rPr>
        <w:t>Prefix filter configuration tools</w:t>
      </w:r>
    </w:p>
    <w:p w14:paraId="5AA03269" w14:textId="77777777" w:rsidR="0008389A" w:rsidRDefault="007473E9">
      <w:pPr>
        <w:pStyle w:val="BodyText"/>
        <w:spacing w:before="79" w:line="290" w:lineRule="auto"/>
        <w:ind w:left="220" w:right="128"/>
        <w:rPr>
          <w:del w:id="600" w:author="Changed/Added" w:date="2021-04-26T11:03:00Z"/>
        </w:rPr>
      </w:pPr>
      <w:r>
        <w:rPr>
          <w:color w:val="000000"/>
        </w:rPr>
        <w:t>The tools range in feature-set (and corresponding complexity) from prefix-list generator (BGPQ3) to router configuration template processor (</w:t>
      </w:r>
      <w:proofErr w:type="spellStart"/>
      <w:r>
        <w:rPr>
          <w:color w:val="000000"/>
        </w:rPr>
        <w:t>IRRToolset</w:t>
      </w:r>
      <w:proofErr w:type="spellEnd"/>
      <w:r>
        <w:rPr>
          <w:color w:val="000000"/>
        </w:rPr>
        <w:t>).</w:t>
      </w:r>
    </w:p>
    <w:p w14:paraId="4EBAD5DD" w14:textId="77777777" w:rsidR="0008389A" w:rsidRDefault="0008389A">
      <w:pPr>
        <w:spacing w:line="290" w:lineRule="auto"/>
        <w:rPr>
          <w:del w:id="601" w:author="Changed/Added" w:date="2021-04-26T11:03:00Z"/>
        </w:rPr>
        <w:sectPr w:rsidR="0008389A">
          <w:pgSz w:w="12240" w:h="15840"/>
          <w:pgMar w:top="1340" w:right="1340" w:bottom="960" w:left="1220" w:header="726" w:footer="768" w:gutter="0"/>
          <w:cols w:space="720"/>
        </w:sectPr>
      </w:pPr>
    </w:p>
    <w:p w14:paraId="0000036C" w14:textId="70AB5274" w:rsidR="000A4521" w:rsidRDefault="00211562">
      <w:pPr>
        <w:pBdr>
          <w:top w:val="nil"/>
          <w:left w:val="nil"/>
          <w:bottom w:val="nil"/>
          <w:right w:val="nil"/>
          <w:between w:val="nil"/>
        </w:pBdr>
        <w:spacing w:before="79" w:line="290" w:lineRule="auto"/>
        <w:ind w:left="220" w:right="128"/>
        <w:rPr>
          <w:ins w:id="602" w:author="Changed/Added" w:date="2021-04-26T11:03:00Z"/>
          <w:color w:val="000000"/>
          <w:sz w:val="21"/>
          <w:szCs w:val="21"/>
        </w:rPr>
        <w:sectPr w:rsidR="000A4521">
          <w:pgSz w:w="12240" w:h="15840"/>
          <w:pgMar w:top="1340" w:right="1340" w:bottom="960" w:left="1220" w:header="726" w:footer="768" w:gutter="0"/>
          <w:cols w:space="720"/>
        </w:sectPr>
      </w:pPr>
      <w:del w:id="603" w:author="Changed/Added" w:date="2021-04-26T11:03:00Z">
        <w:r>
          <w:rPr>
            <w:b/>
            <w:w w:val="105"/>
            <w:sz w:val="19"/>
          </w:rPr>
          <w:delText>BGPQ3</w:delText>
        </w:r>
      </w:del>
    </w:p>
    <w:p w14:paraId="0000036D" w14:textId="54411BCA" w:rsidR="000A4521" w:rsidRDefault="007473E9">
      <w:pPr>
        <w:numPr>
          <w:ilvl w:val="4"/>
          <w:numId w:val="11"/>
        </w:numPr>
        <w:pBdr>
          <w:top w:val="nil"/>
          <w:left w:val="nil"/>
          <w:bottom w:val="nil"/>
          <w:right w:val="nil"/>
          <w:between w:val="nil"/>
        </w:pBdr>
        <w:tabs>
          <w:tab w:val="left" w:pos="1110"/>
        </w:tabs>
        <w:spacing w:before="93"/>
        <w:ind w:hanging="889"/>
        <w:rPr>
          <w:ins w:id="604" w:author="Kevin Chege" w:date="2021-05-06T09:30:00Z"/>
          <w:b/>
          <w:color w:val="000000"/>
          <w:sz w:val="19"/>
          <w:szCs w:val="19"/>
        </w:rPr>
      </w:pPr>
      <w:ins w:id="605" w:author="Changed/Added" w:date="2021-04-26T11:03:00Z">
        <w:r>
          <w:rPr>
            <w:b/>
            <w:color w:val="000000"/>
            <w:sz w:val="19"/>
            <w:szCs w:val="19"/>
          </w:rPr>
          <w:lastRenderedPageBreak/>
          <w:t>BGPQ</w:t>
        </w:r>
      </w:ins>
      <w:customXmlInsRangeStart w:id="606" w:author="Changed/Added" w:date="2021-04-26T11:03:00Z"/>
      <w:sdt>
        <w:sdtPr>
          <w:tag w:val="goog_rdk_48"/>
          <w:id w:val="-2023388671"/>
        </w:sdtPr>
        <w:sdtContent>
          <w:customXmlInsRangeEnd w:id="606"/>
          <w:ins w:id="607" w:author="Changed/Added" w:date="2021-04-26T11:03:00Z">
            <w:r>
              <w:rPr>
                <w:b/>
                <w:color w:val="000000"/>
                <w:sz w:val="19"/>
                <w:szCs w:val="19"/>
              </w:rPr>
              <w:t>4</w:t>
            </w:r>
          </w:ins>
          <w:customXmlInsRangeStart w:id="608" w:author="Changed/Added" w:date="2021-04-26T11:03:00Z"/>
        </w:sdtContent>
      </w:sdt>
      <w:customXmlInsRangeEnd w:id="608"/>
      <w:customXmlInsRangeStart w:id="609" w:author="Changed/Added" w:date="2021-04-26T11:03:00Z"/>
      <w:sdt>
        <w:sdtPr>
          <w:tag w:val="goog_rdk_49"/>
          <w:id w:val="-1476904919"/>
          <w:showingPlcHdr/>
        </w:sdtPr>
        <w:sdtContent>
          <w:customXmlInsRangeEnd w:id="609"/>
          <w:ins w:id="610" w:author="Changed/Added" w:date="2021-04-26T11:03:00Z">
            <w:r>
              <w:t xml:space="preserve">     </w:t>
            </w:r>
          </w:ins>
          <w:customXmlInsRangeStart w:id="611" w:author="Changed/Added" w:date="2021-04-26T11:03:00Z"/>
        </w:sdtContent>
      </w:sdt>
      <w:customXmlInsRangeEnd w:id="611"/>
      <w:r>
        <w:rPr>
          <w:b/>
          <w:color w:val="000000"/>
          <w:sz w:val="19"/>
          <w:szCs w:val="19"/>
        </w:rPr>
        <w:t xml:space="preserve"> example</w:t>
      </w:r>
    </w:p>
    <w:p w14:paraId="60D3FEEE" w14:textId="0D27A8C8" w:rsidR="00501204" w:rsidRPr="00501204" w:rsidRDefault="00501204" w:rsidP="00501204">
      <w:pPr>
        <w:pBdr>
          <w:top w:val="nil"/>
          <w:left w:val="nil"/>
          <w:bottom w:val="nil"/>
          <w:right w:val="nil"/>
          <w:between w:val="nil"/>
        </w:pBdr>
        <w:tabs>
          <w:tab w:val="left" w:pos="1110"/>
        </w:tabs>
        <w:spacing w:before="93"/>
        <w:rPr>
          <w:ins w:id="612" w:author="Kevin Chege" w:date="2021-05-06T09:30:00Z"/>
          <w:color w:val="000000"/>
          <w:rPrChange w:id="613" w:author="Kevin Chege" w:date="2021-05-06T09:31:00Z">
            <w:rPr>
              <w:ins w:id="614" w:author="Kevin Chege" w:date="2021-05-06T09:30:00Z"/>
              <w:b/>
              <w:color w:val="000000"/>
              <w:sz w:val="19"/>
              <w:szCs w:val="19"/>
            </w:rPr>
          </w:rPrChange>
        </w:rPr>
      </w:pPr>
    </w:p>
    <w:p w14:paraId="0757D47E" w14:textId="77777777" w:rsidR="00501204" w:rsidRPr="00501204" w:rsidRDefault="00501204" w:rsidP="00501204">
      <w:pPr>
        <w:pBdr>
          <w:top w:val="nil"/>
          <w:left w:val="nil"/>
          <w:bottom w:val="nil"/>
          <w:right w:val="nil"/>
          <w:between w:val="nil"/>
        </w:pBdr>
        <w:tabs>
          <w:tab w:val="left" w:pos="1110"/>
        </w:tabs>
        <w:spacing w:before="93"/>
        <w:rPr>
          <w:ins w:id="615" w:author="Kevin Chege" w:date="2021-05-06T09:31:00Z"/>
          <w:color w:val="000000"/>
          <w:rPrChange w:id="616" w:author="Kevin Chege" w:date="2021-05-06T09:31:00Z">
            <w:rPr>
              <w:ins w:id="617" w:author="Kevin Chege" w:date="2021-05-06T09:31:00Z"/>
              <w:b/>
              <w:color w:val="000000"/>
              <w:sz w:val="19"/>
              <w:szCs w:val="19"/>
            </w:rPr>
          </w:rPrChange>
        </w:rPr>
      </w:pPr>
      <w:ins w:id="618" w:author="Kevin Chege" w:date="2021-05-06T09:31:00Z">
        <w:r w:rsidRPr="00501204">
          <w:rPr>
            <w:color w:val="000000"/>
            <w:rPrChange w:id="619" w:author="Kevin Chege" w:date="2021-05-06T09:31:00Z">
              <w:rPr>
                <w:b/>
                <w:color w:val="000000"/>
                <w:sz w:val="19"/>
                <w:szCs w:val="19"/>
              </w:rPr>
            </w:rPrChange>
          </w:rPr>
          <w:t>BGPQ43 (https://github.com/bgp/bgpq4) is a simple command line tool that connects to the IRR database and builds prefix-lists from the collected data.</w:t>
        </w:r>
      </w:ins>
    </w:p>
    <w:p w14:paraId="4F7F9594" w14:textId="77777777" w:rsidR="00501204" w:rsidRPr="00501204" w:rsidRDefault="00501204" w:rsidP="00501204">
      <w:pPr>
        <w:pBdr>
          <w:top w:val="nil"/>
          <w:left w:val="nil"/>
          <w:bottom w:val="nil"/>
          <w:right w:val="nil"/>
          <w:between w:val="nil"/>
        </w:pBdr>
        <w:tabs>
          <w:tab w:val="left" w:pos="1110"/>
        </w:tabs>
        <w:spacing w:before="93"/>
        <w:rPr>
          <w:ins w:id="620" w:author="Kevin Chege" w:date="2021-05-06T09:31:00Z"/>
          <w:color w:val="000000"/>
          <w:rPrChange w:id="621" w:author="Kevin Chege" w:date="2021-05-06T09:31:00Z">
            <w:rPr>
              <w:ins w:id="622" w:author="Kevin Chege" w:date="2021-05-06T09:31:00Z"/>
              <w:b/>
              <w:color w:val="000000"/>
              <w:sz w:val="19"/>
              <w:szCs w:val="19"/>
            </w:rPr>
          </w:rPrChange>
        </w:rPr>
      </w:pPr>
    </w:p>
    <w:p w14:paraId="6C9A2442" w14:textId="77777777" w:rsidR="00501204" w:rsidRPr="00501204" w:rsidRDefault="00501204" w:rsidP="00501204">
      <w:pPr>
        <w:pBdr>
          <w:top w:val="nil"/>
          <w:left w:val="nil"/>
          <w:bottom w:val="nil"/>
          <w:right w:val="nil"/>
          <w:between w:val="nil"/>
        </w:pBdr>
        <w:tabs>
          <w:tab w:val="left" w:pos="1110"/>
        </w:tabs>
        <w:spacing w:before="93"/>
        <w:rPr>
          <w:ins w:id="623" w:author="Kevin Chege" w:date="2021-05-06T09:31:00Z"/>
          <w:color w:val="000000"/>
          <w:rPrChange w:id="624" w:author="Kevin Chege" w:date="2021-05-06T09:31:00Z">
            <w:rPr>
              <w:ins w:id="625" w:author="Kevin Chege" w:date="2021-05-06T09:31:00Z"/>
              <w:b/>
              <w:color w:val="000000"/>
              <w:sz w:val="19"/>
              <w:szCs w:val="19"/>
            </w:rPr>
          </w:rPrChange>
        </w:rPr>
      </w:pPr>
      <w:ins w:id="626" w:author="Kevin Chege" w:date="2021-05-06T09:31:00Z">
        <w:r w:rsidRPr="00501204">
          <w:rPr>
            <w:color w:val="000000"/>
            <w:rPrChange w:id="627" w:author="Kevin Chege" w:date="2021-05-06T09:31:00Z">
              <w:rPr>
                <w:b/>
                <w:color w:val="000000"/>
                <w:sz w:val="19"/>
                <w:szCs w:val="19"/>
              </w:rPr>
            </w:rPrChange>
          </w:rPr>
          <w:t>To create an Arista EOS formatted prefix-list for all the IPv4 prefixes in an AS-SET:</w:t>
        </w:r>
      </w:ins>
    </w:p>
    <w:p w14:paraId="706DDB7B" w14:textId="77777777" w:rsidR="00501204" w:rsidRPr="00501204" w:rsidRDefault="00501204" w:rsidP="00501204">
      <w:pPr>
        <w:pBdr>
          <w:top w:val="nil"/>
          <w:left w:val="nil"/>
          <w:bottom w:val="nil"/>
          <w:right w:val="nil"/>
          <w:between w:val="nil"/>
        </w:pBdr>
        <w:tabs>
          <w:tab w:val="left" w:pos="1110"/>
        </w:tabs>
        <w:spacing w:before="93"/>
        <w:rPr>
          <w:ins w:id="628" w:author="Kevin Chege" w:date="2021-05-06T09:31:00Z"/>
          <w:color w:val="000000"/>
          <w:rPrChange w:id="629" w:author="Kevin Chege" w:date="2021-05-06T09:31:00Z">
            <w:rPr>
              <w:ins w:id="630" w:author="Kevin Chege" w:date="2021-05-06T09:31:00Z"/>
              <w:b/>
              <w:color w:val="000000"/>
              <w:sz w:val="19"/>
              <w:szCs w:val="19"/>
            </w:rPr>
          </w:rPrChange>
        </w:rPr>
      </w:pPr>
    </w:p>
    <w:p w14:paraId="4189DFEA" w14:textId="77777777" w:rsidR="00501204" w:rsidRPr="00501204" w:rsidRDefault="00501204" w:rsidP="00501204">
      <w:pPr>
        <w:pBdr>
          <w:top w:val="nil"/>
          <w:left w:val="nil"/>
          <w:bottom w:val="nil"/>
          <w:right w:val="nil"/>
          <w:between w:val="nil"/>
        </w:pBdr>
        <w:tabs>
          <w:tab w:val="left" w:pos="3069"/>
        </w:tabs>
        <w:spacing w:before="69"/>
        <w:ind w:left="910"/>
        <w:rPr>
          <w:ins w:id="631" w:author="Kevin Chege" w:date="2021-05-06T09:31:00Z"/>
          <w:rFonts w:ascii="Courier New" w:eastAsia="Courier New" w:hAnsi="Courier New" w:cs="Courier New"/>
          <w:color w:val="000000"/>
          <w:sz w:val="21"/>
          <w:szCs w:val="21"/>
          <w:rPrChange w:id="632" w:author="Kevin Chege" w:date="2021-05-06T09:31:00Z">
            <w:rPr>
              <w:ins w:id="633" w:author="Kevin Chege" w:date="2021-05-06T09:31:00Z"/>
              <w:b/>
              <w:color w:val="000000"/>
              <w:sz w:val="19"/>
              <w:szCs w:val="19"/>
            </w:rPr>
          </w:rPrChange>
        </w:rPr>
        <w:pPrChange w:id="634" w:author="Kevin Chege" w:date="2021-05-06T09:31:00Z">
          <w:pPr>
            <w:pBdr>
              <w:top w:val="nil"/>
              <w:left w:val="nil"/>
              <w:bottom w:val="nil"/>
              <w:right w:val="nil"/>
              <w:between w:val="nil"/>
            </w:pBdr>
            <w:tabs>
              <w:tab w:val="left" w:pos="1110"/>
            </w:tabs>
            <w:spacing w:before="93"/>
          </w:pPr>
        </w:pPrChange>
      </w:pPr>
      <w:ins w:id="635" w:author="Kevin Chege" w:date="2021-05-06T09:31:00Z">
        <w:r w:rsidRPr="00501204">
          <w:rPr>
            <w:rFonts w:ascii="Courier New" w:eastAsia="Courier New" w:hAnsi="Courier New" w:cs="Courier New"/>
            <w:color w:val="000000"/>
            <w:sz w:val="21"/>
            <w:szCs w:val="21"/>
            <w:rPrChange w:id="636" w:author="Kevin Chege" w:date="2021-05-06T09:31:00Z">
              <w:rPr>
                <w:b/>
                <w:color w:val="000000"/>
                <w:sz w:val="19"/>
                <w:szCs w:val="19"/>
              </w:rPr>
            </w:rPrChange>
          </w:rPr>
          <w:t>$ bgpq4 -4 -A -e -l AS-RIPENCC-v4 AS-RIPENCC</w:t>
        </w:r>
      </w:ins>
    </w:p>
    <w:p w14:paraId="615FF2F1" w14:textId="77777777" w:rsidR="00501204" w:rsidRPr="00501204" w:rsidRDefault="00501204" w:rsidP="00501204">
      <w:pPr>
        <w:pBdr>
          <w:top w:val="nil"/>
          <w:left w:val="nil"/>
          <w:bottom w:val="nil"/>
          <w:right w:val="nil"/>
          <w:between w:val="nil"/>
        </w:pBdr>
        <w:tabs>
          <w:tab w:val="left" w:pos="3069"/>
        </w:tabs>
        <w:spacing w:before="69"/>
        <w:ind w:left="910"/>
        <w:rPr>
          <w:ins w:id="637" w:author="Kevin Chege" w:date="2021-05-06T09:31:00Z"/>
          <w:rFonts w:ascii="Courier New" w:eastAsia="Courier New" w:hAnsi="Courier New" w:cs="Courier New"/>
          <w:color w:val="000000"/>
          <w:sz w:val="21"/>
          <w:szCs w:val="21"/>
          <w:rPrChange w:id="638" w:author="Kevin Chege" w:date="2021-05-06T09:31:00Z">
            <w:rPr>
              <w:ins w:id="639" w:author="Kevin Chege" w:date="2021-05-06T09:31:00Z"/>
              <w:b/>
              <w:color w:val="000000"/>
              <w:sz w:val="19"/>
              <w:szCs w:val="19"/>
            </w:rPr>
          </w:rPrChange>
        </w:rPr>
        <w:pPrChange w:id="640" w:author="Kevin Chege" w:date="2021-05-06T09:31:00Z">
          <w:pPr>
            <w:pBdr>
              <w:top w:val="nil"/>
              <w:left w:val="nil"/>
              <w:bottom w:val="nil"/>
              <w:right w:val="nil"/>
              <w:between w:val="nil"/>
            </w:pBdr>
            <w:tabs>
              <w:tab w:val="left" w:pos="1110"/>
            </w:tabs>
            <w:spacing w:before="93"/>
          </w:pPr>
        </w:pPrChange>
      </w:pPr>
      <w:ins w:id="641" w:author="Kevin Chege" w:date="2021-05-06T09:31:00Z">
        <w:r w:rsidRPr="00501204">
          <w:rPr>
            <w:rFonts w:ascii="Courier New" w:eastAsia="Courier New" w:hAnsi="Courier New" w:cs="Courier New"/>
            <w:color w:val="000000"/>
            <w:sz w:val="21"/>
            <w:szCs w:val="21"/>
            <w:rPrChange w:id="642" w:author="Kevin Chege" w:date="2021-05-06T09:31:00Z">
              <w:rPr>
                <w:b/>
                <w:color w:val="000000"/>
                <w:sz w:val="19"/>
                <w:szCs w:val="19"/>
              </w:rPr>
            </w:rPrChange>
          </w:rPr>
          <w:t xml:space="preserve">no </w:t>
        </w:r>
        <w:proofErr w:type="spellStart"/>
        <w:r w:rsidRPr="00501204">
          <w:rPr>
            <w:rFonts w:ascii="Courier New" w:eastAsia="Courier New" w:hAnsi="Courier New" w:cs="Courier New"/>
            <w:color w:val="000000"/>
            <w:sz w:val="21"/>
            <w:szCs w:val="21"/>
            <w:rPrChange w:id="643" w:author="Kevin Chege" w:date="2021-05-06T09:31:00Z">
              <w:rPr>
                <w:b/>
                <w:color w:val="000000"/>
                <w:sz w:val="19"/>
                <w:szCs w:val="19"/>
              </w:rPr>
            </w:rPrChange>
          </w:rPr>
          <w:t>ip</w:t>
        </w:r>
        <w:proofErr w:type="spellEnd"/>
        <w:r w:rsidRPr="00501204">
          <w:rPr>
            <w:rFonts w:ascii="Courier New" w:eastAsia="Courier New" w:hAnsi="Courier New" w:cs="Courier New"/>
            <w:color w:val="000000"/>
            <w:sz w:val="21"/>
            <w:szCs w:val="21"/>
            <w:rPrChange w:id="644" w:author="Kevin Chege" w:date="2021-05-06T09:31:00Z">
              <w:rPr>
                <w:b/>
                <w:color w:val="000000"/>
                <w:sz w:val="19"/>
                <w:szCs w:val="19"/>
              </w:rPr>
            </w:rPrChange>
          </w:rPr>
          <w:t xml:space="preserve"> prefix-list AS-RIPENCC-v4</w:t>
        </w:r>
      </w:ins>
    </w:p>
    <w:p w14:paraId="38F7E6B6" w14:textId="77777777" w:rsidR="00501204" w:rsidRPr="00501204" w:rsidRDefault="00501204" w:rsidP="00501204">
      <w:pPr>
        <w:pBdr>
          <w:top w:val="nil"/>
          <w:left w:val="nil"/>
          <w:bottom w:val="nil"/>
          <w:right w:val="nil"/>
          <w:between w:val="nil"/>
        </w:pBdr>
        <w:tabs>
          <w:tab w:val="left" w:pos="3069"/>
        </w:tabs>
        <w:spacing w:before="69"/>
        <w:ind w:left="910"/>
        <w:rPr>
          <w:ins w:id="645" w:author="Kevin Chege" w:date="2021-05-06T09:31:00Z"/>
          <w:rFonts w:ascii="Courier New" w:eastAsia="Courier New" w:hAnsi="Courier New" w:cs="Courier New"/>
          <w:color w:val="000000"/>
          <w:sz w:val="21"/>
          <w:szCs w:val="21"/>
          <w:rPrChange w:id="646" w:author="Kevin Chege" w:date="2021-05-06T09:31:00Z">
            <w:rPr>
              <w:ins w:id="647" w:author="Kevin Chege" w:date="2021-05-06T09:31:00Z"/>
              <w:b/>
              <w:color w:val="000000"/>
              <w:sz w:val="19"/>
              <w:szCs w:val="19"/>
            </w:rPr>
          </w:rPrChange>
        </w:rPr>
        <w:pPrChange w:id="648" w:author="Kevin Chege" w:date="2021-05-06T09:31:00Z">
          <w:pPr>
            <w:pBdr>
              <w:top w:val="nil"/>
              <w:left w:val="nil"/>
              <w:bottom w:val="nil"/>
              <w:right w:val="nil"/>
              <w:between w:val="nil"/>
            </w:pBdr>
            <w:tabs>
              <w:tab w:val="left" w:pos="1110"/>
            </w:tabs>
            <w:spacing w:before="93"/>
          </w:pPr>
        </w:pPrChange>
      </w:pPr>
      <w:proofErr w:type="spellStart"/>
      <w:ins w:id="649" w:author="Kevin Chege" w:date="2021-05-06T09:31:00Z">
        <w:r w:rsidRPr="00501204">
          <w:rPr>
            <w:rFonts w:ascii="Courier New" w:eastAsia="Courier New" w:hAnsi="Courier New" w:cs="Courier New"/>
            <w:color w:val="000000"/>
            <w:sz w:val="21"/>
            <w:szCs w:val="21"/>
            <w:rPrChange w:id="650" w:author="Kevin Chege" w:date="2021-05-06T09:31:00Z">
              <w:rPr>
                <w:b/>
                <w:color w:val="000000"/>
                <w:sz w:val="19"/>
                <w:szCs w:val="19"/>
              </w:rPr>
            </w:rPrChange>
          </w:rPr>
          <w:t>ip</w:t>
        </w:r>
        <w:proofErr w:type="spellEnd"/>
        <w:r w:rsidRPr="00501204">
          <w:rPr>
            <w:rFonts w:ascii="Courier New" w:eastAsia="Courier New" w:hAnsi="Courier New" w:cs="Courier New"/>
            <w:color w:val="000000"/>
            <w:sz w:val="21"/>
            <w:szCs w:val="21"/>
            <w:rPrChange w:id="651" w:author="Kevin Chege" w:date="2021-05-06T09:31:00Z">
              <w:rPr>
                <w:b/>
                <w:color w:val="000000"/>
                <w:sz w:val="19"/>
                <w:szCs w:val="19"/>
              </w:rPr>
            </w:rPrChange>
          </w:rPr>
          <w:t xml:space="preserve"> prefix-list AS-RIPENCC-v4</w:t>
        </w:r>
      </w:ins>
    </w:p>
    <w:p w14:paraId="195AA1D2" w14:textId="532773D7" w:rsidR="00501204" w:rsidRPr="00501204" w:rsidRDefault="00501204" w:rsidP="00501204">
      <w:pPr>
        <w:pBdr>
          <w:top w:val="nil"/>
          <w:left w:val="nil"/>
          <w:bottom w:val="nil"/>
          <w:right w:val="nil"/>
          <w:between w:val="nil"/>
        </w:pBdr>
        <w:tabs>
          <w:tab w:val="left" w:pos="3069"/>
        </w:tabs>
        <w:spacing w:before="69"/>
        <w:ind w:left="910"/>
        <w:rPr>
          <w:ins w:id="652" w:author="Kevin Chege" w:date="2021-05-06T09:31:00Z"/>
          <w:rFonts w:ascii="Courier New" w:eastAsia="Courier New" w:hAnsi="Courier New" w:cs="Courier New"/>
          <w:color w:val="000000"/>
          <w:sz w:val="21"/>
          <w:szCs w:val="21"/>
          <w:rPrChange w:id="653" w:author="Kevin Chege" w:date="2021-05-06T09:31:00Z">
            <w:rPr>
              <w:ins w:id="654" w:author="Kevin Chege" w:date="2021-05-06T09:31:00Z"/>
              <w:b/>
              <w:color w:val="000000"/>
              <w:sz w:val="19"/>
              <w:szCs w:val="19"/>
            </w:rPr>
          </w:rPrChange>
        </w:rPr>
        <w:pPrChange w:id="655" w:author="Kevin Chege" w:date="2021-05-06T09:31:00Z">
          <w:pPr>
            <w:pBdr>
              <w:top w:val="nil"/>
              <w:left w:val="nil"/>
              <w:bottom w:val="nil"/>
              <w:right w:val="nil"/>
              <w:between w:val="nil"/>
            </w:pBdr>
            <w:tabs>
              <w:tab w:val="left" w:pos="1110"/>
            </w:tabs>
            <w:spacing w:before="93"/>
          </w:pPr>
        </w:pPrChange>
      </w:pPr>
      <w:ins w:id="656" w:author="Kevin Chege" w:date="2021-05-06T09:31:00Z">
        <w:r w:rsidRPr="00501204">
          <w:rPr>
            <w:rFonts w:ascii="Courier New" w:eastAsia="Courier New" w:hAnsi="Courier New" w:cs="Courier New"/>
            <w:color w:val="000000"/>
            <w:sz w:val="21"/>
            <w:szCs w:val="21"/>
            <w:rPrChange w:id="657" w:author="Kevin Chege" w:date="2021-05-06T09:31:00Z">
              <w:rPr>
                <w:b/>
                <w:color w:val="000000"/>
                <w:sz w:val="19"/>
                <w:szCs w:val="19"/>
              </w:rPr>
            </w:rPrChange>
          </w:rPr>
          <w:t xml:space="preserve">    seq 1 permit </w:t>
        </w:r>
      </w:ins>
      <w:ins w:id="658" w:author="Kevin Chege" w:date="2021-05-06T15:24:00Z">
        <w:r w:rsidR="00E8541C">
          <w:rPr>
            <w:rFonts w:ascii="Courier New" w:eastAsia="Courier New" w:hAnsi="Courier New" w:cs="Courier New"/>
            <w:color w:val="000000"/>
            <w:sz w:val="21"/>
            <w:szCs w:val="21"/>
          </w:rPr>
          <w:t>203.0.113.0</w:t>
        </w:r>
        <w:r w:rsidR="00E8541C" w:rsidRPr="00365595">
          <w:rPr>
            <w:rFonts w:ascii="Courier New" w:eastAsia="Courier New" w:hAnsi="Courier New" w:cs="Courier New"/>
            <w:color w:val="000000"/>
            <w:sz w:val="21"/>
            <w:szCs w:val="21"/>
          </w:rPr>
          <w:t>/2</w:t>
        </w:r>
        <w:r w:rsidR="00E8541C">
          <w:rPr>
            <w:rFonts w:ascii="Courier New" w:eastAsia="Courier New" w:hAnsi="Courier New" w:cs="Courier New"/>
            <w:color w:val="000000"/>
            <w:sz w:val="21"/>
            <w:szCs w:val="21"/>
          </w:rPr>
          <w:t>4</w:t>
        </w:r>
        <w:r w:rsidR="00E8541C" w:rsidRPr="00365595">
          <w:rPr>
            <w:rFonts w:ascii="Courier New" w:eastAsia="Courier New" w:hAnsi="Courier New" w:cs="Courier New"/>
            <w:color w:val="000000"/>
            <w:sz w:val="21"/>
            <w:szCs w:val="21"/>
          </w:rPr>
          <w:t xml:space="preserve"> </w:t>
        </w:r>
      </w:ins>
      <w:proofErr w:type="spellStart"/>
      <w:ins w:id="659" w:author="Kevin Chege" w:date="2021-05-06T09:31:00Z">
        <w:r w:rsidRPr="00501204">
          <w:rPr>
            <w:rFonts w:ascii="Courier New" w:eastAsia="Courier New" w:hAnsi="Courier New" w:cs="Courier New"/>
            <w:color w:val="000000"/>
            <w:sz w:val="21"/>
            <w:szCs w:val="21"/>
            <w:rPrChange w:id="660" w:author="Kevin Chege" w:date="2021-05-06T09:31:00Z">
              <w:rPr>
                <w:b/>
                <w:color w:val="000000"/>
                <w:sz w:val="19"/>
                <w:szCs w:val="19"/>
              </w:rPr>
            </w:rPrChange>
          </w:rPr>
          <w:t>ge</w:t>
        </w:r>
        <w:proofErr w:type="spellEnd"/>
        <w:r w:rsidRPr="00501204">
          <w:rPr>
            <w:rFonts w:ascii="Courier New" w:eastAsia="Courier New" w:hAnsi="Courier New" w:cs="Courier New"/>
            <w:color w:val="000000"/>
            <w:sz w:val="21"/>
            <w:szCs w:val="21"/>
            <w:rPrChange w:id="661" w:author="Kevin Chege" w:date="2021-05-06T09:31:00Z">
              <w:rPr>
                <w:b/>
                <w:color w:val="000000"/>
                <w:sz w:val="19"/>
                <w:szCs w:val="19"/>
              </w:rPr>
            </w:rPrChange>
          </w:rPr>
          <w:t xml:space="preserve"> 24 le 24</w:t>
        </w:r>
      </w:ins>
    </w:p>
    <w:p w14:paraId="44FEB6A0" w14:textId="3E38C9FB" w:rsidR="00501204" w:rsidRPr="00501204" w:rsidRDefault="00501204" w:rsidP="00501204">
      <w:pPr>
        <w:pBdr>
          <w:top w:val="nil"/>
          <w:left w:val="nil"/>
          <w:bottom w:val="nil"/>
          <w:right w:val="nil"/>
          <w:between w:val="nil"/>
        </w:pBdr>
        <w:tabs>
          <w:tab w:val="left" w:pos="3069"/>
        </w:tabs>
        <w:spacing w:before="69"/>
        <w:ind w:left="910"/>
        <w:rPr>
          <w:ins w:id="662" w:author="Kevin Chege" w:date="2021-05-06T09:31:00Z"/>
          <w:rFonts w:ascii="Courier New" w:eastAsia="Courier New" w:hAnsi="Courier New" w:cs="Courier New"/>
          <w:color w:val="000000"/>
          <w:sz w:val="21"/>
          <w:szCs w:val="21"/>
          <w:rPrChange w:id="663" w:author="Kevin Chege" w:date="2021-05-06T09:31:00Z">
            <w:rPr>
              <w:ins w:id="664" w:author="Kevin Chege" w:date="2021-05-06T09:31:00Z"/>
              <w:b/>
              <w:color w:val="000000"/>
              <w:sz w:val="19"/>
              <w:szCs w:val="19"/>
            </w:rPr>
          </w:rPrChange>
        </w:rPr>
        <w:pPrChange w:id="665" w:author="Kevin Chege" w:date="2021-05-06T09:31:00Z">
          <w:pPr>
            <w:pBdr>
              <w:top w:val="nil"/>
              <w:left w:val="nil"/>
              <w:bottom w:val="nil"/>
              <w:right w:val="nil"/>
              <w:between w:val="nil"/>
            </w:pBdr>
            <w:tabs>
              <w:tab w:val="left" w:pos="1110"/>
            </w:tabs>
            <w:spacing w:before="93"/>
          </w:pPr>
        </w:pPrChange>
      </w:pPr>
      <w:ins w:id="666" w:author="Kevin Chege" w:date="2021-05-06T09:31:00Z">
        <w:r w:rsidRPr="00501204">
          <w:rPr>
            <w:rFonts w:ascii="Courier New" w:eastAsia="Courier New" w:hAnsi="Courier New" w:cs="Courier New"/>
            <w:color w:val="000000"/>
            <w:sz w:val="21"/>
            <w:szCs w:val="21"/>
            <w:rPrChange w:id="667" w:author="Kevin Chege" w:date="2021-05-06T09:31:00Z">
              <w:rPr>
                <w:b/>
                <w:color w:val="000000"/>
                <w:sz w:val="19"/>
                <w:szCs w:val="19"/>
              </w:rPr>
            </w:rPrChange>
          </w:rPr>
          <w:t xml:space="preserve">    seq 2 permit </w:t>
        </w:r>
      </w:ins>
      <w:ins w:id="668" w:author="Kevin Chege" w:date="2021-05-06T15:25:00Z">
        <w:r w:rsidR="00E8541C">
          <w:rPr>
            <w:rFonts w:ascii="Courier New" w:eastAsia="Courier New" w:hAnsi="Courier New" w:cs="Courier New"/>
            <w:color w:val="000000"/>
            <w:sz w:val="21"/>
            <w:szCs w:val="21"/>
          </w:rPr>
          <w:t>192.0.2</w:t>
        </w:r>
        <w:r w:rsidR="00E8541C" w:rsidRPr="00365595">
          <w:rPr>
            <w:rFonts w:ascii="Courier New" w:eastAsia="Courier New" w:hAnsi="Courier New" w:cs="Courier New"/>
            <w:color w:val="000000"/>
            <w:sz w:val="21"/>
            <w:szCs w:val="21"/>
          </w:rPr>
          <w:t>.0/25</w:t>
        </w:r>
      </w:ins>
    </w:p>
    <w:p w14:paraId="7AB100F2" w14:textId="3E696703" w:rsidR="00501204" w:rsidRPr="00501204" w:rsidRDefault="00501204" w:rsidP="00501204">
      <w:pPr>
        <w:pBdr>
          <w:top w:val="nil"/>
          <w:left w:val="nil"/>
          <w:bottom w:val="nil"/>
          <w:right w:val="nil"/>
          <w:between w:val="nil"/>
        </w:pBdr>
        <w:tabs>
          <w:tab w:val="left" w:pos="3069"/>
        </w:tabs>
        <w:spacing w:before="69"/>
        <w:ind w:left="910"/>
        <w:rPr>
          <w:ins w:id="669" w:author="Kevin Chege" w:date="2021-05-06T09:31:00Z"/>
          <w:rFonts w:ascii="Courier New" w:eastAsia="Courier New" w:hAnsi="Courier New" w:cs="Courier New"/>
          <w:color w:val="000000"/>
          <w:sz w:val="21"/>
          <w:szCs w:val="21"/>
          <w:rPrChange w:id="670" w:author="Kevin Chege" w:date="2021-05-06T09:31:00Z">
            <w:rPr>
              <w:ins w:id="671" w:author="Kevin Chege" w:date="2021-05-06T09:31:00Z"/>
              <w:b/>
              <w:color w:val="000000"/>
              <w:sz w:val="19"/>
              <w:szCs w:val="19"/>
            </w:rPr>
          </w:rPrChange>
        </w:rPr>
        <w:pPrChange w:id="672" w:author="Kevin Chege" w:date="2021-05-06T09:31:00Z">
          <w:pPr>
            <w:pBdr>
              <w:top w:val="nil"/>
              <w:left w:val="nil"/>
              <w:bottom w:val="nil"/>
              <w:right w:val="nil"/>
              <w:between w:val="nil"/>
            </w:pBdr>
            <w:tabs>
              <w:tab w:val="left" w:pos="1110"/>
            </w:tabs>
            <w:spacing w:before="93"/>
          </w:pPr>
        </w:pPrChange>
      </w:pPr>
      <w:ins w:id="673" w:author="Kevin Chege" w:date="2021-05-06T09:31:00Z">
        <w:r w:rsidRPr="00501204">
          <w:rPr>
            <w:rFonts w:ascii="Courier New" w:eastAsia="Courier New" w:hAnsi="Courier New" w:cs="Courier New"/>
            <w:color w:val="000000"/>
            <w:sz w:val="21"/>
            <w:szCs w:val="21"/>
            <w:rPrChange w:id="674" w:author="Kevin Chege" w:date="2021-05-06T09:31:00Z">
              <w:rPr>
                <w:b/>
                <w:color w:val="000000"/>
                <w:sz w:val="19"/>
                <w:szCs w:val="19"/>
              </w:rPr>
            </w:rPrChange>
          </w:rPr>
          <w:t xml:space="preserve">    seq 3 permit </w:t>
        </w:r>
      </w:ins>
      <w:ins w:id="675" w:author="Kevin Chege" w:date="2021-05-06T15:25:00Z">
        <w:r w:rsidR="00E8541C">
          <w:rPr>
            <w:rFonts w:ascii="Courier New" w:eastAsia="Courier New" w:hAnsi="Courier New" w:cs="Courier New"/>
            <w:color w:val="000000"/>
            <w:sz w:val="21"/>
            <w:szCs w:val="21"/>
          </w:rPr>
          <w:t>192.0.2</w:t>
        </w:r>
        <w:r w:rsidR="00E8541C" w:rsidRPr="00365595">
          <w:rPr>
            <w:rFonts w:ascii="Courier New" w:eastAsia="Courier New" w:hAnsi="Courier New" w:cs="Courier New"/>
            <w:color w:val="000000"/>
            <w:sz w:val="21"/>
            <w:szCs w:val="21"/>
          </w:rPr>
          <w:t>.240/28</w:t>
        </w:r>
      </w:ins>
    </w:p>
    <w:p w14:paraId="737E4889" w14:textId="57695F37" w:rsidR="00501204" w:rsidRPr="00501204" w:rsidRDefault="00501204" w:rsidP="00501204">
      <w:pPr>
        <w:pBdr>
          <w:top w:val="nil"/>
          <w:left w:val="nil"/>
          <w:bottom w:val="nil"/>
          <w:right w:val="nil"/>
          <w:between w:val="nil"/>
        </w:pBdr>
        <w:tabs>
          <w:tab w:val="left" w:pos="3069"/>
        </w:tabs>
        <w:spacing w:before="69"/>
        <w:ind w:left="910"/>
        <w:rPr>
          <w:ins w:id="676" w:author="Kevin Chege" w:date="2021-05-06T09:31:00Z"/>
          <w:rFonts w:ascii="Courier New" w:eastAsia="Courier New" w:hAnsi="Courier New" w:cs="Courier New"/>
          <w:color w:val="000000"/>
          <w:sz w:val="21"/>
          <w:szCs w:val="21"/>
          <w:rPrChange w:id="677" w:author="Kevin Chege" w:date="2021-05-06T09:31:00Z">
            <w:rPr>
              <w:ins w:id="678" w:author="Kevin Chege" w:date="2021-05-06T09:31:00Z"/>
              <w:b/>
              <w:color w:val="000000"/>
              <w:sz w:val="19"/>
              <w:szCs w:val="19"/>
            </w:rPr>
          </w:rPrChange>
        </w:rPr>
        <w:pPrChange w:id="679" w:author="Kevin Chege" w:date="2021-05-06T09:31:00Z">
          <w:pPr>
            <w:pBdr>
              <w:top w:val="nil"/>
              <w:left w:val="nil"/>
              <w:bottom w:val="nil"/>
              <w:right w:val="nil"/>
              <w:between w:val="nil"/>
            </w:pBdr>
            <w:tabs>
              <w:tab w:val="left" w:pos="1110"/>
            </w:tabs>
            <w:spacing w:before="93"/>
          </w:pPr>
        </w:pPrChange>
      </w:pPr>
      <w:ins w:id="680" w:author="Kevin Chege" w:date="2021-05-06T09:31:00Z">
        <w:r w:rsidRPr="00501204">
          <w:rPr>
            <w:rFonts w:ascii="Courier New" w:eastAsia="Courier New" w:hAnsi="Courier New" w:cs="Courier New"/>
            <w:color w:val="000000"/>
            <w:sz w:val="21"/>
            <w:szCs w:val="21"/>
            <w:rPrChange w:id="681" w:author="Kevin Chege" w:date="2021-05-06T09:31:00Z">
              <w:rPr>
                <w:b/>
                <w:color w:val="000000"/>
                <w:sz w:val="19"/>
                <w:szCs w:val="19"/>
              </w:rPr>
            </w:rPrChange>
          </w:rPr>
          <w:t xml:space="preserve">    seq 4 permit </w:t>
        </w:r>
      </w:ins>
      <w:ins w:id="682" w:author="Kevin Chege" w:date="2021-05-06T15:25:00Z">
        <w:r w:rsidR="00E8541C">
          <w:rPr>
            <w:rFonts w:ascii="Courier New" w:eastAsia="Courier New" w:hAnsi="Courier New" w:cs="Courier New"/>
            <w:color w:val="000000"/>
            <w:sz w:val="21"/>
            <w:szCs w:val="21"/>
          </w:rPr>
          <w:t>198.51.100.0</w:t>
        </w:r>
        <w:r w:rsidR="00E8541C" w:rsidRPr="00365595">
          <w:rPr>
            <w:rFonts w:ascii="Courier New" w:eastAsia="Courier New" w:hAnsi="Courier New" w:cs="Courier New"/>
            <w:color w:val="000000"/>
            <w:sz w:val="21"/>
            <w:szCs w:val="21"/>
          </w:rPr>
          <w:t>/2</w:t>
        </w:r>
        <w:r w:rsidR="00E8541C">
          <w:rPr>
            <w:rFonts w:ascii="Courier New" w:eastAsia="Courier New" w:hAnsi="Courier New" w:cs="Courier New"/>
            <w:color w:val="000000"/>
            <w:sz w:val="21"/>
            <w:szCs w:val="21"/>
          </w:rPr>
          <w:t>4</w:t>
        </w:r>
        <w:r w:rsidR="00E8541C" w:rsidRPr="00365595">
          <w:rPr>
            <w:rFonts w:ascii="Courier New" w:eastAsia="Courier New" w:hAnsi="Courier New" w:cs="Courier New"/>
            <w:color w:val="000000"/>
            <w:sz w:val="21"/>
            <w:szCs w:val="21"/>
          </w:rPr>
          <w:t xml:space="preserve"> </w:t>
        </w:r>
      </w:ins>
      <w:proofErr w:type="spellStart"/>
      <w:ins w:id="683" w:author="Kevin Chege" w:date="2021-05-06T09:31:00Z">
        <w:r w:rsidRPr="00501204">
          <w:rPr>
            <w:rFonts w:ascii="Courier New" w:eastAsia="Courier New" w:hAnsi="Courier New" w:cs="Courier New"/>
            <w:color w:val="000000"/>
            <w:sz w:val="21"/>
            <w:szCs w:val="21"/>
            <w:rPrChange w:id="684" w:author="Kevin Chege" w:date="2021-05-06T09:31:00Z">
              <w:rPr>
                <w:b/>
                <w:color w:val="000000"/>
                <w:sz w:val="19"/>
                <w:szCs w:val="19"/>
              </w:rPr>
            </w:rPrChange>
          </w:rPr>
          <w:t>ge</w:t>
        </w:r>
        <w:proofErr w:type="spellEnd"/>
        <w:r w:rsidRPr="00501204">
          <w:rPr>
            <w:rFonts w:ascii="Courier New" w:eastAsia="Courier New" w:hAnsi="Courier New" w:cs="Courier New"/>
            <w:color w:val="000000"/>
            <w:sz w:val="21"/>
            <w:szCs w:val="21"/>
            <w:rPrChange w:id="685" w:author="Kevin Chege" w:date="2021-05-06T09:31:00Z">
              <w:rPr>
                <w:b/>
                <w:color w:val="000000"/>
                <w:sz w:val="19"/>
                <w:szCs w:val="19"/>
              </w:rPr>
            </w:rPrChange>
          </w:rPr>
          <w:t xml:space="preserve"> 24 le 24</w:t>
        </w:r>
      </w:ins>
    </w:p>
    <w:p w14:paraId="4EB19D17" w14:textId="77777777" w:rsidR="00501204" w:rsidRPr="00501204" w:rsidRDefault="00501204" w:rsidP="00501204">
      <w:pPr>
        <w:pBdr>
          <w:top w:val="nil"/>
          <w:left w:val="nil"/>
          <w:bottom w:val="nil"/>
          <w:right w:val="nil"/>
          <w:between w:val="nil"/>
        </w:pBdr>
        <w:tabs>
          <w:tab w:val="left" w:pos="3069"/>
        </w:tabs>
        <w:spacing w:before="69"/>
        <w:ind w:left="910"/>
        <w:rPr>
          <w:ins w:id="686" w:author="Kevin Chege" w:date="2021-05-06T09:31:00Z"/>
          <w:rFonts w:ascii="Courier New" w:eastAsia="Courier New" w:hAnsi="Courier New" w:cs="Courier New"/>
          <w:color w:val="000000"/>
          <w:sz w:val="21"/>
          <w:szCs w:val="21"/>
          <w:rPrChange w:id="687" w:author="Kevin Chege" w:date="2021-05-06T09:31:00Z">
            <w:rPr>
              <w:ins w:id="688" w:author="Kevin Chege" w:date="2021-05-06T09:31:00Z"/>
              <w:b/>
              <w:color w:val="000000"/>
              <w:sz w:val="19"/>
              <w:szCs w:val="19"/>
            </w:rPr>
          </w:rPrChange>
        </w:rPr>
        <w:pPrChange w:id="689" w:author="Kevin Chege" w:date="2021-05-06T09:31:00Z">
          <w:pPr>
            <w:pBdr>
              <w:top w:val="nil"/>
              <w:left w:val="nil"/>
              <w:bottom w:val="nil"/>
              <w:right w:val="nil"/>
              <w:between w:val="nil"/>
            </w:pBdr>
            <w:tabs>
              <w:tab w:val="left" w:pos="1110"/>
            </w:tabs>
            <w:spacing w:before="93"/>
          </w:pPr>
        </w:pPrChange>
      </w:pPr>
      <w:ins w:id="690" w:author="Kevin Chege" w:date="2021-05-06T09:31:00Z">
        <w:r w:rsidRPr="00501204">
          <w:rPr>
            <w:rFonts w:ascii="Courier New" w:eastAsia="Courier New" w:hAnsi="Courier New" w:cs="Courier New"/>
            <w:color w:val="000000"/>
            <w:sz w:val="21"/>
            <w:szCs w:val="21"/>
            <w:rPrChange w:id="691" w:author="Kevin Chege" w:date="2021-05-06T09:31:00Z">
              <w:rPr>
                <w:b/>
                <w:color w:val="000000"/>
                <w:sz w:val="19"/>
                <w:szCs w:val="19"/>
              </w:rPr>
            </w:rPrChange>
          </w:rPr>
          <w:t>( ... )</w:t>
        </w:r>
      </w:ins>
    </w:p>
    <w:p w14:paraId="0EE455CC" w14:textId="77777777" w:rsidR="00501204" w:rsidRPr="00501204" w:rsidRDefault="00501204" w:rsidP="00501204">
      <w:pPr>
        <w:pBdr>
          <w:top w:val="nil"/>
          <w:left w:val="nil"/>
          <w:bottom w:val="nil"/>
          <w:right w:val="nil"/>
          <w:between w:val="nil"/>
        </w:pBdr>
        <w:tabs>
          <w:tab w:val="left" w:pos="1110"/>
        </w:tabs>
        <w:spacing w:before="93"/>
        <w:rPr>
          <w:ins w:id="692" w:author="Kevin Chege" w:date="2021-05-06T09:31:00Z"/>
          <w:b/>
          <w:color w:val="000000"/>
          <w:sz w:val="19"/>
          <w:szCs w:val="19"/>
        </w:rPr>
      </w:pPr>
    </w:p>
    <w:p w14:paraId="68BC2FCD" w14:textId="77777777" w:rsidR="00501204" w:rsidRPr="00501204" w:rsidRDefault="00501204" w:rsidP="00501204">
      <w:pPr>
        <w:pBdr>
          <w:top w:val="nil"/>
          <w:left w:val="nil"/>
          <w:bottom w:val="nil"/>
          <w:right w:val="nil"/>
          <w:between w:val="nil"/>
        </w:pBdr>
        <w:tabs>
          <w:tab w:val="left" w:pos="1110"/>
        </w:tabs>
        <w:spacing w:before="93"/>
        <w:rPr>
          <w:ins w:id="693" w:author="Kevin Chege" w:date="2021-05-06T09:31:00Z"/>
          <w:b/>
          <w:color w:val="000000"/>
          <w:sz w:val="19"/>
          <w:szCs w:val="19"/>
        </w:rPr>
      </w:pPr>
    </w:p>
    <w:p w14:paraId="1682AA43" w14:textId="77777777" w:rsidR="00501204" w:rsidRPr="0033127B" w:rsidRDefault="00501204" w:rsidP="00501204">
      <w:pPr>
        <w:pBdr>
          <w:top w:val="nil"/>
          <w:left w:val="nil"/>
          <w:bottom w:val="nil"/>
          <w:right w:val="nil"/>
          <w:between w:val="nil"/>
        </w:pBdr>
        <w:tabs>
          <w:tab w:val="left" w:pos="1110"/>
        </w:tabs>
        <w:spacing w:before="93"/>
        <w:rPr>
          <w:ins w:id="694" w:author="Kevin Chege" w:date="2021-05-06T09:31:00Z"/>
          <w:color w:val="000000"/>
          <w:rPrChange w:id="695" w:author="Kevin Chege" w:date="2021-05-06T09:35:00Z">
            <w:rPr>
              <w:ins w:id="696" w:author="Kevin Chege" w:date="2021-05-06T09:31:00Z"/>
              <w:b/>
              <w:color w:val="000000"/>
              <w:sz w:val="19"/>
              <w:szCs w:val="19"/>
            </w:rPr>
          </w:rPrChange>
        </w:rPr>
      </w:pPr>
      <w:ins w:id="697" w:author="Kevin Chege" w:date="2021-05-06T09:31:00Z">
        <w:r w:rsidRPr="0033127B">
          <w:rPr>
            <w:color w:val="000000"/>
            <w:rPrChange w:id="698" w:author="Kevin Chege" w:date="2021-05-06T09:35:00Z">
              <w:rPr>
                <w:b/>
                <w:color w:val="000000"/>
                <w:sz w:val="19"/>
                <w:szCs w:val="19"/>
              </w:rPr>
            </w:rPrChange>
          </w:rPr>
          <w:t>To create an Arista EOS formatted prefix-list for all the IPv6 prefixes in an AS-SET:</w:t>
        </w:r>
      </w:ins>
    </w:p>
    <w:p w14:paraId="2DCA7733" w14:textId="77777777" w:rsidR="00501204" w:rsidRPr="0033127B" w:rsidRDefault="00501204" w:rsidP="00501204">
      <w:pPr>
        <w:pBdr>
          <w:top w:val="nil"/>
          <w:left w:val="nil"/>
          <w:bottom w:val="nil"/>
          <w:right w:val="nil"/>
          <w:between w:val="nil"/>
        </w:pBdr>
        <w:tabs>
          <w:tab w:val="left" w:pos="1110"/>
        </w:tabs>
        <w:spacing w:before="93"/>
        <w:rPr>
          <w:ins w:id="699" w:author="Kevin Chege" w:date="2021-05-06T09:31:00Z"/>
          <w:color w:val="000000"/>
          <w:rPrChange w:id="700" w:author="Kevin Chege" w:date="2021-05-06T09:35:00Z">
            <w:rPr>
              <w:ins w:id="701" w:author="Kevin Chege" w:date="2021-05-06T09:31:00Z"/>
              <w:b/>
              <w:color w:val="000000"/>
              <w:sz w:val="19"/>
              <w:szCs w:val="19"/>
            </w:rPr>
          </w:rPrChange>
        </w:rPr>
      </w:pPr>
    </w:p>
    <w:p w14:paraId="4B4BB578" w14:textId="77777777" w:rsidR="00501204" w:rsidRPr="00501204" w:rsidRDefault="00501204" w:rsidP="00501204">
      <w:pPr>
        <w:pBdr>
          <w:top w:val="nil"/>
          <w:left w:val="nil"/>
          <w:bottom w:val="nil"/>
          <w:right w:val="nil"/>
          <w:between w:val="nil"/>
        </w:pBdr>
        <w:tabs>
          <w:tab w:val="left" w:pos="3069"/>
        </w:tabs>
        <w:spacing w:before="69"/>
        <w:ind w:left="910"/>
        <w:rPr>
          <w:ins w:id="702" w:author="Kevin Chege" w:date="2021-05-06T09:31:00Z"/>
          <w:rFonts w:ascii="Courier New" w:eastAsia="Courier New" w:hAnsi="Courier New" w:cs="Courier New"/>
          <w:color w:val="000000"/>
          <w:sz w:val="21"/>
          <w:szCs w:val="21"/>
          <w:rPrChange w:id="703" w:author="Kevin Chege" w:date="2021-05-06T09:31:00Z">
            <w:rPr>
              <w:ins w:id="704" w:author="Kevin Chege" w:date="2021-05-06T09:31:00Z"/>
              <w:b/>
              <w:color w:val="000000"/>
              <w:sz w:val="19"/>
              <w:szCs w:val="19"/>
            </w:rPr>
          </w:rPrChange>
        </w:rPr>
        <w:pPrChange w:id="705" w:author="Kevin Chege" w:date="2021-05-06T09:31:00Z">
          <w:pPr>
            <w:pBdr>
              <w:top w:val="nil"/>
              <w:left w:val="nil"/>
              <w:bottom w:val="nil"/>
              <w:right w:val="nil"/>
              <w:between w:val="nil"/>
            </w:pBdr>
            <w:tabs>
              <w:tab w:val="left" w:pos="1110"/>
            </w:tabs>
            <w:spacing w:before="93"/>
          </w:pPr>
        </w:pPrChange>
      </w:pPr>
      <w:ins w:id="706" w:author="Kevin Chege" w:date="2021-05-06T09:31:00Z">
        <w:r w:rsidRPr="00501204">
          <w:rPr>
            <w:rFonts w:ascii="Courier New" w:eastAsia="Courier New" w:hAnsi="Courier New" w:cs="Courier New"/>
            <w:color w:val="000000"/>
            <w:sz w:val="21"/>
            <w:szCs w:val="21"/>
            <w:rPrChange w:id="707" w:author="Kevin Chege" w:date="2021-05-06T09:31:00Z">
              <w:rPr>
                <w:b/>
                <w:color w:val="000000"/>
                <w:sz w:val="19"/>
                <w:szCs w:val="19"/>
              </w:rPr>
            </w:rPrChange>
          </w:rPr>
          <w:t>$ bgpq4 -6 -A -e -l AS-RIPENCC-v6 AS-RIPENCC</w:t>
        </w:r>
      </w:ins>
    </w:p>
    <w:p w14:paraId="327DA38C" w14:textId="77777777" w:rsidR="00501204" w:rsidRPr="00501204" w:rsidRDefault="00501204" w:rsidP="00501204">
      <w:pPr>
        <w:pBdr>
          <w:top w:val="nil"/>
          <w:left w:val="nil"/>
          <w:bottom w:val="nil"/>
          <w:right w:val="nil"/>
          <w:between w:val="nil"/>
        </w:pBdr>
        <w:tabs>
          <w:tab w:val="left" w:pos="3069"/>
        </w:tabs>
        <w:spacing w:before="69"/>
        <w:ind w:left="910"/>
        <w:rPr>
          <w:ins w:id="708" w:author="Kevin Chege" w:date="2021-05-06T09:31:00Z"/>
          <w:rFonts w:ascii="Courier New" w:eastAsia="Courier New" w:hAnsi="Courier New" w:cs="Courier New"/>
          <w:color w:val="000000"/>
          <w:sz w:val="21"/>
          <w:szCs w:val="21"/>
          <w:rPrChange w:id="709" w:author="Kevin Chege" w:date="2021-05-06T09:31:00Z">
            <w:rPr>
              <w:ins w:id="710" w:author="Kevin Chege" w:date="2021-05-06T09:31:00Z"/>
              <w:b/>
              <w:color w:val="000000"/>
              <w:sz w:val="19"/>
              <w:szCs w:val="19"/>
            </w:rPr>
          </w:rPrChange>
        </w:rPr>
        <w:pPrChange w:id="711" w:author="Kevin Chege" w:date="2021-05-06T09:31:00Z">
          <w:pPr>
            <w:pBdr>
              <w:top w:val="nil"/>
              <w:left w:val="nil"/>
              <w:bottom w:val="nil"/>
              <w:right w:val="nil"/>
              <w:between w:val="nil"/>
            </w:pBdr>
            <w:tabs>
              <w:tab w:val="left" w:pos="1110"/>
            </w:tabs>
            <w:spacing w:before="93"/>
          </w:pPr>
        </w:pPrChange>
      </w:pPr>
      <w:ins w:id="712" w:author="Kevin Chege" w:date="2021-05-06T09:31:00Z">
        <w:r w:rsidRPr="00501204">
          <w:rPr>
            <w:rFonts w:ascii="Courier New" w:eastAsia="Courier New" w:hAnsi="Courier New" w:cs="Courier New"/>
            <w:color w:val="000000"/>
            <w:sz w:val="21"/>
            <w:szCs w:val="21"/>
            <w:rPrChange w:id="713" w:author="Kevin Chege" w:date="2021-05-06T09:31:00Z">
              <w:rPr>
                <w:b/>
                <w:color w:val="000000"/>
                <w:sz w:val="19"/>
                <w:szCs w:val="19"/>
              </w:rPr>
            </w:rPrChange>
          </w:rPr>
          <w:t>no ipv6 prefix-list AS-RIPENCC-v6</w:t>
        </w:r>
      </w:ins>
    </w:p>
    <w:p w14:paraId="18F7FB5E" w14:textId="77777777" w:rsidR="00501204" w:rsidRPr="00501204" w:rsidRDefault="00501204" w:rsidP="00501204">
      <w:pPr>
        <w:pBdr>
          <w:top w:val="nil"/>
          <w:left w:val="nil"/>
          <w:bottom w:val="nil"/>
          <w:right w:val="nil"/>
          <w:between w:val="nil"/>
        </w:pBdr>
        <w:tabs>
          <w:tab w:val="left" w:pos="3069"/>
        </w:tabs>
        <w:spacing w:before="69"/>
        <w:ind w:left="910"/>
        <w:rPr>
          <w:ins w:id="714" w:author="Kevin Chege" w:date="2021-05-06T09:31:00Z"/>
          <w:rFonts w:ascii="Courier New" w:eastAsia="Courier New" w:hAnsi="Courier New" w:cs="Courier New"/>
          <w:color w:val="000000"/>
          <w:sz w:val="21"/>
          <w:szCs w:val="21"/>
          <w:rPrChange w:id="715" w:author="Kevin Chege" w:date="2021-05-06T09:31:00Z">
            <w:rPr>
              <w:ins w:id="716" w:author="Kevin Chege" w:date="2021-05-06T09:31:00Z"/>
              <w:b/>
              <w:color w:val="000000"/>
              <w:sz w:val="19"/>
              <w:szCs w:val="19"/>
            </w:rPr>
          </w:rPrChange>
        </w:rPr>
        <w:pPrChange w:id="717" w:author="Kevin Chege" w:date="2021-05-06T09:31:00Z">
          <w:pPr>
            <w:pBdr>
              <w:top w:val="nil"/>
              <w:left w:val="nil"/>
              <w:bottom w:val="nil"/>
              <w:right w:val="nil"/>
              <w:between w:val="nil"/>
            </w:pBdr>
            <w:tabs>
              <w:tab w:val="left" w:pos="1110"/>
            </w:tabs>
            <w:spacing w:before="93"/>
          </w:pPr>
        </w:pPrChange>
      </w:pPr>
      <w:ins w:id="718" w:author="Kevin Chege" w:date="2021-05-06T09:31:00Z">
        <w:r w:rsidRPr="00501204">
          <w:rPr>
            <w:rFonts w:ascii="Courier New" w:eastAsia="Courier New" w:hAnsi="Courier New" w:cs="Courier New"/>
            <w:color w:val="000000"/>
            <w:sz w:val="21"/>
            <w:szCs w:val="21"/>
            <w:rPrChange w:id="719" w:author="Kevin Chege" w:date="2021-05-06T09:31:00Z">
              <w:rPr>
                <w:b/>
                <w:color w:val="000000"/>
                <w:sz w:val="19"/>
                <w:szCs w:val="19"/>
              </w:rPr>
            </w:rPrChange>
          </w:rPr>
          <w:t>ipv6 prefix-list AS-RIPENCC-v6</w:t>
        </w:r>
      </w:ins>
    </w:p>
    <w:p w14:paraId="7C72FFE4" w14:textId="25DE57DC" w:rsidR="00501204" w:rsidRPr="00501204" w:rsidRDefault="00501204" w:rsidP="00501204">
      <w:pPr>
        <w:pBdr>
          <w:top w:val="nil"/>
          <w:left w:val="nil"/>
          <w:bottom w:val="nil"/>
          <w:right w:val="nil"/>
          <w:between w:val="nil"/>
        </w:pBdr>
        <w:tabs>
          <w:tab w:val="left" w:pos="3069"/>
        </w:tabs>
        <w:spacing w:before="69"/>
        <w:ind w:left="910"/>
        <w:rPr>
          <w:ins w:id="720" w:author="Kevin Chege" w:date="2021-05-06T09:31:00Z"/>
          <w:rFonts w:ascii="Courier New" w:eastAsia="Courier New" w:hAnsi="Courier New" w:cs="Courier New"/>
          <w:color w:val="000000"/>
          <w:sz w:val="21"/>
          <w:szCs w:val="21"/>
          <w:rPrChange w:id="721" w:author="Kevin Chege" w:date="2021-05-06T09:31:00Z">
            <w:rPr>
              <w:ins w:id="722" w:author="Kevin Chege" w:date="2021-05-06T09:31:00Z"/>
              <w:b/>
              <w:color w:val="000000"/>
              <w:sz w:val="19"/>
              <w:szCs w:val="19"/>
            </w:rPr>
          </w:rPrChange>
        </w:rPr>
        <w:pPrChange w:id="723" w:author="Kevin Chege" w:date="2021-05-06T09:31:00Z">
          <w:pPr>
            <w:pBdr>
              <w:top w:val="nil"/>
              <w:left w:val="nil"/>
              <w:bottom w:val="nil"/>
              <w:right w:val="nil"/>
              <w:between w:val="nil"/>
            </w:pBdr>
            <w:tabs>
              <w:tab w:val="left" w:pos="1110"/>
            </w:tabs>
            <w:spacing w:before="93"/>
          </w:pPr>
        </w:pPrChange>
      </w:pPr>
      <w:ins w:id="724" w:author="Kevin Chege" w:date="2021-05-06T09:31:00Z">
        <w:r w:rsidRPr="00501204">
          <w:rPr>
            <w:rFonts w:ascii="Courier New" w:eastAsia="Courier New" w:hAnsi="Courier New" w:cs="Courier New"/>
            <w:color w:val="000000"/>
            <w:sz w:val="21"/>
            <w:szCs w:val="21"/>
            <w:rPrChange w:id="725" w:author="Kevin Chege" w:date="2021-05-06T09:31:00Z">
              <w:rPr>
                <w:b/>
                <w:color w:val="000000"/>
                <w:sz w:val="19"/>
                <w:szCs w:val="19"/>
              </w:rPr>
            </w:rPrChange>
          </w:rPr>
          <w:t xml:space="preserve">    seq 1 permit 2001:</w:t>
        </w:r>
      </w:ins>
      <w:ins w:id="726" w:author="Kevin Chege" w:date="2021-05-06T15:26:00Z">
        <w:r w:rsidR="00E8541C">
          <w:rPr>
            <w:rFonts w:ascii="Courier New" w:eastAsia="Courier New" w:hAnsi="Courier New" w:cs="Courier New"/>
            <w:color w:val="000000"/>
            <w:sz w:val="21"/>
            <w:szCs w:val="21"/>
          </w:rPr>
          <w:t>db</w:t>
        </w:r>
      </w:ins>
      <w:proofErr w:type="gramStart"/>
      <w:ins w:id="727" w:author="Kevin Chege" w:date="2021-05-06T15:21:00Z">
        <w:r w:rsidR="00EF4D4F">
          <w:rPr>
            <w:rFonts w:ascii="Courier New" w:eastAsia="Courier New" w:hAnsi="Courier New" w:cs="Courier New"/>
            <w:color w:val="000000"/>
            <w:sz w:val="21"/>
            <w:szCs w:val="21"/>
          </w:rPr>
          <w:t>8</w:t>
        </w:r>
      </w:ins>
      <w:ins w:id="728" w:author="Kevin Chege" w:date="2021-05-06T09:31:00Z">
        <w:r w:rsidRPr="00501204">
          <w:rPr>
            <w:rFonts w:ascii="Courier New" w:eastAsia="Courier New" w:hAnsi="Courier New" w:cs="Courier New"/>
            <w:color w:val="000000"/>
            <w:sz w:val="21"/>
            <w:szCs w:val="21"/>
            <w:rPrChange w:id="729" w:author="Kevin Chege" w:date="2021-05-06T09:31:00Z">
              <w:rPr>
                <w:b/>
                <w:color w:val="000000"/>
                <w:sz w:val="19"/>
                <w:szCs w:val="19"/>
              </w:rPr>
            </w:rPrChange>
          </w:rPr>
          <w:t>:240::/</w:t>
        </w:r>
        <w:proofErr w:type="gramEnd"/>
        <w:r w:rsidRPr="00501204">
          <w:rPr>
            <w:rFonts w:ascii="Courier New" w:eastAsia="Courier New" w:hAnsi="Courier New" w:cs="Courier New"/>
            <w:color w:val="000000"/>
            <w:sz w:val="21"/>
            <w:szCs w:val="21"/>
            <w:rPrChange w:id="730" w:author="Kevin Chege" w:date="2021-05-06T09:31:00Z">
              <w:rPr>
                <w:b/>
                <w:color w:val="000000"/>
                <w:sz w:val="19"/>
                <w:szCs w:val="19"/>
              </w:rPr>
            </w:rPrChange>
          </w:rPr>
          <w:t>42</w:t>
        </w:r>
      </w:ins>
    </w:p>
    <w:p w14:paraId="62CFB740" w14:textId="54BA3659" w:rsidR="00501204" w:rsidRPr="00501204" w:rsidRDefault="00501204" w:rsidP="00501204">
      <w:pPr>
        <w:pBdr>
          <w:top w:val="nil"/>
          <w:left w:val="nil"/>
          <w:bottom w:val="nil"/>
          <w:right w:val="nil"/>
          <w:between w:val="nil"/>
        </w:pBdr>
        <w:tabs>
          <w:tab w:val="left" w:pos="3069"/>
        </w:tabs>
        <w:spacing w:before="69"/>
        <w:ind w:left="910"/>
        <w:rPr>
          <w:ins w:id="731" w:author="Kevin Chege" w:date="2021-05-06T09:31:00Z"/>
          <w:rFonts w:ascii="Courier New" w:eastAsia="Courier New" w:hAnsi="Courier New" w:cs="Courier New"/>
          <w:color w:val="000000"/>
          <w:sz w:val="21"/>
          <w:szCs w:val="21"/>
          <w:rPrChange w:id="732" w:author="Kevin Chege" w:date="2021-05-06T09:31:00Z">
            <w:rPr>
              <w:ins w:id="733" w:author="Kevin Chege" w:date="2021-05-06T09:31:00Z"/>
              <w:b/>
              <w:color w:val="000000"/>
              <w:sz w:val="19"/>
              <w:szCs w:val="19"/>
            </w:rPr>
          </w:rPrChange>
        </w:rPr>
        <w:pPrChange w:id="734" w:author="Kevin Chege" w:date="2021-05-06T09:31:00Z">
          <w:pPr>
            <w:pBdr>
              <w:top w:val="nil"/>
              <w:left w:val="nil"/>
              <w:bottom w:val="nil"/>
              <w:right w:val="nil"/>
              <w:between w:val="nil"/>
            </w:pBdr>
            <w:tabs>
              <w:tab w:val="left" w:pos="1110"/>
            </w:tabs>
            <w:spacing w:before="93"/>
          </w:pPr>
        </w:pPrChange>
      </w:pPr>
      <w:ins w:id="735" w:author="Kevin Chege" w:date="2021-05-06T09:31:00Z">
        <w:r w:rsidRPr="00501204">
          <w:rPr>
            <w:rFonts w:ascii="Courier New" w:eastAsia="Courier New" w:hAnsi="Courier New" w:cs="Courier New"/>
            <w:color w:val="000000"/>
            <w:sz w:val="21"/>
            <w:szCs w:val="21"/>
            <w:rPrChange w:id="736" w:author="Kevin Chege" w:date="2021-05-06T09:31:00Z">
              <w:rPr>
                <w:b/>
                <w:color w:val="000000"/>
                <w:sz w:val="19"/>
                <w:szCs w:val="19"/>
              </w:rPr>
            </w:rPrChange>
          </w:rPr>
          <w:t xml:space="preserve">    seq 2 permit 2001:</w:t>
        </w:r>
      </w:ins>
      <w:ins w:id="737" w:author="Kevin Chege" w:date="2021-05-06T15:26:00Z">
        <w:r w:rsidR="00E8541C">
          <w:rPr>
            <w:rFonts w:ascii="Courier New" w:eastAsia="Courier New" w:hAnsi="Courier New" w:cs="Courier New"/>
            <w:color w:val="000000"/>
            <w:sz w:val="21"/>
            <w:szCs w:val="21"/>
          </w:rPr>
          <w:t>db</w:t>
        </w:r>
      </w:ins>
      <w:proofErr w:type="gramStart"/>
      <w:ins w:id="738" w:author="Kevin Chege" w:date="2021-05-06T15:21:00Z">
        <w:r w:rsidR="00EF4D4F">
          <w:rPr>
            <w:rFonts w:ascii="Courier New" w:eastAsia="Courier New" w:hAnsi="Courier New" w:cs="Courier New"/>
            <w:color w:val="000000"/>
            <w:sz w:val="21"/>
            <w:szCs w:val="21"/>
          </w:rPr>
          <w:t>8</w:t>
        </w:r>
      </w:ins>
      <w:ins w:id="739" w:author="Kevin Chege" w:date="2021-05-06T09:31:00Z">
        <w:r w:rsidRPr="00501204">
          <w:rPr>
            <w:rFonts w:ascii="Courier New" w:eastAsia="Courier New" w:hAnsi="Courier New" w:cs="Courier New"/>
            <w:color w:val="000000"/>
            <w:sz w:val="21"/>
            <w:szCs w:val="21"/>
            <w:rPrChange w:id="740" w:author="Kevin Chege" w:date="2021-05-06T09:31:00Z">
              <w:rPr>
                <w:b/>
                <w:color w:val="000000"/>
                <w:sz w:val="19"/>
                <w:szCs w:val="19"/>
              </w:rPr>
            </w:rPrChange>
          </w:rPr>
          <w:t>:64::/</w:t>
        </w:r>
        <w:proofErr w:type="gramEnd"/>
        <w:r w:rsidRPr="00501204">
          <w:rPr>
            <w:rFonts w:ascii="Courier New" w:eastAsia="Courier New" w:hAnsi="Courier New" w:cs="Courier New"/>
            <w:color w:val="000000"/>
            <w:sz w:val="21"/>
            <w:szCs w:val="21"/>
            <w:rPrChange w:id="741" w:author="Kevin Chege" w:date="2021-05-06T09:31:00Z">
              <w:rPr>
                <w:b/>
                <w:color w:val="000000"/>
                <w:sz w:val="19"/>
                <w:szCs w:val="19"/>
              </w:rPr>
            </w:rPrChange>
          </w:rPr>
          <w:t>48</w:t>
        </w:r>
      </w:ins>
    </w:p>
    <w:p w14:paraId="55B601F8" w14:textId="0F018C29" w:rsidR="00501204" w:rsidRPr="00501204" w:rsidRDefault="00501204" w:rsidP="00501204">
      <w:pPr>
        <w:pBdr>
          <w:top w:val="nil"/>
          <w:left w:val="nil"/>
          <w:bottom w:val="nil"/>
          <w:right w:val="nil"/>
          <w:between w:val="nil"/>
        </w:pBdr>
        <w:tabs>
          <w:tab w:val="left" w:pos="3069"/>
        </w:tabs>
        <w:spacing w:before="69"/>
        <w:ind w:left="910"/>
        <w:rPr>
          <w:ins w:id="742" w:author="Kevin Chege" w:date="2021-05-06T09:31:00Z"/>
          <w:rFonts w:ascii="Courier New" w:eastAsia="Courier New" w:hAnsi="Courier New" w:cs="Courier New"/>
          <w:color w:val="000000"/>
          <w:sz w:val="21"/>
          <w:szCs w:val="21"/>
          <w:rPrChange w:id="743" w:author="Kevin Chege" w:date="2021-05-06T09:31:00Z">
            <w:rPr>
              <w:ins w:id="744" w:author="Kevin Chege" w:date="2021-05-06T09:31:00Z"/>
              <w:b/>
              <w:color w:val="000000"/>
              <w:sz w:val="19"/>
              <w:szCs w:val="19"/>
            </w:rPr>
          </w:rPrChange>
        </w:rPr>
        <w:pPrChange w:id="745" w:author="Kevin Chege" w:date="2021-05-06T09:31:00Z">
          <w:pPr>
            <w:pBdr>
              <w:top w:val="nil"/>
              <w:left w:val="nil"/>
              <w:bottom w:val="nil"/>
              <w:right w:val="nil"/>
              <w:between w:val="nil"/>
            </w:pBdr>
            <w:tabs>
              <w:tab w:val="left" w:pos="1110"/>
            </w:tabs>
            <w:spacing w:before="93"/>
          </w:pPr>
        </w:pPrChange>
      </w:pPr>
      <w:ins w:id="746" w:author="Kevin Chege" w:date="2021-05-06T09:31:00Z">
        <w:r w:rsidRPr="00501204">
          <w:rPr>
            <w:rFonts w:ascii="Courier New" w:eastAsia="Courier New" w:hAnsi="Courier New" w:cs="Courier New"/>
            <w:color w:val="000000"/>
            <w:sz w:val="21"/>
            <w:szCs w:val="21"/>
            <w:rPrChange w:id="747" w:author="Kevin Chege" w:date="2021-05-06T09:31:00Z">
              <w:rPr>
                <w:b/>
                <w:color w:val="000000"/>
                <w:sz w:val="19"/>
                <w:szCs w:val="19"/>
              </w:rPr>
            </w:rPrChange>
          </w:rPr>
          <w:t xml:space="preserve">    seq 3 permit 2001:</w:t>
        </w:r>
      </w:ins>
      <w:ins w:id="748" w:author="Kevin Chege" w:date="2021-05-06T15:26:00Z">
        <w:r w:rsidR="00E8541C">
          <w:rPr>
            <w:rFonts w:ascii="Courier New" w:eastAsia="Courier New" w:hAnsi="Courier New" w:cs="Courier New"/>
            <w:color w:val="000000"/>
            <w:sz w:val="21"/>
            <w:szCs w:val="21"/>
          </w:rPr>
          <w:t>db</w:t>
        </w:r>
      </w:ins>
      <w:ins w:id="749" w:author="Kevin Chege" w:date="2021-05-06T15:21:00Z">
        <w:r w:rsidR="00EF4D4F">
          <w:rPr>
            <w:rFonts w:ascii="Courier New" w:eastAsia="Courier New" w:hAnsi="Courier New" w:cs="Courier New"/>
            <w:color w:val="000000"/>
            <w:sz w:val="21"/>
            <w:szCs w:val="21"/>
          </w:rPr>
          <w:t>8</w:t>
        </w:r>
      </w:ins>
      <w:ins w:id="750" w:author="Kevin Chege" w:date="2021-05-06T09:31:00Z">
        <w:r w:rsidRPr="00501204">
          <w:rPr>
            <w:rFonts w:ascii="Courier New" w:eastAsia="Courier New" w:hAnsi="Courier New" w:cs="Courier New"/>
            <w:color w:val="000000"/>
            <w:sz w:val="21"/>
            <w:szCs w:val="21"/>
            <w:rPrChange w:id="751" w:author="Kevin Chege" w:date="2021-05-06T09:31:00Z">
              <w:rPr>
                <w:b/>
                <w:color w:val="000000"/>
                <w:sz w:val="19"/>
                <w:szCs w:val="19"/>
              </w:rPr>
            </w:rPrChange>
          </w:rPr>
          <w:t>:2e</w:t>
        </w:r>
        <w:proofErr w:type="gramStart"/>
        <w:r w:rsidRPr="00501204">
          <w:rPr>
            <w:rFonts w:ascii="Courier New" w:eastAsia="Courier New" w:hAnsi="Courier New" w:cs="Courier New"/>
            <w:color w:val="000000"/>
            <w:sz w:val="21"/>
            <w:szCs w:val="21"/>
            <w:rPrChange w:id="752" w:author="Kevin Chege" w:date="2021-05-06T09:31:00Z">
              <w:rPr>
                <w:b/>
                <w:color w:val="000000"/>
                <w:sz w:val="19"/>
                <w:szCs w:val="19"/>
              </w:rPr>
            </w:rPrChange>
          </w:rPr>
          <w:t>8::/</w:t>
        </w:r>
        <w:proofErr w:type="gramEnd"/>
        <w:r w:rsidRPr="00501204">
          <w:rPr>
            <w:rFonts w:ascii="Courier New" w:eastAsia="Courier New" w:hAnsi="Courier New" w:cs="Courier New"/>
            <w:color w:val="000000"/>
            <w:sz w:val="21"/>
            <w:szCs w:val="21"/>
            <w:rPrChange w:id="753" w:author="Kevin Chege" w:date="2021-05-06T09:31:00Z">
              <w:rPr>
                <w:b/>
                <w:color w:val="000000"/>
                <w:sz w:val="19"/>
                <w:szCs w:val="19"/>
              </w:rPr>
            </w:rPrChange>
          </w:rPr>
          <w:t>48</w:t>
        </w:r>
      </w:ins>
    </w:p>
    <w:p w14:paraId="42765A44" w14:textId="4D1BAA26" w:rsidR="00501204" w:rsidRPr="00501204" w:rsidRDefault="00501204" w:rsidP="00501204">
      <w:pPr>
        <w:pBdr>
          <w:top w:val="nil"/>
          <w:left w:val="nil"/>
          <w:bottom w:val="nil"/>
          <w:right w:val="nil"/>
          <w:between w:val="nil"/>
        </w:pBdr>
        <w:tabs>
          <w:tab w:val="left" w:pos="3069"/>
        </w:tabs>
        <w:spacing w:before="69"/>
        <w:ind w:left="910"/>
        <w:rPr>
          <w:ins w:id="754" w:author="Kevin Chege" w:date="2021-05-06T09:31:00Z"/>
          <w:rFonts w:ascii="Courier New" w:eastAsia="Courier New" w:hAnsi="Courier New" w:cs="Courier New"/>
          <w:color w:val="000000"/>
          <w:sz w:val="21"/>
          <w:szCs w:val="21"/>
          <w:rPrChange w:id="755" w:author="Kevin Chege" w:date="2021-05-06T09:31:00Z">
            <w:rPr>
              <w:ins w:id="756" w:author="Kevin Chege" w:date="2021-05-06T09:31:00Z"/>
              <w:b/>
              <w:color w:val="000000"/>
              <w:sz w:val="19"/>
              <w:szCs w:val="19"/>
            </w:rPr>
          </w:rPrChange>
        </w:rPr>
        <w:pPrChange w:id="757" w:author="Kevin Chege" w:date="2021-05-06T09:31:00Z">
          <w:pPr>
            <w:pBdr>
              <w:top w:val="nil"/>
              <w:left w:val="nil"/>
              <w:bottom w:val="nil"/>
              <w:right w:val="nil"/>
              <w:between w:val="nil"/>
            </w:pBdr>
            <w:tabs>
              <w:tab w:val="left" w:pos="1110"/>
            </w:tabs>
            <w:spacing w:before="93"/>
          </w:pPr>
        </w:pPrChange>
      </w:pPr>
      <w:ins w:id="758" w:author="Kevin Chege" w:date="2021-05-06T09:31:00Z">
        <w:r w:rsidRPr="00501204">
          <w:rPr>
            <w:rFonts w:ascii="Courier New" w:eastAsia="Courier New" w:hAnsi="Courier New" w:cs="Courier New"/>
            <w:color w:val="000000"/>
            <w:sz w:val="21"/>
            <w:szCs w:val="21"/>
            <w:rPrChange w:id="759" w:author="Kevin Chege" w:date="2021-05-06T09:31:00Z">
              <w:rPr>
                <w:b/>
                <w:color w:val="000000"/>
                <w:sz w:val="19"/>
                <w:szCs w:val="19"/>
              </w:rPr>
            </w:rPrChange>
          </w:rPr>
          <w:t xml:space="preserve">    seq 4 permit 2001:</w:t>
        </w:r>
      </w:ins>
      <w:ins w:id="760" w:author="Kevin Chege" w:date="2021-05-06T15:26:00Z">
        <w:r w:rsidR="00E8541C">
          <w:rPr>
            <w:rFonts w:ascii="Courier New" w:eastAsia="Courier New" w:hAnsi="Courier New" w:cs="Courier New"/>
            <w:color w:val="000000"/>
            <w:sz w:val="21"/>
            <w:szCs w:val="21"/>
          </w:rPr>
          <w:t>db</w:t>
        </w:r>
      </w:ins>
      <w:proofErr w:type="gramStart"/>
      <w:ins w:id="761" w:author="Kevin Chege" w:date="2021-05-06T15:21:00Z">
        <w:r w:rsidR="00EF4D4F">
          <w:rPr>
            <w:rFonts w:ascii="Courier New" w:eastAsia="Courier New" w:hAnsi="Courier New" w:cs="Courier New"/>
            <w:color w:val="000000"/>
            <w:sz w:val="21"/>
            <w:szCs w:val="21"/>
          </w:rPr>
          <w:t>8</w:t>
        </w:r>
      </w:ins>
      <w:ins w:id="762" w:author="Kevin Chege" w:date="2021-05-06T09:31:00Z">
        <w:r w:rsidRPr="00501204">
          <w:rPr>
            <w:rFonts w:ascii="Courier New" w:eastAsia="Courier New" w:hAnsi="Courier New" w:cs="Courier New"/>
            <w:color w:val="000000"/>
            <w:sz w:val="21"/>
            <w:szCs w:val="21"/>
            <w:rPrChange w:id="763" w:author="Kevin Chege" w:date="2021-05-06T09:31:00Z">
              <w:rPr>
                <w:b/>
                <w:color w:val="000000"/>
                <w:sz w:val="19"/>
                <w:szCs w:val="19"/>
              </w:rPr>
            </w:rPrChange>
          </w:rPr>
          <w:t>:fd</w:t>
        </w:r>
        <w:proofErr w:type="gramEnd"/>
        <w:r w:rsidRPr="00501204">
          <w:rPr>
            <w:rFonts w:ascii="Courier New" w:eastAsia="Courier New" w:hAnsi="Courier New" w:cs="Courier New"/>
            <w:color w:val="000000"/>
            <w:sz w:val="21"/>
            <w:szCs w:val="21"/>
            <w:rPrChange w:id="764" w:author="Kevin Chege" w:date="2021-05-06T09:31:00Z">
              <w:rPr>
                <w:b/>
                <w:color w:val="000000"/>
                <w:sz w:val="19"/>
                <w:szCs w:val="19"/>
              </w:rPr>
            </w:rPrChange>
          </w:rPr>
          <w:t xml:space="preserve">02::/47 </w:t>
        </w:r>
        <w:proofErr w:type="spellStart"/>
        <w:r w:rsidRPr="00501204">
          <w:rPr>
            <w:rFonts w:ascii="Courier New" w:eastAsia="Courier New" w:hAnsi="Courier New" w:cs="Courier New"/>
            <w:color w:val="000000"/>
            <w:sz w:val="21"/>
            <w:szCs w:val="21"/>
            <w:rPrChange w:id="765" w:author="Kevin Chege" w:date="2021-05-06T09:31:00Z">
              <w:rPr>
                <w:b/>
                <w:color w:val="000000"/>
                <w:sz w:val="19"/>
                <w:szCs w:val="19"/>
              </w:rPr>
            </w:rPrChange>
          </w:rPr>
          <w:t>ge</w:t>
        </w:r>
        <w:proofErr w:type="spellEnd"/>
        <w:r w:rsidRPr="00501204">
          <w:rPr>
            <w:rFonts w:ascii="Courier New" w:eastAsia="Courier New" w:hAnsi="Courier New" w:cs="Courier New"/>
            <w:color w:val="000000"/>
            <w:sz w:val="21"/>
            <w:szCs w:val="21"/>
            <w:rPrChange w:id="766" w:author="Kevin Chege" w:date="2021-05-06T09:31:00Z">
              <w:rPr>
                <w:b/>
                <w:color w:val="000000"/>
                <w:sz w:val="19"/>
                <w:szCs w:val="19"/>
              </w:rPr>
            </w:rPrChange>
          </w:rPr>
          <w:t xml:space="preserve"> 48 le 48</w:t>
        </w:r>
      </w:ins>
    </w:p>
    <w:p w14:paraId="5171AE01" w14:textId="77777777" w:rsidR="00501204" w:rsidRPr="00501204" w:rsidRDefault="00501204" w:rsidP="00501204">
      <w:pPr>
        <w:pBdr>
          <w:top w:val="nil"/>
          <w:left w:val="nil"/>
          <w:bottom w:val="nil"/>
          <w:right w:val="nil"/>
          <w:between w:val="nil"/>
        </w:pBdr>
        <w:tabs>
          <w:tab w:val="left" w:pos="1110"/>
        </w:tabs>
        <w:spacing w:before="93"/>
        <w:rPr>
          <w:ins w:id="767" w:author="Kevin Chege" w:date="2021-05-06T09:31:00Z"/>
          <w:b/>
          <w:color w:val="000000"/>
          <w:sz w:val="19"/>
          <w:szCs w:val="19"/>
        </w:rPr>
      </w:pPr>
    </w:p>
    <w:p w14:paraId="112D4B43" w14:textId="77777777" w:rsidR="00501204" w:rsidRPr="0033127B" w:rsidRDefault="00501204" w:rsidP="00501204">
      <w:pPr>
        <w:pBdr>
          <w:top w:val="nil"/>
          <w:left w:val="nil"/>
          <w:bottom w:val="nil"/>
          <w:right w:val="nil"/>
          <w:between w:val="nil"/>
        </w:pBdr>
        <w:tabs>
          <w:tab w:val="left" w:pos="1110"/>
        </w:tabs>
        <w:spacing w:before="93"/>
        <w:rPr>
          <w:ins w:id="768" w:author="Kevin Chege" w:date="2021-05-06T09:31:00Z"/>
          <w:color w:val="000000"/>
          <w:rPrChange w:id="769" w:author="Kevin Chege" w:date="2021-05-06T09:36:00Z">
            <w:rPr>
              <w:ins w:id="770" w:author="Kevin Chege" w:date="2021-05-06T09:31:00Z"/>
              <w:b/>
              <w:color w:val="000000"/>
              <w:sz w:val="19"/>
              <w:szCs w:val="19"/>
            </w:rPr>
          </w:rPrChange>
        </w:rPr>
      </w:pPr>
      <w:ins w:id="771" w:author="Kevin Chege" w:date="2021-05-06T09:31:00Z">
        <w:r w:rsidRPr="0033127B">
          <w:rPr>
            <w:color w:val="000000"/>
            <w:rPrChange w:id="772" w:author="Kevin Chege" w:date="2021-05-06T09:36:00Z">
              <w:rPr>
                <w:b/>
                <w:color w:val="000000"/>
                <w:sz w:val="19"/>
                <w:szCs w:val="19"/>
              </w:rPr>
            </w:rPrChange>
          </w:rPr>
          <w:t>To create a Cisco IOS formatted prefix-list for all the IPv4 prefixes in an AS-SET:</w:t>
        </w:r>
      </w:ins>
    </w:p>
    <w:p w14:paraId="11ACF63A" w14:textId="77777777" w:rsidR="00501204" w:rsidRPr="0033127B" w:rsidRDefault="00501204" w:rsidP="00501204">
      <w:pPr>
        <w:pBdr>
          <w:top w:val="nil"/>
          <w:left w:val="nil"/>
          <w:bottom w:val="nil"/>
          <w:right w:val="nil"/>
          <w:between w:val="nil"/>
        </w:pBdr>
        <w:tabs>
          <w:tab w:val="left" w:pos="1110"/>
        </w:tabs>
        <w:spacing w:before="93"/>
        <w:rPr>
          <w:ins w:id="773" w:author="Kevin Chege" w:date="2021-05-06T09:31:00Z"/>
          <w:color w:val="000000"/>
          <w:rPrChange w:id="774" w:author="Kevin Chege" w:date="2021-05-06T09:36:00Z">
            <w:rPr>
              <w:ins w:id="775" w:author="Kevin Chege" w:date="2021-05-06T09:31:00Z"/>
              <w:b/>
              <w:color w:val="000000"/>
              <w:sz w:val="19"/>
              <w:szCs w:val="19"/>
            </w:rPr>
          </w:rPrChange>
        </w:rPr>
      </w:pPr>
    </w:p>
    <w:p w14:paraId="336EBAFB" w14:textId="77777777" w:rsidR="00501204" w:rsidRPr="00501204" w:rsidRDefault="00501204" w:rsidP="00501204">
      <w:pPr>
        <w:pBdr>
          <w:top w:val="nil"/>
          <w:left w:val="nil"/>
          <w:bottom w:val="nil"/>
          <w:right w:val="nil"/>
          <w:between w:val="nil"/>
        </w:pBdr>
        <w:tabs>
          <w:tab w:val="left" w:pos="3069"/>
        </w:tabs>
        <w:spacing w:before="69"/>
        <w:ind w:left="910"/>
        <w:rPr>
          <w:ins w:id="776" w:author="Kevin Chege" w:date="2021-05-06T09:31:00Z"/>
          <w:rFonts w:ascii="Courier New" w:eastAsia="Courier New" w:hAnsi="Courier New" w:cs="Courier New"/>
          <w:color w:val="000000"/>
          <w:sz w:val="21"/>
          <w:szCs w:val="21"/>
          <w:rPrChange w:id="777" w:author="Kevin Chege" w:date="2021-05-06T09:31:00Z">
            <w:rPr>
              <w:ins w:id="778" w:author="Kevin Chege" w:date="2021-05-06T09:31:00Z"/>
              <w:b/>
              <w:color w:val="000000"/>
              <w:sz w:val="19"/>
              <w:szCs w:val="19"/>
            </w:rPr>
          </w:rPrChange>
        </w:rPr>
        <w:pPrChange w:id="779" w:author="Kevin Chege" w:date="2021-05-06T09:31:00Z">
          <w:pPr>
            <w:pBdr>
              <w:top w:val="nil"/>
              <w:left w:val="nil"/>
              <w:bottom w:val="nil"/>
              <w:right w:val="nil"/>
              <w:between w:val="nil"/>
            </w:pBdr>
            <w:tabs>
              <w:tab w:val="left" w:pos="1110"/>
            </w:tabs>
            <w:spacing w:before="93"/>
          </w:pPr>
        </w:pPrChange>
      </w:pPr>
      <w:ins w:id="780" w:author="Kevin Chege" w:date="2021-05-06T09:31:00Z">
        <w:r w:rsidRPr="00501204">
          <w:rPr>
            <w:rFonts w:ascii="Courier New" w:eastAsia="Courier New" w:hAnsi="Courier New" w:cs="Courier New"/>
            <w:color w:val="000000"/>
            <w:sz w:val="21"/>
            <w:szCs w:val="21"/>
            <w:rPrChange w:id="781" w:author="Kevin Chege" w:date="2021-05-06T09:31:00Z">
              <w:rPr>
                <w:b/>
                <w:color w:val="000000"/>
                <w:sz w:val="19"/>
                <w:szCs w:val="19"/>
              </w:rPr>
            </w:rPrChange>
          </w:rPr>
          <w:t>$ bgpq4 -4 -A -l AS-RIPENCC-v4 AS-RIPENCC</w:t>
        </w:r>
      </w:ins>
    </w:p>
    <w:p w14:paraId="3A07F398" w14:textId="77777777" w:rsidR="00501204" w:rsidRPr="00501204" w:rsidRDefault="00501204" w:rsidP="00501204">
      <w:pPr>
        <w:pBdr>
          <w:top w:val="nil"/>
          <w:left w:val="nil"/>
          <w:bottom w:val="nil"/>
          <w:right w:val="nil"/>
          <w:between w:val="nil"/>
        </w:pBdr>
        <w:tabs>
          <w:tab w:val="left" w:pos="3069"/>
        </w:tabs>
        <w:spacing w:before="69"/>
        <w:ind w:left="910"/>
        <w:rPr>
          <w:ins w:id="782" w:author="Kevin Chege" w:date="2021-05-06T09:31:00Z"/>
          <w:rFonts w:ascii="Courier New" w:eastAsia="Courier New" w:hAnsi="Courier New" w:cs="Courier New"/>
          <w:color w:val="000000"/>
          <w:sz w:val="21"/>
          <w:szCs w:val="21"/>
          <w:rPrChange w:id="783" w:author="Kevin Chege" w:date="2021-05-06T09:31:00Z">
            <w:rPr>
              <w:ins w:id="784" w:author="Kevin Chege" w:date="2021-05-06T09:31:00Z"/>
              <w:b/>
              <w:color w:val="000000"/>
              <w:sz w:val="19"/>
              <w:szCs w:val="19"/>
            </w:rPr>
          </w:rPrChange>
        </w:rPr>
        <w:pPrChange w:id="785" w:author="Kevin Chege" w:date="2021-05-06T09:31:00Z">
          <w:pPr>
            <w:pBdr>
              <w:top w:val="nil"/>
              <w:left w:val="nil"/>
              <w:bottom w:val="nil"/>
              <w:right w:val="nil"/>
              <w:between w:val="nil"/>
            </w:pBdr>
            <w:tabs>
              <w:tab w:val="left" w:pos="1110"/>
            </w:tabs>
            <w:spacing w:before="93"/>
          </w:pPr>
        </w:pPrChange>
      </w:pPr>
      <w:ins w:id="786" w:author="Kevin Chege" w:date="2021-05-06T09:31:00Z">
        <w:r w:rsidRPr="00501204">
          <w:rPr>
            <w:rFonts w:ascii="Courier New" w:eastAsia="Courier New" w:hAnsi="Courier New" w:cs="Courier New"/>
            <w:color w:val="000000"/>
            <w:sz w:val="21"/>
            <w:szCs w:val="21"/>
            <w:rPrChange w:id="787" w:author="Kevin Chege" w:date="2021-05-06T09:31:00Z">
              <w:rPr>
                <w:b/>
                <w:color w:val="000000"/>
                <w:sz w:val="19"/>
                <w:szCs w:val="19"/>
              </w:rPr>
            </w:rPrChange>
          </w:rPr>
          <w:t xml:space="preserve">no </w:t>
        </w:r>
        <w:proofErr w:type="spellStart"/>
        <w:r w:rsidRPr="00501204">
          <w:rPr>
            <w:rFonts w:ascii="Courier New" w:eastAsia="Courier New" w:hAnsi="Courier New" w:cs="Courier New"/>
            <w:color w:val="000000"/>
            <w:sz w:val="21"/>
            <w:szCs w:val="21"/>
            <w:rPrChange w:id="788" w:author="Kevin Chege" w:date="2021-05-06T09:31:00Z">
              <w:rPr>
                <w:b/>
                <w:color w:val="000000"/>
                <w:sz w:val="19"/>
                <w:szCs w:val="19"/>
              </w:rPr>
            </w:rPrChange>
          </w:rPr>
          <w:t>ip</w:t>
        </w:r>
        <w:proofErr w:type="spellEnd"/>
        <w:r w:rsidRPr="00501204">
          <w:rPr>
            <w:rFonts w:ascii="Courier New" w:eastAsia="Courier New" w:hAnsi="Courier New" w:cs="Courier New"/>
            <w:color w:val="000000"/>
            <w:sz w:val="21"/>
            <w:szCs w:val="21"/>
            <w:rPrChange w:id="789" w:author="Kevin Chege" w:date="2021-05-06T09:31:00Z">
              <w:rPr>
                <w:b/>
                <w:color w:val="000000"/>
                <w:sz w:val="19"/>
                <w:szCs w:val="19"/>
              </w:rPr>
            </w:rPrChange>
          </w:rPr>
          <w:t xml:space="preserve"> prefix-list AS-RIPENCC-v4</w:t>
        </w:r>
      </w:ins>
    </w:p>
    <w:p w14:paraId="5E18E1D6" w14:textId="62889B14" w:rsidR="00501204" w:rsidRPr="00501204" w:rsidRDefault="00501204" w:rsidP="00501204">
      <w:pPr>
        <w:pBdr>
          <w:top w:val="nil"/>
          <w:left w:val="nil"/>
          <w:bottom w:val="nil"/>
          <w:right w:val="nil"/>
          <w:between w:val="nil"/>
        </w:pBdr>
        <w:tabs>
          <w:tab w:val="left" w:pos="3069"/>
        </w:tabs>
        <w:spacing w:before="69"/>
        <w:ind w:left="910"/>
        <w:rPr>
          <w:ins w:id="790" w:author="Kevin Chege" w:date="2021-05-06T09:31:00Z"/>
          <w:rFonts w:ascii="Courier New" w:eastAsia="Courier New" w:hAnsi="Courier New" w:cs="Courier New"/>
          <w:color w:val="000000"/>
          <w:sz w:val="21"/>
          <w:szCs w:val="21"/>
          <w:rPrChange w:id="791" w:author="Kevin Chege" w:date="2021-05-06T09:31:00Z">
            <w:rPr>
              <w:ins w:id="792" w:author="Kevin Chege" w:date="2021-05-06T09:31:00Z"/>
              <w:b/>
              <w:color w:val="000000"/>
              <w:sz w:val="19"/>
              <w:szCs w:val="19"/>
            </w:rPr>
          </w:rPrChange>
        </w:rPr>
        <w:pPrChange w:id="793" w:author="Kevin Chege" w:date="2021-05-06T09:31:00Z">
          <w:pPr>
            <w:pBdr>
              <w:top w:val="nil"/>
              <w:left w:val="nil"/>
              <w:bottom w:val="nil"/>
              <w:right w:val="nil"/>
              <w:between w:val="nil"/>
            </w:pBdr>
            <w:tabs>
              <w:tab w:val="left" w:pos="1110"/>
            </w:tabs>
            <w:spacing w:before="93"/>
          </w:pPr>
        </w:pPrChange>
      </w:pPr>
      <w:proofErr w:type="spellStart"/>
      <w:ins w:id="794" w:author="Kevin Chege" w:date="2021-05-06T09:31:00Z">
        <w:r w:rsidRPr="00501204">
          <w:rPr>
            <w:rFonts w:ascii="Courier New" w:eastAsia="Courier New" w:hAnsi="Courier New" w:cs="Courier New"/>
            <w:color w:val="000000"/>
            <w:sz w:val="21"/>
            <w:szCs w:val="21"/>
            <w:rPrChange w:id="795" w:author="Kevin Chege" w:date="2021-05-06T09:31:00Z">
              <w:rPr>
                <w:b/>
                <w:color w:val="000000"/>
                <w:sz w:val="19"/>
                <w:szCs w:val="19"/>
              </w:rPr>
            </w:rPrChange>
          </w:rPr>
          <w:t>ip</w:t>
        </w:r>
        <w:proofErr w:type="spellEnd"/>
        <w:r w:rsidRPr="00501204">
          <w:rPr>
            <w:rFonts w:ascii="Courier New" w:eastAsia="Courier New" w:hAnsi="Courier New" w:cs="Courier New"/>
            <w:color w:val="000000"/>
            <w:sz w:val="21"/>
            <w:szCs w:val="21"/>
            <w:rPrChange w:id="796" w:author="Kevin Chege" w:date="2021-05-06T09:31:00Z">
              <w:rPr>
                <w:b/>
                <w:color w:val="000000"/>
                <w:sz w:val="19"/>
                <w:szCs w:val="19"/>
              </w:rPr>
            </w:rPrChange>
          </w:rPr>
          <w:t xml:space="preserve"> prefix-list AS-RIPENCC-v4 permit </w:t>
        </w:r>
      </w:ins>
      <w:ins w:id="797" w:author="Kevin Chege" w:date="2021-05-06T15:22:00Z">
        <w:r w:rsidR="00E8541C">
          <w:rPr>
            <w:rFonts w:ascii="Courier New" w:eastAsia="Courier New" w:hAnsi="Courier New" w:cs="Courier New"/>
            <w:color w:val="000000"/>
            <w:sz w:val="21"/>
            <w:szCs w:val="21"/>
          </w:rPr>
          <w:t>203.0.113.0</w:t>
        </w:r>
      </w:ins>
      <w:ins w:id="798" w:author="Kevin Chege" w:date="2021-05-06T09:31:00Z">
        <w:r w:rsidRPr="00501204">
          <w:rPr>
            <w:rFonts w:ascii="Courier New" w:eastAsia="Courier New" w:hAnsi="Courier New" w:cs="Courier New"/>
            <w:color w:val="000000"/>
            <w:sz w:val="21"/>
            <w:szCs w:val="21"/>
            <w:rPrChange w:id="799" w:author="Kevin Chege" w:date="2021-05-06T09:31:00Z">
              <w:rPr>
                <w:b/>
                <w:color w:val="000000"/>
                <w:sz w:val="19"/>
                <w:szCs w:val="19"/>
              </w:rPr>
            </w:rPrChange>
          </w:rPr>
          <w:t>/2</w:t>
        </w:r>
      </w:ins>
      <w:ins w:id="800" w:author="Kevin Chege" w:date="2021-05-06T15:22:00Z">
        <w:r w:rsidR="00E8541C">
          <w:rPr>
            <w:rFonts w:ascii="Courier New" w:eastAsia="Courier New" w:hAnsi="Courier New" w:cs="Courier New"/>
            <w:color w:val="000000"/>
            <w:sz w:val="21"/>
            <w:szCs w:val="21"/>
          </w:rPr>
          <w:t>4</w:t>
        </w:r>
      </w:ins>
      <w:ins w:id="801" w:author="Kevin Chege" w:date="2021-05-06T09:31:00Z">
        <w:r w:rsidRPr="00501204">
          <w:rPr>
            <w:rFonts w:ascii="Courier New" w:eastAsia="Courier New" w:hAnsi="Courier New" w:cs="Courier New"/>
            <w:color w:val="000000"/>
            <w:sz w:val="21"/>
            <w:szCs w:val="21"/>
            <w:rPrChange w:id="802" w:author="Kevin Chege" w:date="2021-05-06T09:31:00Z">
              <w:rPr>
                <w:b/>
                <w:color w:val="000000"/>
                <w:sz w:val="19"/>
                <w:szCs w:val="19"/>
              </w:rPr>
            </w:rPrChange>
          </w:rPr>
          <w:t xml:space="preserve"> </w:t>
        </w:r>
        <w:proofErr w:type="spellStart"/>
        <w:r w:rsidRPr="00501204">
          <w:rPr>
            <w:rFonts w:ascii="Courier New" w:eastAsia="Courier New" w:hAnsi="Courier New" w:cs="Courier New"/>
            <w:color w:val="000000"/>
            <w:sz w:val="21"/>
            <w:szCs w:val="21"/>
            <w:rPrChange w:id="803" w:author="Kevin Chege" w:date="2021-05-06T09:31:00Z">
              <w:rPr>
                <w:b/>
                <w:color w:val="000000"/>
                <w:sz w:val="19"/>
                <w:szCs w:val="19"/>
              </w:rPr>
            </w:rPrChange>
          </w:rPr>
          <w:t>ge</w:t>
        </w:r>
        <w:proofErr w:type="spellEnd"/>
        <w:r w:rsidRPr="00501204">
          <w:rPr>
            <w:rFonts w:ascii="Courier New" w:eastAsia="Courier New" w:hAnsi="Courier New" w:cs="Courier New"/>
            <w:color w:val="000000"/>
            <w:sz w:val="21"/>
            <w:szCs w:val="21"/>
            <w:rPrChange w:id="804" w:author="Kevin Chege" w:date="2021-05-06T09:31:00Z">
              <w:rPr>
                <w:b/>
                <w:color w:val="000000"/>
                <w:sz w:val="19"/>
                <w:szCs w:val="19"/>
              </w:rPr>
            </w:rPrChange>
          </w:rPr>
          <w:t xml:space="preserve"> 24 le 24</w:t>
        </w:r>
      </w:ins>
    </w:p>
    <w:p w14:paraId="7B9CC3DA" w14:textId="3C8EFD79" w:rsidR="00501204" w:rsidRPr="00501204" w:rsidRDefault="00501204" w:rsidP="00501204">
      <w:pPr>
        <w:pBdr>
          <w:top w:val="nil"/>
          <w:left w:val="nil"/>
          <w:bottom w:val="nil"/>
          <w:right w:val="nil"/>
          <w:between w:val="nil"/>
        </w:pBdr>
        <w:tabs>
          <w:tab w:val="left" w:pos="3069"/>
        </w:tabs>
        <w:spacing w:before="69"/>
        <w:ind w:left="910"/>
        <w:rPr>
          <w:ins w:id="805" w:author="Kevin Chege" w:date="2021-05-06T09:31:00Z"/>
          <w:rFonts w:ascii="Courier New" w:eastAsia="Courier New" w:hAnsi="Courier New" w:cs="Courier New"/>
          <w:color w:val="000000"/>
          <w:sz w:val="21"/>
          <w:szCs w:val="21"/>
          <w:rPrChange w:id="806" w:author="Kevin Chege" w:date="2021-05-06T09:31:00Z">
            <w:rPr>
              <w:ins w:id="807" w:author="Kevin Chege" w:date="2021-05-06T09:31:00Z"/>
              <w:b/>
              <w:color w:val="000000"/>
              <w:sz w:val="19"/>
              <w:szCs w:val="19"/>
            </w:rPr>
          </w:rPrChange>
        </w:rPr>
        <w:pPrChange w:id="808" w:author="Kevin Chege" w:date="2021-05-06T09:31:00Z">
          <w:pPr>
            <w:pBdr>
              <w:top w:val="nil"/>
              <w:left w:val="nil"/>
              <w:bottom w:val="nil"/>
              <w:right w:val="nil"/>
              <w:between w:val="nil"/>
            </w:pBdr>
            <w:tabs>
              <w:tab w:val="left" w:pos="1110"/>
            </w:tabs>
            <w:spacing w:before="93"/>
          </w:pPr>
        </w:pPrChange>
      </w:pPr>
      <w:proofErr w:type="spellStart"/>
      <w:ins w:id="809" w:author="Kevin Chege" w:date="2021-05-06T09:31:00Z">
        <w:r w:rsidRPr="00501204">
          <w:rPr>
            <w:rFonts w:ascii="Courier New" w:eastAsia="Courier New" w:hAnsi="Courier New" w:cs="Courier New"/>
            <w:color w:val="000000"/>
            <w:sz w:val="21"/>
            <w:szCs w:val="21"/>
            <w:rPrChange w:id="810" w:author="Kevin Chege" w:date="2021-05-06T09:31:00Z">
              <w:rPr>
                <w:b/>
                <w:color w:val="000000"/>
                <w:sz w:val="19"/>
                <w:szCs w:val="19"/>
              </w:rPr>
            </w:rPrChange>
          </w:rPr>
          <w:t>ip</w:t>
        </w:r>
        <w:proofErr w:type="spellEnd"/>
        <w:r w:rsidRPr="00501204">
          <w:rPr>
            <w:rFonts w:ascii="Courier New" w:eastAsia="Courier New" w:hAnsi="Courier New" w:cs="Courier New"/>
            <w:color w:val="000000"/>
            <w:sz w:val="21"/>
            <w:szCs w:val="21"/>
            <w:rPrChange w:id="811" w:author="Kevin Chege" w:date="2021-05-06T09:31:00Z">
              <w:rPr>
                <w:b/>
                <w:color w:val="000000"/>
                <w:sz w:val="19"/>
                <w:szCs w:val="19"/>
              </w:rPr>
            </w:rPrChange>
          </w:rPr>
          <w:t xml:space="preserve"> prefix-list AS-RIPENCC-v4 permit </w:t>
        </w:r>
      </w:ins>
      <w:ins w:id="812" w:author="Kevin Chege" w:date="2021-05-06T15:22:00Z">
        <w:r w:rsidR="00E8541C">
          <w:rPr>
            <w:rFonts w:ascii="Courier New" w:eastAsia="Courier New" w:hAnsi="Courier New" w:cs="Courier New"/>
            <w:color w:val="000000"/>
            <w:sz w:val="21"/>
            <w:szCs w:val="21"/>
          </w:rPr>
          <w:t>192.0.2</w:t>
        </w:r>
      </w:ins>
      <w:ins w:id="813" w:author="Kevin Chege" w:date="2021-05-06T09:31:00Z">
        <w:r w:rsidRPr="00501204">
          <w:rPr>
            <w:rFonts w:ascii="Courier New" w:eastAsia="Courier New" w:hAnsi="Courier New" w:cs="Courier New"/>
            <w:color w:val="000000"/>
            <w:sz w:val="21"/>
            <w:szCs w:val="21"/>
            <w:rPrChange w:id="814" w:author="Kevin Chege" w:date="2021-05-06T09:31:00Z">
              <w:rPr>
                <w:b/>
                <w:color w:val="000000"/>
                <w:sz w:val="19"/>
                <w:szCs w:val="19"/>
              </w:rPr>
            </w:rPrChange>
          </w:rPr>
          <w:t>.0/25</w:t>
        </w:r>
      </w:ins>
    </w:p>
    <w:p w14:paraId="48127EBA" w14:textId="5FFDFA37" w:rsidR="00501204" w:rsidRPr="00501204" w:rsidRDefault="00501204" w:rsidP="00501204">
      <w:pPr>
        <w:pBdr>
          <w:top w:val="nil"/>
          <w:left w:val="nil"/>
          <w:bottom w:val="nil"/>
          <w:right w:val="nil"/>
          <w:between w:val="nil"/>
        </w:pBdr>
        <w:tabs>
          <w:tab w:val="left" w:pos="3069"/>
        </w:tabs>
        <w:spacing w:before="69"/>
        <w:ind w:left="910"/>
        <w:rPr>
          <w:ins w:id="815" w:author="Kevin Chege" w:date="2021-05-06T09:31:00Z"/>
          <w:rFonts w:ascii="Courier New" w:eastAsia="Courier New" w:hAnsi="Courier New" w:cs="Courier New"/>
          <w:color w:val="000000"/>
          <w:sz w:val="21"/>
          <w:szCs w:val="21"/>
          <w:rPrChange w:id="816" w:author="Kevin Chege" w:date="2021-05-06T09:31:00Z">
            <w:rPr>
              <w:ins w:id="817" w:author="Kevin Chege" w:date="2021-05-06T09:31:00Z"/>
              <w:b/>
              <w:color w:val="000000"/>
              <w:sz w:val="19"/>
              <w:szCs w:val="19"/>
            </w:rPr>
          </w:rPrChange>
        </w:rPr>
        <w:pPrChange w:id="818" w:author="Kevin Chege" w:date="2021-05-06T09:31:00Z">
          <w:pPr>
            <w:pBdr>
              <w:top w:val="nil"/>
              <w:left w:val="nil"/>
              <w:bottom w:val="nil"/>
              <w:right w:val="nil"/>
              <w:between w:val="nil"/>
            </w:pBdr>
            <w:tabs>
              <w:tab w:val="left" w:pos="1110"/>
            </w:tabs>
            <w:spacing w:before="93"/>
          </w:pPr>
        </w:pPrChange>
      </w:pPr>
      <w:proofErr w:type="spellStart"/>
      <w:ins w:id="819" w:author="Kevin Chege" w:date="2021-05-06T09:31:00Z">
        <w:r w:rsidRPr="00501204">
          <w:rPr>
            <w:rFonts w:ascii="Courier New" w:eastAsia="Courier New" w:hAnsi="Courier New" w:cs="Courier New"/>
            <w:color w:val="000000"/>
            <w:sz w:val="21"/>
            <w:szCs w:val="21"/>
            <w:rPrChange w:id="820" w:author="Kevin Chege" w:date="2021-05-06T09:31:00Z">
              <w:rPr>
                <w:b/>
                <w:color w:val="000000"/>
                <w:sz w:val="19"/>
                <w:szCs w:val="19"/>
              </w:rPr>
            </w:rPrChange>
          </w:rPr>
          <w:t>ip</w:t>
        </w:r>
        <w:proofErr w:type="spellEnd"/>
        <w:r w:rsidRPr="00501204">
          <w:rPr>
            <w:rFonts w:ascii="Courier New" w:eastAsia="Courier New" w:hAnsi="Courier New" w:cs="Courier New"/>
            <w:color w:val="000000"/>
            <w:sz w:val="21"/>
            <w:szCs w:val="21"/>
            <w:rPrChange w:id="821" w:author="Kevin Chege" w:date="2021-05-06T09:31:00Z">
              <w:rPr>
                <w:b/>
                <w:color w:val="000000"/>
                <w:sz w:val="19"/>
                <w:szCs w:val="19"/>
              </w:rPr>
            </w:rPrChange>
          </w:rPr>
          <w:t xml:space="preserve"> prefix-list AS-RIPENCC-v4 permit </w:t>
        </w:r>
      </w:ins>
      <w:ins w:id="822" w:author="Kevin Chege" w:date="2021-05-06T15:23:00Z">
        <w:r w:rsidR="00E8541C">
          <w:rPr>
            <w:rFonts w:ascii="Courier New" w:eastAsia="Courier New" w:hAnsi="Courier New" w:cs="Courier New"/>
            <w:color w:val="000000"/>
            <w:sz w:val="21"/>
            <w:szCs w:val="21"/>
          </w:rPr>
          <w:t>192.0.2</w:t>
        </w:r>
      </w:ins>
      <w:ins w:id="823" w:author="Kevin Chege" w:date="2021-05-06T09:31:00Z">
        <w:r w:rsidRPr="00501204">
          <w:rPr>
            <w:rFonts w:ascii="Courier New" w:eastAsia="Courier New" w:hAnsi="Courier New" w:cs="Courier New"/>
            <w:color w:val="000000"/>
            <w:sz w:val="21"/>
            <w:szCs w:val="21"/>
            <w:rPrChange w:id="824" w:author="Kevin Chege" w:date="2021-05-06T09:31:00Z">
              <w:rPr>
                <w:b/>
                <w:color w:val="000000"/>
                <w:sz w:val="19"/>
                <w:szCs w:val="19"/>
              </w:rPr>
            </w:rPrChange>
          </w:rPr>
          <w:t>.240/28</w:t>
        </w:r>
      </w:ins>
    </w:p>
    <w:p w14:paraId="08947B38" w14:textId="7B8533B5" w:rsidR="00501204" w:rsidRPr="00501204" w:rsidRDefault="00501204" w:rsidP="00501204">
      <w:pPr>
        <w:pBdr>
          <w:top w:val="nil"/>
          <w:left w:val="nil"/>
          <w:bottom w:val="nil"/>
          <w:right w:val="nil"/>
          <w:between w:val="nil"/>
        </w:pBdr>
        <w:tabs>
          <w:tab w:val="left" w:pos="3069"/>
        </w:tabs>
        <w:spacing w:before="69"/>
        <w:ind w:left="910"/>
        <w:rPr>
          <w:ins w:id="825" w:author="Kevin Chege" w:date="2021-05-06T09:31:00Z"/>
          <w:rFonts w:ascii="Courier New" w:eastAsia="Courier New" w:hAnsi="Courier New" w:cs="Courier New"/>
          <w:color w:val="000000"/>
          <w:sz w:val="21"/>
          <w:szCs w:val="21"/>
          <w:rPrChange w:id="826" w:author="Kevin Chege" w:date="2021-05-06T09:31:00Z">
            <w:rPr>
              <w:ins w:id="827" w:author="Kevin Chege" w:date="2021-05-06T09:31:00Z"/>
              <w:b/>
              <w:color w:val="000000"/>
              <w:sz w:val="19"/>
              <w:szCs w:val="19"/>
            </w:rPr>
          </w:rPrChange>
        </w:rPr>
        <w:pPrChange w:id="828" w:author="Kevin Chege" w:date="2021-05-06T09:31:00Z">
          <w:pPr>
            <w:pBdr>
              <w:top w:val="nil"/>
              <w:left w:val="nil"/>
              <w:bottom w:val="nil"/>
              <w:right w:val="nil"/>
              <w:between w:val="nil"/>
            </w:pBdr>
            <w:tabs>
              <w:tab w:val="left" w:pos="1110"/>
            </w:tabs>
            <w:spacing w:before="93"/>
          </w:pPr>
        </w:pPrChange>
      </w:pPr>
      <w:proofErr w:type="spellStart"/>
      <w:ins w:id="829" w:author="Kevin Chege" w:date="2021-05-06T09:31:00Z">
        <w:r w:rsidRPr="00501204">
          <w:rPr>
            <w:rFonts w:ascii="Courier New" w:eastAsia="Courier New" w:hAnsi="Courier New" w:cs="Courier New"/>
            <w:color w:val="000000"/>
            <w:sz w:val="21"/>
            <w:szCs w:val="21"/>
            <w:rPrChange w:id="830" w:author="Kevin Chege" w:date="2021-05-06T09:31:00Z">
              <w:rPr>
                <w:b/>
                <w:color w:val="000000"/>
                <w:sz w:val="19"/>
                <w:szCs w:val="19"/>
              </w:rPr>
            </w:rPrChange>
          </w:rPr>
          <w:t>ip</w:t>
        </w:r>
        <w:proofErr w:type="spellEnd"/>
        <w:r w:rsidRPr="00501204">
          <w:rPr>
            <w:rFonts w:ascii="Courier New" w:eastAsia="Courier New" w:hAnsi="Courier New" w:cs="Courier New"/>
            <w:color w:val="000000"/>
            <w:sz w:val="21"/>
            <w:szCs w:val="21"/>
            <w:rPrChange w:id="831" w:author="Kevin Chege" w:date="2021-05-06T09:31:00Z">
              <w:rPr>
                <w:b/>
                <w:color w:val="000000"/>
                <w:sz w:val="19"/>
                <w:szCs w:val="19"/>
              </w:rPr>
            </w:rPrChange>
          </w:rPr>
          <w:t xml:space="preserve"> prefix-list AS-RIPENCC-v4 permit </w:t>
        </w:r>
      </w:ins>
      <w:ins w:id="832" w:author="Kevin Chege" w:date="2021-05-06T15:23:00Z">
        <w:r w:rsidR="00E8541C">
          <w:rPr>
            <w:rFonts w:ascii="Courier New" w:eastAsia="Courier New" w:hAnsi="Courier New" w:cs="Courier New"/>
            <w:color w:val="000000"/>
            <w:sz w:val="21"/>
            <w:szCs w:val="21"/>
          </w:rPr>
          <w:t>198.51.100.0</w:t>
        </w:r>
      </w:ins>
      <w:ins w:id="833" w:author="Kevin Chege" w:date="2021-05-06T09:31:00Z">
        <w:r w:rsidRPr="00501204">
          <w:rPr>
            <w:rFonts w:ascii="Courier New" w:eastAsia="Courier New" w:hAnsi="Courier New" w:cs="Courier New"/>
            <w:color w:val="000000"/>
            <w:sz w:val="21"/>
            <w:szCs w:val="21"/>
            <w:rPrChange w:id="834" w:author="Kevin Chege" w:date="2021-05-06T09:31:00Z">
              <w:rPr>
                <w:b/>
                <w:color w:val="000000"/>
                <w:sz w:val="19"/>
                <w:szCs w:val="19"/>
              </w:rPr>
            </w:rPrChange>
          </w:rPr>
          <w:t>/2</w:t>
        </w:r>
      </w:ins>
      <w:ins w:id="835" w:author="Kevin Chege" w:date="2021-05-06T15:23:00Z">
        <w:r w:rsidR="00E8541C">
          <w:rPr>
            <w:rFonts w:ascii="Courier New" w:eastAsia="Courier New" w:hAnsi="Courier New" w:cs="Courier New"/>
            <w:color w:val="000000"/>
            <w:sz w:val="21"/>
            <w:szCs w:val="21"/>
          </w:rPr>
          <w:t>4</w:t>
        </w:r>
      </w:ins>
      <w:ins w:id="836" w:author="Kevin Chege" w:date="2021-05-06T09:31:00Z">
        <w:r w:rsidRPr="00501204">
          <w:rPr>
            <w:rFonts w:ascii="Courier New" w:eastAsia="Courier New" w:hAnsi="Courier New" w:cs="Courier New"/>
            <w:color w:val="000000"/>
            <w:sz w:val="21"/>
            <w:szCs w:val="21"/>
            <w:rPrChange w:id="837" w:author="Kevin Chege" w:date="2021-05-06T09:31:00Z">
              <w:rPr>
                <w:b/>
                <w:color w:val="000000"/>
                <w:sz w:val="19"/>
                <w:szCs w:val="19"/>
              </w:rPr>
            </w:rPrChange>
          </w:rPr>
          <w:t xml:space="preserve"> </w:t>
        </w:r>
        <w:proofErr w:type="spellStart"/>
        <w:r w:rsidRPr="00501204">
          <w:rPr>
            <w:rFonts w:ascii="Courier New" w:eastAsia="Courier New" w:hAnsi="Courier New" w:cs="Courier New"/>
            <w:color w:val="000000"/>
            <w:sz w:val="21"/>
            <w:szCs w:val="21"/>
            <w:rPrChange w:id="838" w:author="Kevin Chege" w:date="2021-05-06T09:31:00Z">
              <w:rPr>
                <w:b/>
                <w:color w:val="000000"/>
                <w:sz w:val="19"/>
                <w:szCs w:val="19"/>
              </w:rPr>
            </w:rPrChange>
          </w:rPr>
          <w:t>ge</w:t>
        </w:r>
        <w:proofErr w:type="spellEnd"/>
        <w:r w:rsidRPr="00501204">
          <w:rPr>
            <w:rFonts w:ascii="Courier New" w:eastAsia="Courier New" w:hAnsi="Courier New" w:cs="Courier New"/>
            <w:color w:val="000000"/>
            <w:sz w:val="21"/>
            <w:szCs w:val="21"/>
            <w:rPrChange w:id="839" w:author="Kevin Chege" w:date="2021-05-06T09:31:00Z">
              <w:rPr>
                <w:b/>
                <w:color w:val="000000"/>
                <w:sz w:val="19"/>
                <w:szCs w:val="19"/>
              </w:rPr>
            </w:rPrChange>
          </w:rPr>
          <w:t xml:space="preserve"> 24 le 24</w:t>
        </w:r>
      </w:ins>
    </w:p>
    <w:p w14:paraId="2A16A84B" w14:textId="64E3D3F9" w:rsidR="00501204" w:rsidRDefault="00501204" w:rsidP="00501204">
      <w:pPr>
        <w:pBdr>
          <w:top w:val="nil"/>
          <w:left w:val="nil"/>
          <w:bottom w:val="nil"/>
          <w:right w:val="nil"/>
          <w:between w:val="nil"/>
        </w:pBdr>
        <w:tabs>
          <w:tab w:val="left" w:pos="3069"/>
        </w:tabs>
        <w:spacing w:before="69"/>
        <w:ind w:left="910"/>
        <w:rPr>
          <w:ins w:id="840" w:author="Kevin Chege" w:date="2021-05-06T09:35:00Z"/>
          <w:rFonts w:ascii="Courier New" w:eastAsia="Courier New" w:hAnsi="Courier New" w:cs="Courier New"/>
          <w:color w:val="000000"/>
          <w:sz w:val="21"/>
          <w:szCs w:val="21"/>
        </w:rPr>
      </w:pPr>
      <w:ins w:id="841" w:author="Kevin Chege" w:date="2021-05-06T09:31:00Z">
        <w:r w:rsidRPr="00501204">
          <w:rPr>
            <w:rFonts w:ascii="Courier New" w:eastAsia="Courier New" w:hAnsi="Courier New" w:cs="Courier New"/>
            <w:color w:val="000000"/>
            <w:sz w:val="21"/>
            <w:szCs w:val="21"/>
            <w:rPrChange w:id="842" w:author="Kevin Chege" w:date="2021-05-06T09:31:00Z">
              <w:rPr>
                <w:b/>
                <w:color w:val="000000"/>
                <w:sz w:val="19"/>
                <w:szCs w:val="19"/>
              </w:rPr>
            </w:rPrChange>
          </w:rPr>
          <w:t>( ... )</w:t>
        </w:r>
      </w:ins>
    </w:p>
    <w:p w14:paraId="1347F6D7" w14:textId="4AD5417D" w:rsidR="00501204" w:rsidRDefault="00501204" w:rsidP="00501204">
      <w:pPr>
        <w:pBdr>
          <w:top w:val="nil"/>
          <w:left w:val="nil"/>
          <w:bottom w:val="nil"/>
          <w:right w:val="nil"/>
          <w:between w:val="nil"/>
        </w:pBdr>
        <w:tabs>
          <w:tab w:val="left" w:pos="3069"/>
        </w:tabs>
        <w:spacing w:before="69"/>
        <w:ind w:left="910"/>
        <w:rPr>
          <w:ins w:id="843" w:author="Kevin Chege" w:date="2021-05-06T09:35:00Z"/>
          <w:rFonts w:ascii="Courier New" w:eastAsia="Courier New" w:hAnsi="Courier New" w:cs="Courier New"/>
          <w:color w:val="000000"/>
          <w:sz w:val="21"/>
          <w:szCs w:val="21"/>
        </w:rPr>
      </w:pPr>
    </w:p>
    <w:p w14:paraId="723E38C4" w14:textId="4B8D9EF9" w:rsidR="00501204" w:rsidRDefault="00501204" w:rsidP="00501204">
      <w:pPr>
        <w:pBdr>
          <w:top w:val="nil"/>
          <w:left w:val="nil"/>
          <w:bottom w:val="nil"/>
          <w:right w:val="nil"/>
          <w:between w:val="nil"/>
        </w:pBdr>
        <w:tabs>
          <w:tab w:val="left" w:pos="3069"/>
        </w:tabs>
        <w:spacing w:before="69"/>
        <w:ind w:left="910"/>
        <w:rPr>
          <w:ins w:id="844" w:author="Kevin Chege" w:date="2021-05-06T09:35:00Z"/>
          <w:rFonts w:ascii="Courier New" w:eastAsia="Courier New" w:hAnsi="Courier New" w:cs="Courier New"/>
          <w:color w:val="000000"/>
          <w:sz w:val="21"/>
          <w:szCs w:val="21"/>
        </w:rPr>
      </w:pPr>
    </w:p>
    <w:p w14:paraId="13189D56" w14:textId="3258AEC8" w:rsidR="00501204" w:rsidRDefault="00501204" w:rsidP="00501204">
      <w:pPr>
        <w:pBdr>
          <w:top w:val="nil"/>
          <w:left w:val="nil"/>
          <w:bottom w:val="nil"/>
          <w:right w:val="nil"/>
          <w:between w:val="nil"/>
        </w:pBdr>
        <w:tabs>
          <w:tab w:val="left" w:pos="3069"/>
        </w:tabs>
        <w:spacing w:before="69"/>
        <w:ind w:left="910"/>
        <w:rPr>
          <w:ins w:id="845" w:author="Kevin Chege" w:date="2021-05-06T09:35:00Z"/>
          <w:rFonts w:ascii="Courier New" w:eastAsia="Courier New" w:hAnsi="Courier New" w:cs="Courier New"/>
          <w:color w:val="000000"/>
          <w:sz w:val="21"/>
          <w:szCs w:val="21"/>
        </w:rPr>
      </w:pPr>
    </w:p>
    <w:p w14:paraId="0F35ED86" w14:textId="7FA0B37D" w:rsidR="00501204" w:rsidRDefault="00501204" w:rsidP="00501204">
      <w:pPr>
        <w:pBdr>
          <w:top w:val="nil"/>
          <w:left w:val="nil"/>
          <w:bottom w:val="nil"/>
          <w:right w:val="nil"/>
          <w:between w:val="nil"/>
        </w:pBdr>
        <w:tabs>
          <w:tab w:val="left" w:pos="3069"/>
        </w:tabs>
        <w:spacing w:before="69"/>
        <w:ind w:left="910"/>
        <w:rPr>
          <w:ins w:id="846" w:author="Kevin Chege" w:date="2021-05-06T09:35:00Z"/>
          <w:rFonts w:ascii="Courier New" w:eastAsia="Courier New" w:hAnsi="Courier New" w:cs="Courier New"/>
          <w:color w:val="000000"/>
          <w:sz w:val="21"/>
          <w:szCs w:val="21"/>
        </w:rPr>
      </w:pPr>
    </w:p>
    <w:p w14:paraId="5312CF80" w14:textId="77777777" w:rsidR="00501204" w:rsidRPr="00501204" w:rsidRDefault="00501204" w:rsidP="00501204">
      <w:pPr>
        <w:pBdr>
          <w:top w:val="nil"/>
          <w:left w:val="nil"/>
          <w:bottom w:val="nil"/>
          <w:right w:val="nil"/>
          <w:between w:val="nil"/>
        </w:pBdr>
        <w:tabs>
          <w:tab w:val="left" w:pos="3069"/>
        </w:tabs>
        <w:spacing w:before="69"/>
        <w:ind w:left="910"/>
        <w:rPr>
          <w:ins w:id="847" w:author="Kevin Chege" w:date="2021-05-06T09:31:00Z"/>
          <w:rFonts w:ascii="Courier New" w:eastAsia="Courier New" w:hAnsi="Courier New" w:cs="Courier New"/>
          <w:color w:val="000000"/>
          <w:sz w:val="21"/>
          <w:szCs w:val="21"/>
          <w:rPrChange w:id="848" w:author="Kevin Chege" w:date="2021-05-06T09:31:00Z">
            <w:rPr>
              <w:ins w:id="849" w:author="Kevin Chege" w:date="2021-05-06T09:31:00Z"/>
              <w:b/>
              <w:color w:val="000000"/>
              <w:sz w:val="19"/>
              <w:szCs w:val="19"/>
            </w:rPr>
          </w:rPrChange>
        </w:rPr>
        <w:pPrChange w:id="850" w:author="Kevin Chege" w:date="2021-05-06T09:35:00Z">
          <w:pPr>
            <w:pBdr>
              <w:top w:val="nil"/>
              <w:left w:val="nil"/>
              <w:bottom w:val="nil"/>
              <w:right w:val="nil"/>
              <w:between w:val="nil"/>
            </w:pBdr>
            <w:tabs>
              <w:tab w:val="left" w:pos="1110"/>
            </w:tabs>
            <w:spacing w:before="93"/>
          </w:pPr>
        </w:pPrChange>
      </w:pPr>
    </w:p>
    <w:p w14:paraId="424310A0" w14:textId="77777777" w:rsidR="00501204" w:rsidRPr="00501204" w:rsidRDefault="00501204" w:rsidP="00501204">
      <w:pPr>
        <w:pBdr>
          <w:top w:val="nil"/>
          <w:left w:val="nil"/>
          <w:bottom w:val="nil"/>
          <w:right w:val="nil"/>
          <w:between w:val="nil"/>
        </w:pBdr>
        <w:tabs>
          <w:tab w:val="left" w:pos="1110"/>
        </w:tabs>
        <w:spacing w:before="93"/>
        <w:rPr>
          <w:ins w:id="851" w:author="Kevin Chege" w:date="2021-05-06T09:31:00Z"/>
          <w:b/>
          <w:color w:val="000000"/>
          <w:sz w:val="19"/>
          <w:szCs w:val="19"/>
        </w:rPr>
      </w:pPr>
    </w:p>
    <w:p w14:paraId="21E199A0" w14:textId="77777777" w:rsidR="00501204" w:rsidRPr="00501204" w:rsidRDefault="00501204" w:rsidP="00501204">
      <w:pPr>
        <w:pBdr>
          <w:top w:val="nil"/>
          <w:left w:val="nil"/>
          <w:bottom w:val="nil"/>
          <w:right w:val="nil"/>
          <w:between w:val="nil"/>
        </w:pBdr>
        <w:tabs>
          <w:tab w:val="left" w:pos="1110"/>
        </w:tabs>
        <w:spacing w:before="93"/>
        <w:rPr>
          <w:ins w:id="852" w:author="Kevin Chege" w:date="2021-05-06T09:31:00Z"/>
          <w:b/>
          <w:color w:val="000000"/>
          <w:sz w:val="19"/>
          <w:szCs w:val="19"/>
        </w:rPr>
      </w:pPr>
    </w:p>
    <w:p w14:paraId="66CF5E3F" w14:textId="77777777" w:rsidR="00501204" w:rsidRPr="00501204" w:rsidRDefault="00501204" w:rsidP="00501204">
      <w:pPr>
        <w:pBdr>
          <w:top w:val="nil"/>
          <w:left w:val="nil"/>
          <w:bottom w:val="nil"/>
          <w:right w:val="nil"/>
          <w:between w:val="nil"/>
        </w:pBdr>
        <w:tabs>
          <w:tab w:val="left" w:pos="1110"/>
        </w:tabs>
        <w:spacing w:before="93"/>
        <w:rPr>
          <w:ins w:id="853" w:author="Kevin Chege" w:date="2021-05-06T09:31:00Z"/>
          <w:color w:val="000000"/>
          <w:sz w:val="21"/>
          <w:szCs w:val="21"/>
          <w:rPrChange w:id="854" w:author="Kevin Chege" w:date="2021-05-06T09:33:00Z">
            <w:rPr>
              <w:ins w:id="855" w:author="Kevin Chege" w:date="2021-05-06T09:31:00Z"/>
              <w:b/>
              <w:color w:val="000000"/>
              <w:sz w:val="19"/>
              <w:szCs w:val="19"/>
            </w:rPr>
          </w:rPrChange>
        </w:rPr>
      </w:pPr>
      <w:ins w:id="856" w:author="Kevin Chege" w:date="2021-05-06T09:31:00Z">
        <w:r w:rsidRPr="00501204">
          <w:rPr>
            <w:color w:val="000000"/>
            <w:sz w:val="21"/>
            <w:szCs w:val="21"/>
            <w:rPrChange w:id="857" w:author="Kevin Chege" w:date="2021-05-06T09:33:00Z">
              <w:rPr>
                <w:b/>
                <w:color w:val="000000"/>
                <w:sz w:val="19"/>
                <w:szCs w:val="19"/>
              </w:rPr>
            </w:rPrChange>
          </w:rPr>
          <w:lastRenderedPageBreak/>
          <w:t>To create a Cisco IOS formatted prefix-list for all the IPv6 prefixes in an AS-SET:</w:t>
        </w:r>
      </w:ins>
    </w:p>
    <w:p w14:paraId="3C5F8FE5" w14:textId="77777777" w:rsidR="00501204" w:rsidRPr="00501204" w:rsidRDefault="00501204" w:rsidP="00501204">
      <w:pPr>
        <w:pBdr>
          <w:top w:val="nil"/>
          <w:left w:val="nil"/>
          <w:bottom w:val="nil"/>
          <w:right w:val="nil"/>
          <w:between w:val="nil"/>
        </w:pBdr>
        <w:tabs>
          <w:tab w:val="left" w:pos="1110"/>
        </w:tabs>
        <w:spacing w:before="93"/>
        <w:rPr>
          <w:ins w:id="858" w:author="Kevin Chege" w:date="2021-05-06T09:31:00Z"/>
          <w:b/>
          <w:color w:val="000000"/>
          <w:sz w:val="19"/>
          <w:szCs w:val="19"/>
        </w:rPr>
      </w:pPr>
    </w:p>
    <w:p w14:paraId="39202B71" w14:textId="77777777" w:rsidR="00501204" w:rsidRPr="00501204" w:rsidRDefault="00501204" w:rsidP="00501204">
      <w:pPr>
        <w:pBdr>
          <w:top w:val="nil"/>
          <w:left w:val="nil"/>
          <w:bottom w:val="nil"/>
          <w:right w:val="nil"/>
          <w:between w:val="nil"/>
        </w:pBdr>
        <w:tabs>
          <w:tab w:val="left" w:pos="3069"/>
        </w:tabs>
        <w:spacing w:before="69"/>
        <w:ind w:left="910"/>
        <w:rPr>
          <w:ins w:id="859" w:author="Kevin Chege" w:date="2021-05-06T09:31:00Z"/>
          <w:rFonts w:ascii="Courier New" w:eastAsia="Courier New" w:hAnsi="Courier New" w:cs="Courier New"/>
          <w:color w:val="000000"/>
          <w:sz w:val="21"/>
          <w:szCs w:val="21"/>
          <w:rPrChange w:id="860" w:author="Kevin Chege" w:date="2021-05-06T09:32:00Z">
            <w:rPr>
              <w:ins w:id="861" w:author="Kevin Chege" w:date="2021-05-06T09:31:00Z"/>
              <w:b/>
              <w:color w:val="000000"/>
              <w:sz w:val="19"/>
              <w:szCs w:val="19"/>
            </w:rPr>
          </w:rPrChange>
        </w:rPr>
        <w:pPrChange w:id="862" w:author="Kevin Chege" w:date="2021-05-06T09:32:00Z">
          <w:pPr>
            <w:pBdr>
              <w:top w:val="nil"/>
              <w:left w:val="nil"/>
              <w:bottom w:val="nil"/>
              <w:right w:val="nil"/>
              <w:between w:val="nil"/>
            </w:pBdr>
            <w:tabs>
              <w:tab w:val="left" w:pos="1110"/>
            </w:tabs>
            <w:spacing w:before="93"/>
          </w:pPr>
        </w:pPrChange>
      </w:pPr>
      <w:ins w:id="863" w:author="Kevin Chege" w:date="2021-05-06T09:31:00Z">
        <w:r w:rsidRPr="00501204">
          <w:rPr>
            <w:rFonts w:ascii="Courier New" w:eastAsia="Courier New" w:hAnsi="Courier New" w:cs="Courier New"/>
            <w:color w:val="000000"/>
            <w:sz w:val="21"/>
            <w:szCs w:val="21"/>
            <w:rPrChange w:id="864" w:author="Kevin Chege" w:date="2021-05-06T09:32:00Z">
              <w:rPr>
                <w:b/>
                <w:color w:val="000000"/>
                <w:sz w:val="19"/>
                <w:szCs w:val="19"/>
              </w:rPr>
            </w:rPrChange>
          </w:rPr>
          <w:t>$ bgpq4 -6 -A -l AS-RIPENCC-v6 AS-RIPENCC</w:t>
        </w:r>
      </w:ins>
    </w:p>
    <w:p w14:paraId="222F736E" w14:textId="77777777" w:rsidR="00501204" w:rsidRPr="00501204" w:rsidRDefault="00501204" w:rsidP="00501204">
      <w:pPr>
        <w:pBdr>
          <w:top w:val="nil"/>
          <w:left w:val="nil"/>
          <w:bottom w:val="nil"/>
          <w:right w:val="nil"/>
          <w:between w:val="nil"/>
        </w:pBdr>
        <w:tabs>
          <w:tab w:val="left" w:pos="3069"/>
        </w:tabs>
        <w:spacing w:before="69"/>
        <w:ind w:left="910"/>
        <w:rPr>
          <w:ins w:id="865" w:author="Kevin Chege" w:date="2021-05-06T09:31:00Z"/>
          <w:rFonts w:ascii="Courier New" w:eastAsia="Courier New" w:hAnsi="Courier New" w:cs="Courier New"/>
          <w:color w:val="000000"/>
          <w:sz w:val="21"/>
          <w:szCs w:val="21"/>
          <w:rPrChange w:id="866" w:author="Kevin Chege" w:date="2021-05-06T09:32:00Z">
            <w:rPr>
              <w:ins w:id="867" w:author="Kevin Chege" w:date="2021-05-06T09:31:00Z"/>
              <w:b/>
              <w:color w:val="000000"/>
              <w:sz w:val="19"/>
              <w:szCs w:val="19"/>
            </w:rPr>
          </w:rPrChange>
        </w:rPr>
        <w:pPrChange w:id="868" w:author="Kevin Chege" w:date="2021-05-06T09:32:00Z">
          <w:pPr>
            <w:pBdr>
              <w:top w:val="nil"/>
              <w:left w:val="nil"/>
              <w:bottom w:val="nil"/>
              <w:right w:val="nil"/>
              <w:between w:val="nil"/>
            </w:pBdr>
            <w:tabs>
              <w:tab w:val="left" w:pos="1110"/>
            </w:tabs>
            <w:spacing w:before="93"/>
          </w:pPr>
        </w:pPrChange>
      </w:pPr>
      <w:ins w:id="869" w:author="Kevin Chege" w:date="2021-05-06T09:31:00Z">
        <w:r w:rsidRPr="00501204">
          <w:rPr>
            <w:rFonts w:ascii="Courier New" w:eastAsia="Courier New" w:hAnsi="Courier New" w:cs="Courier New"/>
            <w:color w:val="000000"/>
            <w:sz w:val="21"/>
            <w:szCs w:val="21"/>
            <w:rPrChange w:id="870" w:author="Kevin Chege" w:date="2021-05-06T09:32:00Z">
              <w:rPr>
                <w:b/>
                <w:color w:val="000000"/>
                <w:sz w:val="19"/>
                <w:szCs w:val="19"/>
              </w:rPr>
            </w:rPrChange>
          </w:rPr>
          <w:t>no ipv6 prefix-list AS-RIPENCC-v6</w:t>
        </w:r>
      </w:ins>
    </w:p>
    <w:p w14:paraId="116C1396" w14:textId="6AE82466" w:rsidR="00501204" w:rsidRPr="00501204" w:rsidRDefault="00501204" w:rsidP="00501204">
      <w:pPr>
        <w:pBdr>
          <w:top w:val="nil"/>
          <w:left w:val="nil"/>
          <w:bottom w:val="nil"/>
          <w:right w:val="nil"/>
          <w:between w:val="nil"/>
        </w:pBdr>
        <w:tabs>
          <w:tab w:val="left" w:pos="3069"/>
        </w:tabs>
        <w:spacing w:before="69"/>
        <w:ind w:left="910"/>
        <w:rPr>
          <w:ins w:id="871" w:author="Kevin Chege" w:date="2021-05-06T09:31:00Z"/>
          <w:rFonts w:ascii="Courier New" w:eastAsia="Courier New" w:hAnsi="Courier New" w:cs="Courier New"/>
          <w:color w:val="000000"/>
          <w:sz w:val="21"/>
          <w:szCs w:val="21"/>
          <w:rPrChange w:id="872" w:author="Kevin Chege" w:date="2021-05-06T09:32:00Z">
            <w:rPr>
              <w:ins w:id="873" w:author="Kevin Chege" w:date="2021-05-06T09:31:00Z"/>
              <w:b/>
              <w:color w:val="000000"/>
              <w:sz w:val="19"/>
              <w:szCs w:val="19"/>
            </w:rPr>
          </w:rPrChange>
        </w:rPr>
        <w:pPrChange w:id="874" w:author="Kevin Chege" w:date="2021-05-06T09:32:00Z">
          <w:pPr>
            <w:pBdr>
              <w:top w:val="nil"/>
              <w:left w:val="nil"/>
              <w:bottom w:val="nil"/>
              <w:right w:val="nil"/>
              <w:between w:val="nil"/>
            </w:pBdr>
            <w:tabs>
              <w:tab w:val="left" w:pos="1110"/>
            </w:tabs>
            <w:spacing w:before="93"/>
          </w:pPr>
        </w:pPrChange>
      </w:pPr>
      <w:ins w:id="875" w:author="Kevin Chege" w:date="2021-05-06T09:31:00Z">
        <w:r w:rsidRPr="00501204">
          <w:rPr>
            <w:rFonts w:ascii="Courier New" w:eastAsia="Courier New" w:hAnsi="Courier New" w:cs="Courier New"/>
            <w:color w:val="000000"/>
            <w:sz w:val="21"/>
            <w:szCs w:val="21"/>
            <w:rPrChange w:id="876" w:author="Kevin Chege" w:date="2021-05-06T09:32:00Z">
              <w:rPr>
                <w:b/>
                <w:color w:val="000000"/>
                <w:sz w:val="19"/>
                <w:szCs w:val="19"/>
              </w:rPr>
            </w:rPrChange>
          </w:rPr>
          <w:t>ipv6 prefix-list AS-RIPENCC-v6 permit 2001:</w:t>
        </w:r>
      </w:ins>
      <w:ins w:id="877" w:author="Kevin Chege" w:date="2021-05-06T15:26:00Z">
        <w:r w:rsidR="00E8541C">
          <w:rPr>
            <w:rFonts w:ascii="Courier New" w:eastAsia="Courier New" w:hAnsi="Courier New" w:cs="Courier New"/>
            <w:color w:val="000000"/>
            <w:sz w:val="21"/>
            <w:szCs w:val="21"/>
          </w:rPr>
          <w:t>db</w:t>
        </w:r>
      </w:ins>
      <w:proofErr w:type="gramStart"/>
      <w:ins w:id="878" w:author="Kevin Chege" w:date="2021-05-06T15:25:00Z">
        <w:r w:rsidR="00E8541C">
          <w:rPr>
            <w:rFonts w:ascii="Courier New" w:eastAsia="Courier New" w:hAnsi="Courier New" w:cs="Courier New"/>
            <w:color w:val="000000"/>
            <w:sz w:val="21"/>
            <w:szCs w:val="21"/>
          </w:rPr>
          <w:t>8</w:t>
        </w:r>
      </w:ins>
      <w:ins w:id="879" w:author="Kevin Chege" w:date="2021-05-06T09:31:00Z">
        <w:r w:rsidRPr="00501204">
          <w:rPr>
            <w:rFonts w:ascii="Courier New" w:eastAsia="Courier New" w:hAnsi="Courier New" w:cs="Courier New"/>
            <w:color w:val="000000"/>
            <w:sz w:val="21"/>
            <w:szCs w:val="21"/>
            <w:rPrChange w:id="880" w:author="Kevin Chege" w:date="2021-05-06T09:32:00Z">
              <w:rPr>
                <w:b/>
                <w:color w:val="000000"/>
                <w:sz w:val="19"/>
                <w:szCs w:val="19"/>
              </w:rPr>
            </w:rPrChange>
          </w:rPr>
          <w:t>:240::/</w:t>
        </w:r>
        <w:proofErr w:type="gramEnd"/>
        <w:r w:rsidRPr="00501204">
          <w:rPr>
            <w:rFonts w:ascii="Courier New" w:eastAsia="Courier New" w:hAnsi="Courier New" w:cs="Courier New"/>
            <w:color w:val="000000"/>
            <w:sz w:val="21"/>
            <w:szCs w:val="21"/>
            <w:rPrChange w:id="881" w:author="Kevin Chege" w:date="2021-05-06T09:32:00Z">
              <w:rPr>
                <w:b/>
                <w:color w:val="000000"/>
                <w:sz w:val="19"/>
                <w:szCs w:val="19"/>
              </w:rPr>
            </w:rPrChange>
          </w:rPr>
          <w:t>42</w:t>
        </w:r>
      </w:ins>
    </w:p>
    <w:p w14:paraId="7A38260C" w14:textId="6D897ABD" w:rsidR="00501204" w:rsidRPr="00501204" w:rsidRDefault="00501204" w:rsidP="00501204">
      <w:pPr>
        <w:pBdr>
          <w:top w:val="nil"/>
          <w:left w:val="nil"/>
          <w:bottom w:val="nil"/>
          <w:right w:val="nil"/>
          <w:between w:val="nil"/>
        </w:pBdr>
        <w:tabs>
          <w:tab w:val="left" w:pos="3069"/>
        </w:tabs>
        <w:spacing w:before="69"/>
        <w:ind w:left="910"/>
        <w:rPr>
          <w:ins w:id="882" w:author="Kevin Chege" w:date="2021-05-06T09:31:00Z"/>
          <w:rFonts w:ascii="Courier New" w:eastAsia="Courier New" w:hAnsi="Courier New" w:cs="Courier New"/>
          <w:color w:val="000000"/>
          <w:sz w:val="21"/>
          <w:szCs w:val="21"/>
          <w:rPrChange w:id="883" w:author="Kevin Chege" w:date="2021-05-06T09:32:00Z">
            <w:rPr>
              <w:ins w:id="884" w:author="Kevin Chege" w:date="2021-05-06T09:31:00Z"/>
              <w:b/>
              <w:color w:val="000000"/>
              <w:sz w:val="19"/>
              <w:szCs w:val="19"/>
            </w:rPr>
          </w:rPrChange>
        </w:rPr>
        <w:pPrChange w:id="885" w:author="Kevin Chege" w:date="2021-05-06T09:32:00Z">
          <w:pPr>
            <w:pBdr>
              <w:top w:val="nil"/>
              <w:left w:val="nil"/>
              <w:bottom w:val="nil"/>
              <w:right w:val="nil"/>
              <w:between w:val="nil"/>
            </w:pBdr>
            <w:tabs>
              <w:tab w:val="left" w:pos="1110"/>
            </w:tabs>
            <w:spacing w:before="93"/>
          </w:pPr>
        </w:pPrChange>
      </w:pPr>
      <w:ins w:id="886" w:author="Kevin Chege" w:date="2021-05-06T09:31:00Z">
        <w:r w:rsidRPr="00501204">
          <w:rPr>
            <w:rFonts w:ascii="Courier New" w:eastAsia="Courier New" w:hAnsi="Courier New" w:cs="Courier New"/>
            <w:color w:val="000000"/>
            <w:sz w:val="21"/>
            <w:szCs w:val="21"/>
            <w:rPrChange w:id="887" w:author="Kevin Chege" w:date="2021-05-06T09:32:00Z">
              <w:rPr>
                <w:b/>
                <w:color w:val="000000"/>
                <w:sz w:val="19"/>
                <w:szCs w:val="19"/>
              </w:rPr>
            </w:rPrChange>
          </w:rPr>
          <w:t>ipv6 prefix-list AS-RIPENCC-v6 permit 2001:</w:t>
        </w:r>
      </w:ins>
      <w:ins w:id="888" w:author="Kevin Chege" w:date="2021-05-06T15:26:00Z">
        <w:r w:rsidR="00E8541C">
          <w:rPr>
            <w:rFonts w:ascii="Courier New" w:eastAsia="Courier New" w:hAnsi="Courier New" w:cs="Courier New"/>
            <w:color w:val="000000"/>
            <w:sz w:val="21"/>
            <w:szCs w:val="21"/>
          </w:rPr>
          <w:t>db</w:t>
        </w:r>
      </w:ins>
      <w:proofErr w:type="gramStart"/>
      <w:ins w:id="889" w:author="Kevin Chege" w:date="2021-05-06T15:25:00Z">
        <w:r w:rsidR="00E8541C">
          <w:rPr>
            <w:rFonts w:ascii="Courier New" w:eastAsia="Courier New" w:hAnsi="Courier New" w:cs="Courier New"/>
            <w:color w:val="000000"/>
            <w:sz w:val="21"/>
            <w:szCs w:val="21"/>
          </w:rPr>
          <w:t>8</w:t>
        </w:r>
      </w:ins>
      <w:ins w:id="890" w:author="Kevin Chege" w:date="2021-05-06T09:31:00Z">
        <w:r w:rsidRPr="00501204">
          <w:rPr>
            <w:rFonts w:ascii="Courier New" w:eastAsia="Courier New" w:hAnsi="Courier New" w:cs="Courier New"/>
            <w:color w:val="000000"/>
            <w:sz w:val="21"/>
            <w:szCs w:val="21"/>
            <w:rPrChange w:id="891" w:author="Kevin Chege" w:date="2021-05-06T09:32:00Z">
              <w:rPr>
                <w:b/>
                <w:color w:val="000000"/>
                <w:sz w:val="19"/>
                <w:szCs w:val="19"/>
              </w:rPr>
            </w:rPrChange>
          </w:rPr>
          <w:t>:64::/</w:t>
        </w:r>
        <w:proofErr w:type="gramEnd"/>
        <w:r w:rsidRPr="00501204">
          <w:rPr>
            <w:rFonts w:ascii="Courier New" w:eastAsia="Courier New" w:hAnsi="Courier New" w:cs="Courier New"/>
            <w:color w:val="000000"/>
            <w:sz w:val="21"/>
            <w:szCs w:val="21"/>
            <w:rPrChange w:id="892" w:author="Kevin Chege" w:date="2021-05-06T09:32:00Z">
              <w:rPr>
                <w:b/>
                <w:color w:val="000000"/>
                <w:sz w:val="19"/>
                <w:szCs w:val="19"/>
              </w:rPr>
            </w:rPrChange>
          </w:rPr>
          <w:t>48</w:t>
        </w:r>
      </w:ins>
    </w:p>
    <w:p w14:paraId="5718A247" w14:textId="7613F73A" w:rsidR="00501204" w:rsidRPr="00501204" w:rsidRDefault="00501204" w:rsidP="00501204">
      <w:pPr>
        <w:pBdr>
          <w:top w:val="nil"/>
          <w:left w:val="nil"/>
          <w:bottom w:val="nil"/>
          <w:right w:val="nil"/>
          <w:between w:val="nil"/>
        </w:pBdr>
        <w:tabs>
          <w:tab w:val="left" w:pos="3069"/>
        </w:tabs>
        <w:spacing w:before="69"/>
        <w:ind w:left="910"/>
        <w:rPr>
          <w:ins w:id="893" w:author="Kevin Chege" w:date="2021-05-06T09:31:00Z"/>
          <w:rFonts w:ascii="Courier New" w:eastAsia="Courier New" w:hAnsi="Courier New" w:cs="Courier New"/>
          <w:color w:val="000000"/>
          <w:sz w:val="21"/>
          <w:szCs w:val="21"/>
          <w:rPrChange w:id="894" w:author="Kevin Chege" w:date="2021-05-06T09:32:00Z">
            <w:rPr>
              <w:ins w:id="895" w:author="Kevin Chege" w:date="2021-05-06T09:31:00Z"/>
              <w:b/>
              <w:color w:val="000000"/>
              <w:sz w:val="19"/>
              <w:szCs w:val="19"/>
            </w:rPr>
          </w:rPrChange>
        </w:rPr>
        <w:pPrChange w:id="896" w:author="Kevin Chege" w:date="2021-05-06T09:32:00Z">
          <w:pPr>
            <w:pBdr>
              <w:top w:val="nil"/>
              <w:left w:val="nil"/>
              <w:bottom w:val="nil"/>
              <w:right w:val="nil"/>
              <w:between w:val="nil"/>
            </w:pBdr>
            <w:tabs>
              <w:tab w:val="left" w:pos="1110"/>
            </w:tabs>
            <w:spacing w:before="93"/>
          </w:pPr>
        </w:pPrChange>
      </w:pPr>
      <w:ins w:id="897" w:author="Kevin Chege" w:date="2021-05-06T09:31:00Z">
        <w:r w:rsidRPr="00501204">
          <w:rPr>
            <w:rFonts w:ascii="Courier New" w:eastAsia="Courier New" w:hAnsi="Courier New" w:cs="Courier New"/>
            <w:color w:val="000000"/>
            <w:sz w:val="21"/>
            <w:szCs w:val="21"/>
            <w:rPrChange w:id="898" w:author="Kevin Chege" w:date="2021-05-06T09:32:00Z">
              <w:rPr>
                <w:b/>
                <w:color w:val="000000"/>
                <w:sz w:val="19"/>
                <w:szCs w:val="19"/>
              </w:rPr>
            </w:rPrChange>
          </w:rPr>
          <w:t>ipv6 prefix-list AS-RIPENCC-v6 permit 2001:</w:t>
        </w:r>
      </w:ins>
      <w:ins w:id="899" w:author="Kevin Chege" w:date="2021-05-06T15:26:00Z">
        <w:r w:rsidR="00E8541C">
          <w:rPr>
            <w:rFonts w:ascii="Courier New" w:eastAsia="Courier New" w:hAnsi="Courier New" w:cs="Courier New"/>
            <w:color w:val="000000"/>
            <w:sz w:val="21"/>
            <w:szCs w:val="21"/>
          </w:rPr>
          <w:t>db</w:t>
        </w:r>
      </w:ins>
      <w:ins w:id="900" w:author="Kevin Chege" w:date="2021-05-06T15:25:00Z">
        <w:r w:rsidR="00E8541C">
          <w:rPr>
            <w:rFonts w:ascii="Courier New" w:eastAsia="Courier New" w:hAnsi="Courier New" w:cs="Courier New"/>
            <w:color w:val="000000"/>
            <w:sz w:val="21"/>
            <w:szCs w:val="21"/>
          </w:rPr>
          <w:t>8</w:t>
        </w:r>
      </w:ins>
      <w:ins w:id="901" w:author="Kevin Chege" w:date="2021-05-06T09:31:00Z">
        <w:r w:rsidRPr="00501204">
          <w:rPr>
            <w:rFonts w:ascii="Courier New" w:eastAsia="Courier New" w:hAnsi="Courier New" w:cs="Courier New"/>
            <w:color w:val="000000"/>
            <w:sz w:val="21"/>
            <w:szCs w:val="21"/>
            <w:rPrChange w:id="902" w:author="Kevin Chege" w:date="2021-05-06T09:32:00Z">
              <w:rPr>
                <w:b/>
                <w:color w:val="000000"/>
                <w:sz w:val="19"/>
                <w:szCs w:val="19"/>
              </w:rPr>
            </w:rPrChange>
          </w:rPr>
          <w:t>:2e</w:t>
        </w:r>
        <w:proofErr w:type="gramStart"/>
        <w:r w:rsidRPr="00501204">
          <w:rPr>
            <w:rFonts w:ascii="Courier New" w:eastAsia="Courier New" w:hAnsi="Courier New" w:cs="Courier New"/>
            <w:color w:val="000000"/>
            <w:sz w:val="21"/>
            <w:szCs w:val="21"/>
            <w:rPrChange w:id="903" w:author="Kevin Chege" w:date="2021-05-06T09:32:00Z">
              <w:rPr>
                <w:b/>
                <w:color w:val="000000"/>
                <w:sz w:val="19"/>
                <w:szCs w:val="19"/>
              </w:rPr>
            </w:rPrChange>
          </w:rPr>
          <w:t>8::/</w:t>
        </w:r>
        <w:proofErr w:type="gramEnd"/>
        <w:r w:rsidRPr="00501204">
          <w:rPr>
            <w:rFonts w:ascii="Courier New" w:eastAsia="Courier New" w:hAnsi="Courier New" w:cs="Courier New"/>
            <w:color w:val="000000"/>
            <w:sz w:val="21"/>
            <w:szCs w:val="21"/>
            <w:rPrChange w:id="904" w:author="Kevin Chege" w:date="2021-05-06T09:32:00Z">
              <w:rPr>
                <w:b/>
                <w:color w:val="000000"/>
                <w:sz w:val="19"/>
                <w:szCs w:val="19"/>
              </w:rPr>
            </w:rPrChange>
          </w:rPr>
          <w:t>48</w:t>
        </w:r>
      </w:ins>
    </w:p>
    <w:p w14:paraId="67166AD0" w14:textId="5A1ACCDC" w:rsidR="00501204" w:rsidRPr="00501204" w:rsidRDefault="00501204" w:rsidP="00501204">
      <w:pPr>
        <w:pBdr>
          <w:top w:val="nil"/>
          <w:left w:val="nil"/>
          <w:bottom w:val="nil"/>
          <w:right w:val="nil"/>
          <w:between w:val="nil"/>
        </w:pBdr>
        <w:tabs>
          <w:tab w:val="left" w:pos="3069"/>
        </w:tabs>
        <w:spacing w:before="69"/>
        <w:ind w:left="910"/>
        <w:rPr>
          <w:ins w:id="905" w:author="Kevin Chege" w:date="2021-05-06T09:31:00Z"/>
          <w:rFonts w:ascii="Courier New" w:eastAsia="Courier New" w:hAnsi="Courier New" w:cs="Courier New"/>
          <w:color w:val="000000"/>
          <w:sz w:val="21"/>
          <w:szCs w:val="21"/>
          <w:rPrChange w:id="906" w:author="Kevin Chege" w:date="2021-05-06T09:32:00Z">
            <w:rPr>
              <w:ins w:id="907" w:author="Kevin Chege" w:date="2021-05-06T09:31:00Z"/>
              <w:b/>
              <w:color w:val="000000"/>
              <w:sz w:val="19"/>
              <w:szCs w:val="19"/>
            </w:rPr>
          </w:rPrChange>
        </w:rPr>
        <w:pPrChange w:id="908" w:author="Kevin Chege" w:date="2021-05-06T09:32:00Z">
          <w:pPr>
            <w:pBdr>
              <w:top w:val="nil"/>
              <w:left w:val="nil"/>
              <w:bottom w:val="nil"/>
              <w:right w:val="nil"/>
              <w:between w:val="nil"/>
            </w:pBdr>
            <w:tabs>
              <w:tab w:val="left" w:pos="1110"/>
            </w:tabs>
            <w:spacing w:before="93"/>
          </w:pPr>
        </w:pPrChange>
      </w:pPr>
      <w:ins w:id="909" w:author="Kevin Chege" w:date="2021-05-06T09:31:00Z">
        <w:r w:rsidRPr="00501204">
          <w:rPr>
            <w:rFonts w:ascii="Courier New" w:eastAsia="Courier New" w:hAnsi="Courier New" w:cs="Courier New"/>
            <w:color w:val="000000"/>
            <w:sz w:val="21"/>
            <w:szCs w:val="21"/>
            <w:rPrChange w:id="910" w:author="Kevin Chege" w:date="2021-05-06T09:32:00Z">
              <w:rPr>
                <w:b/>
                <w:color w:val="000000"/>
                <w:sz w:val="19"/>
                <w:szCs w:val="19"/>
              </w:rPr>
            </w:rPrChange>
          </w:rPr>
          <w:t>ipv6 prefix-list AS-RIPENCC-v6 permit 2001:</w:t>
        </w:r>
      </w:ins>
      <w:ins w:id="911" w:author="Kevin Chege" w:date="2021-05-06T15:26:00Z">
        <w:r w:rsidR="00E8541C">
          <w:rPr>
            <w:rFonts w:ascii="Courier New" w:eastAsia="Courier New" w:hAnsi="Courier New" w:cs="Courier New"/>
            <w:color w:val="000000"/>
            <w:sz w:val="21"/>
            <w:szCs w:val="21"/>
          </w:rPr>
          <w:t>db</w:t>
        </w:r>
      </w:ins>
      <w:proofErr w:type="gramStart"/>
      <w:ins w:id="912" w:author="Kevin Chege" w:date="2021-05-06T15:25:00Z">
        <w:r w:rsidR="00E8541C">
          <w:rPr>
            <w:rFonts w:ascii="Courier New" w:eastAsia="Courier New" w:hAnsi="Courier New" w:cs="Courier New"/>
            <w:color w:val="000000"/>
            <w:sz w:val="21"/>
            <w:szCs w:val="21"/>
          </w:rPr>
          <w:t>8</w:t>
        </w:r>
      </w:ins>
      <w:ins w:id="913" w:author="Kevin Chege" w:date="2021-05-06T09:31:00Z">
        <w:r w:rsidRPr="00501204">
          <w:rPr>
            <w:rFonts w:ascii="Courier New" w:eastAsia="Courier New" w:hAnsi="Courier New" w:cs="Courier New"/>
            <w:color w:val="000000"/>
            <w:sz w:val="21"/>
            <w:szCs w:val="21"/>
            <w:rPrChange w:id="914" w:author="Kevin Chege" w:date="2021-05-06T09:32:00Z">
              <w:rPr>
                <w:b/>
                <w:color w:val="000000"/>
                <w:sz w:val="19"/>
                <w:szCs w:val="19"/>
              </w:rPr>
            </w:rPrChange>
          </w:rPr>
          <w:t>:fd</w:t>
        </w:r>
        <w:proofErr w:type="gramEnd"/>
        <w:r w:rsidRPr="00501204">
          <w:rPr>
            <w:rFonts w:ascii="Courier New" w:eastAsia="Courier New" w:hAnsi="Courier New" w:cs="Courier New"/>
            <w:color w:val="000000"/>
            <w:sz w:val="21"/>
            <w:szCs w:val="21"/>
            <w:rPrChange w:id="915" w:author="Kevin Chege" w:date="2021-05-06T09:32:00Z">
              <w:rPr>
                <w:b/>
                <w:color w:val="000000"/>
                <w:sz w:val="19"/>
                <w:szCs w:val="19"/>
              </w:rPr>
            </w:rPrChange>
          </w:rPr>
          <w:t xml:space="preserve">02::/47 </w:t>
        </w:r>
        <w:proofErr w:type="spellStart"/>
        <w:r w:rsidRPr="00501204">
          <w:rPr>
            <w:rFonts w:ascii="Courier New" w:eastAsia="Courier New" w:hAnsi="Courier New" w:cs="Courier New"/>
            <w:color w:val="000000"/>
            <w:sz w:val="21"/>
            <w:szCs w:val="21"/>
            <w:rPrChange w:id="916" w:author="Kevin Chege" w:date="2021-05-06T09:32:00Z">
              <w:rPr>
                <w:b/>
                <w:color w:val="000000"/>
                <w:sz w:val="19"/>
                <w:szCs w:val="19"/>
              </w:rPr>
            </w:rPrChange>
          </w:rPr>
          <w:t>ge</w:t>
        </w:r>
        <w:proofErr w:type="spellEnd"/>
        <w:r w:rsidRPr="00501204">
          <w:rPr>
            <w:rFonts w:ascii="Courier New" w:eastAsia="Courier New" w:hAnsi="Courier New" w:cs="Courier New"/>
            <w:color w:val="000000"/>
            <w:sz w:val="21"/>
            <w:szCs w:val="21"/>
            <w:rPrChange w:id="917" w:author="Kevin Chege" w:date="2021-05-06T09:32:00Z">
              <w:rPr>
                <w:b/>
                <w:color w:val="000000"/>
                <w:sz w:val="19"/>
                <w:szCs w:val="19"/>
              </w:rPr>
            </w:rPrChange>
          </w:rPr>
          <w:t xml:space="preserve"> 48 le 48</w:t>
        </w:r>
      </w:ins>
    </w:p>
    <w:p w14:paraId="620C926A" w14:textId="77777777" w:rsidR="00501204" w:rsidRPr="00501204" w:rsidRDefault="00501204" w:rsidP="00501204">
      <w:pPr>
        <w:pBdr>
          <w:top w:val="nil"/>
          <w:left w:val="nil"/>
          <w:bottom w:val="nil"/>
          <w:right w:val="nil"/>
          <w:between w:val="nil"/>
        </w:pBdr>
        <w:tabs>
          <w:tab w:val="left" w:pos="3069"/>
        </w:tabs>
        <w:spacing w:before="69"/>
        <w:ind w:left="910"/>
        <w:rPr>
          <w:ins w:id="918" w:author="Kevin Chege" w:date="2021-05-06T09:31:00Z"/>
          <w:rFonts w:ascii="Courier New" w:eastAsia="Courier New" w:hAnsi="Courier New" w:cs="Courier New"/>
          <w:color w:val="000000"/>
          <w:sz w:val="21"/>
          <w:szCs w:val="21"/>
          <w:rPrChange w:id="919" w:author="Kevin Chege" w:date="2021-05-06T09:32:00Z">
            <w:rPr>
              <w:ins w:id="920" w:author="Kevin Chege" w:date="2021-05-06T09:31:00Z"/>
              <w:b/>
              <w:color w:val="000000"/>
              <w:sz w:val="19"/>
              <w:szCs w:val="19"/>
            </w:rPr>
          </w:rPrChange>
        </w:rPr>
        <w:pPrChange w:id="921" w:author="Kevin Chege" w:date="2021-05-06T09:32:00Z">
          <w:pPr>
            <w:pBdr>
              <w:top w:val="nil"/>
              <w:left w:val="nil"/>
              <w:bottom w:val="nil"/>
              <w:right w:val="nil"/>
              <w:between w:val="nil"/>
            </w:pBdr>
            <w:tabs>
              <w:tab w:val="left" w:pos="1110"/>
            </w:tabs>
            <w:spacing w:before="93"/>
          </w:pPr>
        </w:pPrChange>
      </w:pPr>
      <w:ins w:id="922" w:author="Kevin Chege" w:date="2021-05-06T09:31:00Z">
        <w:r w:rsidRPr="00501204">
          <w:rPr>
            <w:rFonts w:ascii="Courier New" w:eastAsia="Courier New" w:hAnsi="Courier New" w:cs="Courier New"/>
            <w:color w:val="000000"/>
            <w:sz w:val="21"/>
            <w:szCs w:val="21"/>
            <w:rPrChange w:id="923" w:author="Kevin Chege" w:date="2021-05-06T09:32:00Z">
              <w:rPr>
                <w:b/>
                <w:color w:val="000000"/>
                <w:sz w:val="19"/>
                <w:szCs w:val="19"/>
              </w:rPr>
            </w:rPrChange>
          </w:rPr>
          <w:t>( ... )</w:t>
        </w:r>
      </w:ins>
    </w:p>
    <w:p w14:paraId="18223E7B" w14:textId="77777777" w:rsidR="00501204" w:rsidRPr="00501204" w:rsidRDefault="00501204" w:rsidP="00501204">
      <w:pPr>
        <w:pBdr>
          <w:top w:val="nil"/>
          <w:left w:val="nil"/>
          <w:bottom w:val="nil"/>
          <w:right w:val="nil"/>
          <w:between w:val="nil"/>
        </w:pBdr>
        <w:tabs>
          <w:tab w:val="left" w:pos="1110"/>
        </w:tabs>
        <w:spacing w:before="93"/>
        <w:rPr>
          <w:ins w:id="924" w:author="Kevin Chege" w:date="2021-05-06T09:31:00Z"/>
          <w:b/>
          <w:color w:val="000000"/>
          <w:sz w:val="19"/>
          <w:szCs w:val="19"/>
        </w:rPr>
      </w:pPr>
    </w:p>
    <w:p w14:paraId="74C3B1E6" w14:textId="77777777" w:rsidR="00501204" w:rsidRPr="00501204" w:rsidRDefault="00501204" w:rsidP="00501204">
      <w:pPr>
        <w:pBdr>
          <w:top w:val="nil"/>
          <w:left w:val="nil"/>
          <w:bottom w:val="nil"/>
          <w:right w:val="nil"/>
          <w:between w:val="nil"/>
        </w:pBdr>
        <w:tabs>
          <w:tab w:val="left" w:pos="1110"/>
        </w:tabs>
        <w:spacing w:before="93"/>
        <w:rPr>
          <w:ins w:id="925" w:author="Kevin Chege" w:date="2021-05-06T09:31:00Z"/>
          <w:color w:val="000000"/>
          <w:sz w:val="21"/>
          <w:szCs w:val="21"/>
          <w:rPrChange w:id="926" w:author="Kevin Chege" w:date="2021-05-06T09:32:00Z">
            <w:rPr>
              <w:ins w:id="927" w:author="Kevin Chege" w:date="2021-05-06T09:31:00Z"/>
              <w:b/>
              <w:color w:val="000000"/>
              <w:sz w:val="19"/>
              <w:szCs w:val="19"/>
            </w:rPr>
          </w:rPrChange>
        </w:rPr>
      </w:pPr>
      <w:ins w:id="928" w:author="Kevin Chege" w:date="2021-05-06T09:31:00Z">
        <w:r w:rsidRPr="00501204">
          <w:rPr>
            <w:color w:val="000000"/>
            <w:sz w:val="21"/>
            <w:szCs w:val="21"/>
            <w:rPrChange w:id="929" w:author="Kevin Chege" w:date="2021-05-06T09:32:00Z">
              <w:rPr>
                <w:b/>
                <w:color w:val="000000"/>
                <w:sz w:val="19"/>
                <w:szCs w:val="19"/>
              </w:rPr>
            </w:rPrChange>
          </w:rPr>
          <w:t>The -l option defines the name of the prefix-list and the -4/-6 options select IPv4/IPv6. As you can see in the IPv6 example it is possible to specify multiple AS-SETS on the command line.</w:t>
        </w:r>
      </w:ins>
    </w:p>
    <w:p w14:paraId="4582BDDF" w14:textId="128CADC2" w:rsidR="00501204" w:rsidRPr="00501204" w:rsidRDefault="00501204" w:rsidP="00501204">
      <w:pPr>
        <w:pBdr>
          <w:top w:val="nil"/>
          <w:left w:val="nil"/>
          <w:bottom w:val="nil"/>
          <w:right w:val="nil"/>
          <w:between w:val="nil"/>
        </w:pBdr>
        <w:tabs>
          <w:tab w:val="left" w:pos="1110"/>
        </w:tabs>
        <w:spacing w:before="93"/>
        <w:rPr>
          <w:color w:val="000000"/>
          <w:sz w:val="21"/>
          <w:szCs w:val="21"/>
          <w:rPrChange w:id="930" w:author="Kevin Chege" w:date="2021-05-06T09:32:00Z">
            <w:rPr>
              <w:b/>
              <w:color w:val="000000"/>
              <w:sz w:val="19"/>
              <w:szCs w:val="19"/>
            </w:rPr>
          </w:rPrChange>
        </w:rPr>
        <w:pPrChange w:id="931" w:author="Kevin Chege" w:date="2021-05-06T09:30:00Z">
          <w:pPr>
            <w:numPr>
              <w:ilvl w:val="4"/>
              <w:numId w:val="11"/>
            </w:numPr>
            <w:pBdr>
              <w:top w:val="nil"/>
              <w:left w:val="nil"/>
              <w:bottom w:val="nil"/>
              <w:right w:val="nil"/>
              <w:between w:val="nil"/>
            </w:pBdr>
            <w:tabs>
              <w:tab w:val="left" w:pos="1110"/>
            </w:tabs>
            <w:spacing w:before="93"/>
            <w:ind w:left="1109" w:hanging="889"/>
          </w:pPr>
        </w:pPrChange>
      </w:pPr>
      <w:ins w:id="932" w:author="Kevin Chege" w:date="2021-05-06T09:31:00Z">
        <w:r w:rsidRPr="00501204">
          <w:rPr>
            <w:color w:val="000000"/>
            <w:sz w:val="21"/>
            <w:szCs w:val="21"/>
            <w:rPrChange w:id="933" w:author="Kevin Chege" w:date="2021-05-06T09:32:00Z">
              <w:rPr>
                <w:b/>
                <w:color w:val="000000"/>
                <w:sz w:val="19"/>
                <w:szCs w:val="19"/>
              </w:rPr>
            </w:rPrChange>
          </w:rPr>
          <w:t>BGPQ43 will automatically combine them.</w:t>
        </w:r>
      </w:ins>
    </w:p>
    <w:p w14:paraId="0000036E" w14:textId="32DEB88F" w:rsidR="000A4521" w:rsidDel="00501204" w:rsidRDefault="00211562">
      <w:pPr>
        <w:pBdr>
          <w:top w:val="nil"/>
          <w:left w:val="nil"/>
          <w:bottom w:val="nil"/>
          <w:right w:val="nil"/>
          <w:between w:val="nil"/>
        </w:pBdr>
        <w:spacing w:before="79" w:line="290" w:lineRule="auto"/>
        <w:ind w:left="220"/>
        <w:rPr>
          <w:del w:id="934" w:author="Kevin Chege" w:date="2021-05-06T09:32:00Z"/>
          <w:color w:val="000000"/>
          <w:sz w:val="21"/>
          <w:szCs w:val="21"/>
        </w:rPr>
      </w:pPr>
      <w:del w:id="935" w:author="Kevin Chege" w:date="2021-05-06T09:32:00Z">
        <w:r w:rsidDel="00501204">
          <w:rPr>
            <w:w w:val="105"/>
          </w:rPr>
          <w:delText>BGPQ3</w:delText>
        </w:r>
      </w:del>
      <w:ins w:id="936" w:author="Changed/Added" w:date="2021-04-26T11:03:00Z">
        <w:del w:id="937" w:author="Kevin Chege" w:date="2021-05-06T09:32:00Z">
          <w:r w:rsidR="007473E9" w:rsidDel="00501204">
            <w:rPr>
              <w:color w:val="000000"/>
              <w:sz w:val="21"/>
              <w:szCs w:val="21"/>
            </w:rPr>
            <w:delText>BGPQ</w:delText>
          </w:r>
        </w:del>
      </w:ins>
      <w:customXmlInsRangeStart w:id="938" w:author="Changed/Added" w:date="2021-04-26T11:03:00Z"/>
      <w:customXmlDelRangeStart w:id="939" w:author="Kevin Chege" w:date="2021-05-06T09:32:00Z"/>
      <w:sdt>
        <w:sdtPr>
          <w:tag w:val="goog_rdk_50"/>
          <w:id w:val="-1129400776"/>
        </w:sdtPr>
        <w:sdtContent>
          <w:customXmlInsRangeEnd w:id="938"/>
          <w:customXmlDelRangeEnd w:id="939"/>
          <w:ins w:id="940" w:author="Changed/Added" w:date="2021-04-26T11:03:00Z">
            <w:del w:id="941" w:author="Kevin Chege" w:date="2021-05-06T09:32:00Z">
              <w:r w:rsidR="007473E9" w:rsidDel="00501204">
                <w:rPr>
                  <w:color w:val="000000"/>
                  <w:sz w:val="21"/>
                  <w:szCs w:val="21"/>
                </w:rPr>
                <w:delText>4</w:delText>
              </w:r>
            </w:del>
          </w:ins>
          <w:customXmlInsRangeStart w:id="942" w:author="Changed/Added" w:date="2021-04-26T11:03:00Z"/>
          <w:customXmlDelRangeStart w:id="943" w:author="Kevin Chege" w:date="2021-05-06T09:32:00Z"/>
        </w:sdtContent>
      </w:sdt>
      <w:customXmlInsRangeEnd w:id="942"/>
      <w:customXmlDelRangeEnd w:id="943"/>
      <w:customXmlInsRangeStart w:id="944" w:author="Changed/Added" w:date="2021-04-26T11:03:00Z"/>
      <w:customXmlDelRangeStart w:id="945" w:author="Kevin Chege" w:date="2021-05-06T09:32:00Z"/>
      <w:sdt>
        <w:sdtPr>
          <w:tag w:val="goog_rdk_51"/>
          <w:id w:val="-394278276"/>
        </w:sdtPr>
        <w:sdtContent>
          <w:customXmlInsRangeEnd w:id="944"/>
          <w:customXmlDelRangeEnd w:id="945"/>
          <w:customXmlInsRangeStart w:id="946" w:author="Changed/Added" w:date="2021-04-26T11:03:00Z"/>
          <w:customXmlDelRangeStart w:id="947" w:author="Kevin Chege" w:date="2021-05-06T09:32:00Z"/>
        </w:sdtContent>
      </w:sdt>
      <w:customXmlInsRangeEnd w:id="946"/>
      <w:customXmlDelRangeEnd w:id="947"/>
      <w:customXmlInsRangeStart w:id="948" w:author="Changed/Added" w:date="2021-04-26T11:03:00Z"/>
      <w:customXmlDelRangeStart w:id="949" w:author="Kevin Chege" w:date="2021-05-06T09:32:00Z"/>
      <w:sdt>
        <w:sdtPr>
          <w:tag w:val="goog_rdk_52"/>
          <w:id w:val="1682159178"/>
        </w:sdtPr>
        <w:sdtContent>
          <w:customXmlInsRangeEnd w:id="948"/>
          <w:customXmlDelRangeEnd w:id="949"/>
          <w:ins w:id="950" w:author="Changed/Added" w:date="2021-04-26T11:03:00Z">
            <w:del w:id="951" w:author="Kevin Chege" w:date="2021-05-06T09:32:00Z">
              <w:r w:rsidR="007473E9" w:rsidDel="00501204">
                <w:rPr>
                  <w:color w:val="000000"/>
                  <w:sz w:val="21"/>
                  <w:szCs w:val="21"/>
                </w:rPr>
                <w:delText xml:space="preserve"> (</w:delText>
              </w:r>
              <w:r w:rsidR="007473E9" w:rsidDel="00501204">
                <w:fldChar w:fldCharType="begin"/>
              </w:r>
              <w:r w:rsidR="007473E9" w:rsidDel="00501204">
                <w:delInstrText>HYPERLINK "https://github.com/bgp/bgpq4"</w:delInstrText>
              </w:r>
              <w:r w:rsidR="007473E9" w:rsidDel="00501204">
                <w:fldChar w:fldCharType="separate"/>
              </w:r>
              <w:r w:rsidR="007473E9" w:rsidDel="00501204">
                <w:rPr>
                  <w:color w:val="000000"/>
                  <w:sz w:val="21"/>
                  <w:szCs w:val="21"/>
                </w:rPr>
                <w:delText>https://github.com/bgp/bgpq4</w:delText>
              </w:r>
              <w:r w:rsidR="007473E9" w:rsidDel="00501204">
                <w:fldChar w:fldCharType="end"/>
              </w:r>
              <w:r w:rsidR="007473E9" w:rsidDel="00501204">
                <w:rPr>
                  <w:color w:val="000000"/>
                  <w:sz w:val="21"/>
                  <w:szCs w:val="21"/>
                </w:rPr>
                <w:delText>)</w:delText>
              </w:r>
            </w:del>
          </w:ins>
          <w:customXmlInsRangeStart w:id="952" w:author="Changed/Added" w:date="2021-04-26T11:03:00Z"/>
          <w:customXmlDelRangeStart w:id="953" w:author="Kevin Chege" w:date="2021-05-06T09:32:00Z"/>
        </w:sdtContent>
      </w:sdt>
      <w:customXmlInsRangeEnd w:id="952"/>
      <w:customXmlDelRangeEnd w:id="953"/>
      <w:del w:id="954" w:author="Kevin Chege" w:date="2021-05-06T09:32:00Z">
        <w:r w:rsidR="007473E9" w:rsidDel="00501204">
          <w:rPr>
            <w:color w:val="000000"/>
            <w:sz w:val="21"/>
            <w:szCs w:val="21"/>
          </w:rPr>
          <w:delText xml:space="preserve"> is a simple command line tool that connects to the IRR database and builds prefix-lists from </w:delText>
        </w:r>
        <w:r w:rsidDel="00501204">
          <w:rPr>
            <w:w w:val="105"/>
          </w:rPr>
          <w:delText>the collected</w:delText>
        </w:r>
      </w:del>
      <w:ins w:id="955" w:author="Changed/Added" w:date="2021-04-26T11:03:00Z">
        <w:del w:id="956" w:author="Kevin Chege" w:date="2021-05-06T09:32:00Z">
          <w:r w:rsidR="007473E9" w:rsidDel="00501204">
            <w:rPr>
              <w:color w:val="000000"/>
              <w:sz w:val="21"/>
              <w:szCs w:val="21"/>
            </w:rPr>
            <w:delText>th</w:delText>
          </w:r>
        </w:del>
      </w:ins>
      <w:customXmlInsRangeStart w:id="957" w:author="Changed/Added" w:date="2021-04-26T11:03:00Z"/>
      <w:customXmlDelRangeStart w:id="958" w:author="Kevin Chege" w:date="2021-05-06T09:32:00Z"/>
      <w:sdt>
        <w:sdtPr>
          <w:tag w:val="goog_rdk_53"/>
          <w:id w:val="-1447925127"/>
        </w:sdtPr>
        <w:sdtContent>
          <w:customXmlInsRangeEnd w:id="957"/>
          <w:customXmlDelRangeEnd w:id="958"/>
          <w:commentRangeStart w:id="959"/>
          <w:customXmlInsRangeStart w:id="960" w:author="Changed/Added" w:date="2021-04-26T11:03:00Z"/>
          <w:customXmlDelRangeStart w:id="961" w:author="Kevin Chege" w:date="2021-05-06T09:32:00Z"/>
        </w:sdtContent>
      </w:sdt>
      <w:customXmlInsRangeEnd w:id="960"/>
      <w:customXmlDelRangeEnd w:id="961"/>
      <w:ins w:id="962" w:author="Changed/Added" w:date="2021-04-26T11:03:00Z">
        <w:del w:id="963" w:author="Kevin Chege" w:date="2021-05-06T09:32:00Z">
          <w:r w:rsidR="007473E9" w:rsidDel="00501204">
            <w:rPr>
              <w:color w:val="000000"/>
              <w:sz w:val="21"/>
              <w:szCs w:val="21"/>
            </w:rPr>
            <w:delText>e col</w:delText>
          </w:r>
          <w:commentRangeEnd w:id="959"/>
          <w:r w:rsidR="007473E9" w:rsidDel="00501204">
            <w:commentReference w:id="959"/>
          </w:r>
          <w:r w:rsidR="007473E9" w:rsidDel="00501204">
            <w:rPr>
              <w:color w:val="000000"/>
              <w:sz w:val="21"/>
              <w:szCs w:val="21"/>
            </w:rPr>
            <w:delText>lected</w:delText>
          </w:r>
        </w:del>
      </w:ins>
      <w:del w:id="964" w:author="Kevin Chege" w:date="2021-05-06T09:32:00Z">
        <w:r w:rsidR="007473E9" w:rsidDel="00501204">
          <w:rPr>
            <w:color w:val="000000"/>
            <w:sz w:val="21"/>
            <w:szCs w:val="21"/>
          </w:rPr>
          <w:delText xml:space="preserve"> data.</w:delText>
        </w:r>
      </w:del>
    </w:p>
    <w:p w14:paraId="0000036F" w14:textId="255B105B" w:rsidR="000A4521" w:rsidDel="00501204" w:rsidRDefault="000A4521">
      <w:pPr>
        <w:pBdr>
          <w:top w:val="nil"/>
          <w:left w:val="nil"/>
          <w:bottom w:val="nil"/>
          <w:right w:val="nil"/>
          <w:between w:val="nil"/>
        </w:pBdr>
        <w:spacing w:before="2"/>
        <w:rPr>
          <w:del w:id="965" w:author="Kevin Chege" w:date="2021-05-06T09:32:00Z"/>
          <w:color w:val="000000"/>
          <w:sz w:val="25"/>
          <w:szCs w:val="25"/>
        </w:rPr>
      </w:pPr>
    </w:p>
    <w:p w14:paraId="00000370" w14:textId="5DE56EFF" w:rsidR="000A4521" w:rsidDel="00501204" w:rsidRDefault="007473E9">
      <w:pPr>
        <w:pBdr>
          <w:top w:val="nil"/>
          <w:left w:val="nil"/>
          <w:bottom w:val="nil"/>
          <w:right w:val="nil"/>
          <w:between w:val="nil"/>
        </w:pBdr>
        <w:ind w:left="220"/>
        <w:rPr>
          <w:del w:id="966" w:author="Kevin Chege" w:date="2021-05-06T09:32:00Z"/>
          <w:color w:val="000000"/>
          <w:sz w:val="21"/>
          <w:szCs w:val="21"/>
        </w:rPr>
      </w:pPr>
      <w:del w:id="967" w:author="Kevin Chege" w:date="2021-05-06T09:32:00Z">
        <w:r w:rsidDel="00501204">
          <w:rPr>
            <w:color w:val="000000"/>
            <w:sz w:val="21"/>
            <w:szCs w:val="21"/>
          </w:rPr>
          <w:delText>To create a Cisco IOS formatted prefix-list for all the IPv4 prefixes in an AS-SET:</w:delText>
        </w:r>
      </w:del>
    </w:p>
    <w:p w14:paraId="00000371" w14:textId="45E020C7" w:rsidR="000A4521" w:rsidDel="00501204" w:rsidRDefault="000A4521">
      <w:pPr>
        <w:pBdr>
          <w:top w:val="nil"/>
          <w:left w:val="nil"/>
          <w:bottom w:val="nil"/>
          <w:right w:val="nil"/>
          <w:between w:val="nil"/>
        </w:pBdr>
        <w:spacing w:before="4"/>
        <w:rPr>
          <w:del w:id="968" w:author="Kevin Chege" w:date="2021-05-06T09:32:00Z"/>
          <w:color w:val="000000"/>
          <w:sz w:val="29"/>
          <w:szCs w:val="29"/>
        </w:rPr>
      </w:pPr>
    </w:p>
    <w:p w14:paraId="00000372" w14:textId="4CCCA327" w:rsidR="000A4521" w:rsidDel="00501204" w:rsidRDefault="007473E9">
      <w:pPr>
        <w:pBdr>
          <w:top w:val="nil"/>
          <w:left w:val="nil"/>
          <w:bottom w:val="nil"/>
          <w:right w:val="nil"/>
          <w:between w:val="nil"/>
        </w:pBdr>
        <w:spacing w:after="45"/>
        <w:ind w:left="580"/>
        <w:jc w:val="both"/>
        <w:rPr>
          <w:del w:id="969" w:author="Kevin Chege" w:date="2021-05-06T09:32:00Z"/>
          <w:rFonts w:ascii="Courier New" w:eastAsia="Courier New" w:hAnsi="Courier New" w:cs="Courier New"/>
          <w:color w:val="000000"/>
          <w:sz w:val="21"/>
          <w:szCs w:val="21"/>
        </w:rPr>
      </w:pPr>
      <w:del w:id="970" w:author="Kevin Chege" w:date="2021-05-06T09:32:00Z">
        <w:r w:rsidDel="00501204">
          <w:rPr>
            <w:rFonts w:ascii="Courier New" w:eastAsia="Courier New" w:hAnsi="Courier New" w:cs="Courier New"/>
            <w:color w:val="000000"/>
            <w:sz w:val="21"/>
            <w:szCs w:val="21"/>
          </w:rPr>
          <w:delText>$ bgpq3 -4 -l AS64500-v4 AS64500:AS-ALL</w:delText>
        </w:r>
      </w:del>
    </w:p>
    <w:tbl>
      <w:tblPr>
        <w:tblStyle w:val="a9"/>
        <w:tblW w:w="6436" w:type="dxa"/>
        <w:tblInd w:w="530" w:type="dxa"/>
        <w:tblLayout w:type="fixed"/>
        <w:tblLook w:val="0000" w:firstRow="0" w:lastRow="0" w:firstColumn="0" w:lastColumn="0" w:noHBand="0" w:noVBand="0"/>
      </w:tblPr>
      <w:tblGrid>
        <w:gridCol w:w="380"/>
        <w:gridCol w:w="3960"/>
        <w:gridCol w:w="2096"/>
      </w:tblGrid>
      <w:tr w:rsidR="000A4521" w:rsidDel="00501204" w14:paraId="2D55E4DA" w14:textId="3D960092">
        <w:trPr>
          <w:trHeight w:val="266"/>
          <w:del w:id="971" w:author="Kevin Chege" w:date="2021-05-06T09:32:00Z"/>
        </w:trPr>
        <w:tc>
          <w:tcPr>
            <w:tcW w:w="380" w:type="dxa"/>
          </w:tcPr>
          <w:p w14:paraId="00000373" w14:textId="37A55393" w:rsidR="000A4521" w:rsidDel="00501204" w:rsidRDefault="007473E9">
            <w:pPr>
              <w:pBdr>
                <w:top w:val="nil"/>
                <w:left w:val="nil"/>
                <w:bottom w:val="nil"/>
                <w:right w:val="nil"/>
                <w:between w:val="nil"/>
              </w:pBdr>
              <w:spacing w:before="5"/>
              <w:ind w:left="30" w:right="44"/>
              <w:jc w:val="center"/>
              <w:rPr>
                <w:del w:id="972" w:author="Kevin Chege" w:date="2021-05-06T09:32:00Z"/>
                <w:rFonts w:ascii="Courier New" w:eastAsia="Courier New" w:hAnsi="Courier New" w:cs="Courier New"/>
                <w:color w:val="000000"/>
                <w:sz w:val="21"/>
                <w:szCs w:val="21"/>
              </w:rPr>
            </w:pPr>
            <w:del w:id="973" w:author="Kevin Chege" w:date="2021-05-06T09:32:00Z">
              <w:r w:rsidDel="00501204">
                <w:rPr>
                  <w:rFonts w:ascii="Courier New" w:eastAsia="Courier New" w:hAnsi="Courier New" w:cs="Courier New"/>
                  <w:color w:val="000000"/>
                  <w:sz w:val="21"/>
                  <w:szCs w:val="21"/>
                </w:rPr>
                <w:delText>no</w:delText>
              </w:r>
            </w:del>
          </w:p>
        </w:tc>
        <w:tc>
          <w:tcPr>
            <w:tcW w:w="3960" w:type="dxa"/>
          </w:tcPr>
          <w:p w14:paraId="00000374" w14:textId="50E3BCB2" w:rsidR="000A4521" w:rsidDel="00501204" w:rsidRDefault="007473E9">
            <w:pPr>
              <w:pBdr>
                <w:top w:val="nil"/>
                <w:left w:val="nil"/>
                <w:bottom w:val="nil"/>
                <w:right w:val="nil"/>
                <w:between w:val="nil"/>
              </w:pBdr>
              <w:spacing w:before="5"/>
              <w:ind w:left="66"/>
              <w:rPr>
                <w:del w:id="974" w:author="Kevin Chege" w:date="2021-05-06T09:32:00Z"/>
                <w:rFonts w:ascii="Courier New" w:eastAsia="Courier New" w:hAnsi="Courier New" w:cs="Courier New"/>
                <w:color w:val="000000"/>
                <w:sz w:val="21"/>
                <w:szCs w:val="21"/>
              </w:rPr>
            </w:pPr>
            <w:del w:id="975" w:author="Kevin Chege" w:date="2021-05-06T09:32:00Z">
              <w:r w:rsidDel="00501204">
                <w:rPr>
                  <w:rFonts w:ascii="Courier New" w:eastAsia="Courier New" w:hAnsi="Courier New" w:cs="Courier New"/>
                  <w:color w:val="000000"/>
                  <w:sz w:val="21"/>
                  <w:szCs w:val="21"/>
                </w:rPr>
                <w:delText>ip prefix-list AS64500-v4</w:delText>
              </w:r>
            </w:del>
          </w:p>
        </w:tc>
        <w:tc>
          <w:tcPr>
            <w:tcW w:w="2096" w:type="dxa"/>
          </w:tcPr>
          <w:p w14:paraId="00000375" w14:textId="4BCAC936" w:rsidR="000A4521" w:rsidDel="00501204" w:rsidRDefault="000A4521">
            <w:pPr>
              <w:pBdr>
                <w:top w:val="nil"/>
                <w:left w:val="nil"/>
                <w:bottom w:val="nil"/>
                <w:right w:val="nil"/>
                <w:between w:val="nil"/>
              </w:pBdr>
              <w:rPr>
                <w:del w:id="976" w:author="Kevin Chege" w:date="2021-05-06T09:32:00Z"/>
                <w:rFonts w:ascii="Times New Roman" w:eastAsia="Times New Roman" w:hAnsi="Times New Roman" w:cs="Times New Roman"/>
                <w:color w:val="000000"/>
                <w:sz w:val="18"/>
                <w:szCs w:val="18"/>
              </w:rPr>
            </w:pPr>
          </w:p>
        </w:tc>
      </w:tr>
      <w:tr w:rsidR="000A4521" w:rsidDel="00501204" w14:paraId="36ADD165" w14:textId="1CA25FA8">
        <w:trPr>
          <w:trHeight w:val="288"/>
          <w:del w:id="977" w:author="Kevin Chege" w:date="2021-05-06T09:32:00Z"/>
        </w:trPr>
        <w:tc>
          <w:tcPr>
            <w:tcW w:w="380" w:type="dxa"/>
          </w:tcPr>
          <w:p w14:paraId="00000376" w14:textId="38F446FA" w:rsidR="000A4521" w:rsidDel="00501204" w:rsidRDefault="007473E9">
            <w:pPr>
              <w:pBdr>
                <w:top w:val="nil"/>
                <w:left w:val="nil"/>
                <w:bottom w:val="nil"/>
                <w:right w:val="nil"/>
                <w:between w:val="nil"/>
              </w:pBdr>
              <w:spacing w:before="26"/>
              <w:ind w:left="30" w:right="44"/>
              <w:jc w:val="center"/>
              <w:rPr>
                <w:del w:id="978" w:author="Kevin Chege" w:date="2021-05-06T09:32:00Z"/>
                <w:rFonts w:ascii="Courier New" w:eastAsia="Courier New" w:hAnsi="Courier New" w:cs="Courier New"/>
                <w:color w:val="000000"/>
                <w:sz w:val="21"/>
                <w:szCs w:val="21"/>
              </w:rPr>
            </w:pPr>
            <w:del w:id="979" w:author="Kevin Chege" w:date="2021-05-06T09:32:00Z">
              <w:r w:rsidDel="00501204">
                <w:rPr>
                  <w:rFonts w:ascii="Courier New" w:eastAsia="Courier New" w:hAnsi="Courier New" w:cs="Courier New"/>
                  <w:color w:val="000000"/>
                  <w:sz w:val="21"/>
                  <w:szCs w:val="21"/>
                </w:rPr>
                <w:delText>ip</w:delText>
              </w:r>
            </w:del>
          </w:p>
        </w:tc>
        <w:tc>
          <w:tcPr>
            <w:tcW w:w="3960" w:type="dxa"/>
          </w:tcPr>
          <w:p w14:paraId="00000377" w14:textId="3DDD2A08" w:rsidR="000A4521" w:rsidDel="00501204" w:rsidRDefault="007473E9">
            <w:pPr>
              <w:pBdr>
                <w:top w:val="nil"/>
                <w:left w:val="nil"/>
                <w:bottom w:val="nil"/>
                <w:right w:val="nil"/>
                <w:between w:val="nil"/>
              </w:pBdr>
              <w:spacing w:before="26"/>
              <w:ind w:left="66"/>
              <w:rPr>
                <w:del w:id="980" w:author="Kevin Chege" w:date="2021-05-06T09:32:00Z"/>
                <w:rFonts w:ascii="Courier New" w:eastAsia="Courier New" w:hAnsi="Courier New" w:cs="Courier New"/>
                <w:color w:val="000000"/>
                <w:sz w:val="21"/>
                <w:szCs w:val="21"/>
              </w:rPr>
            </w:pPr>
            <w:del w:id="981" w:author="Kevin Chege" w:date="2021-05-06T09:32:00Z">
              <w:r w:rsidDel="00501204">
                <w:rPr>
                  <w:rFonts w:ascii="Courier New" w:eastAsia="Courier New" w:hAnsi="Courier New" w:cs="Courier New"/>
                  <w:color w:val="000000"/>
                  <w:sz w:val="21"/>
                  <w:szCs w:val="21"/>
                </w:rPr>
                <w:delText>prefix-list AS64500-v4 permit</w:delText>
              </w:r>
            </w:del>
          </w:p>
        </w:tc>
        <w:tc>
          <w:tcPr>
            <w:tcW w:w="2096" w:type="dxa"/>
          </w:tcPr>
          <w:p w14:paraId="00000378" w14:textId="2F5CF7FD" w:rsidR="000A4521" w:rsidDel="00501204" w:rsidRDefault="007473E9">
            <w:pPr>
              <w:pBdr>
                <w:top w:val="nil"/>
                <w:left w:val="nil"/>
                <w:bottom w:val="nil"/>
                <w:right w:val="nil"/>
                <w:between w:val="nil"/>
              </w:pBdr>
              <w:spacing w:before="26"/>
              <w:ind w:left="66"/>
              <w:rPr>
                <w:del w:id="982" w:author="Kevin Chege" w:date="2021-05-06T09:32:00Z"/>
                <w:rFonts w:ascii="Courier New" w:eastAsia="Courier New" w:hAnsi="Courier New" w:cs="Courier New"/>
                <w:color w:val="000000"/>
                <w:sz w:val="21"/>
                <w:szCs w:val="21"/>
              </w:rPr>
            </w:pPr>
            <w:del w:id="983" w:author="Kevin Chege" w:date="2021-05-06T09:32:00Z">
              <w:r w:rsidDel="00501204">
                <w:rPr>
                  <w:rFonts w:ascii="Courier New" w:eastAsia="Courier New" w:hAnsi="Courier New" w:cs="Courier New"/>
                  <w:color w:val="000000"/>
                  <w:sz w:val="21"/>
                  <w:szCs w:val="21"/>
                </w:rPr>
                <w:delText>203.0.113.0/</w:delText>
              </w:r>
            </w:del>
            <w:customXmlInsRangeStart w:id="984" w:author="Changed/Added" w:date="2021-04-26T11:03:00Z"/>
            <w:customXmlDelRangeStart w:id="985" w:author="Kevin Chege" w:date="2021-05-06T09:32:00Z"/>
            <w:sdt>
              <w:sdtPr>
                <w:tag w:val="goog_rdk_54"/>
                <w:id w:val="-1502432172"/>
              </w:sdtPr>
              <w:sdtContent>
                <w:customXmlInsRangeEnd w:id="984"/>
                <w:customXmlDelRangeEnd w:id="985"/>
                <w:commentRangeStart w:id="986"/>
                <w:customXmlInsRangeStart w:id="987" w:author="Changed/Added" w:date="2021-04-26T11:03:00Z"/>
                <w:customXmlDelRangeStart w:id="988" w:author="Kevin Chege" w:date="2021-05-06T09:32:00Z"/>
              </w:sdtContent>
            </w:sdt>
            <w:customXmlInsRangeEnd w:id="987"/>
            <w:customXmlDelRangeEnd w:id="988"/>
            <w:del w:id="989" w:author="Kevin Chege" w:date="2021-05-06T09:32:00Z">
              <w:r w:rsidDel="00501204">
                <w:rPr>
                  <w:rFonts w:ascii="Courier New" w:eastAsia="Courier New" w:hAnsi="Courier New" w:cs="Courier New"/>
                  <w:color w:val="000000"/>
                  <w:sz w:val="21"/>
                  <w:szCs w:val="21"/>
                </w:rPr>
                <w:delText>24</w:delText>
              </w:r>
            </w:del>
          </w:p>
        </w:tc>
      </w:tr>
      <w:tr w:rsidR="000A4521" w:rsidDel="00501204" w14:paraId="4546F046" w14:textId="49F88011">
        <w:trPr>
          <w:trHeight w:val="285"/>
          <w:del w:id="990" w:author="Kevin Chege" w:date="2021-05-06T09:32:00Z"/>
        </w:trPr>
        <w:tc>
          <w:tcPr>
            <w:tcW w:w="380" w:type="dxa"/>
          </w:tcPr>
          <w:p w14:paraId="00000379" w14:textId="561828FF" w:rsidR="000A4521" w:rsidDel="00501204" w:rsidRDefault="007473E9">
            <w:pPr>
              <w:pBdr>
                <w:top w:val="nil"/>
                <w:left w:val="nil"/>
                <w:bottom w:val="nil"/>
                <w:right w:val="nil"/>
                <w:between w:val="nil"/>
              </w:pBdr>
              <w:spacing w:before="26"/>
              <w:ind w:left="30" w:right="44"/>
              <w:jc w:val="center"/>
              <w:rPr>
                <w:del w:id="991" w:author="Kevin Chege" w:date="2021-05-06T09:32:00Z"/>
                <w:rFonts w:ascii="Courier New" w:eastAsia="Courier New" w:hAnsi="Courier New" w:cs="Courier New"/>
                <w:color w:val="000000"/>
                <w:sz w:val="21"/>
                <w:szCs w:val="21"/>
              </w:rPr>
            </w:pPr>
            <w:del w:id="992" w:author="Kevin Chege" w:date="2021-05-06T09:32:00Z">
              <w:r w:rsidDel="00501204">
                <w:rPr>
                  <w:rFonts w:ascii="Courier New" w:eastAsia="Courier New" w:hAnsi="Courier New" w:cs="Courier New"/>
                  <w:color w:val="000000"/>
                  <w:sz w:val="21"/>
                  <w:szCs w:val="21"/>
                </w:rPr>
                <w:delText>ip</w:delText>
              </w:r>
            </w:del>
          </w:p>
        </w:tc>
        <w:tc>
          <w:tcPr>
            <w:tcW w:w="3960" w:type="dxa"/>
          </w:tcPr>
          <w:p w14:paraId="0000037A" w14:textId="5B3FE750" w:rsidR="000A4521" w:rsidDel="00501204" w:rsidRDefault="007473E9">
            <w:pPr>
              <w:pBdr>
                <w:top w:val="nil"/>
                <w:left w:val="nil"/>
                <w:bottom w:val="nil"/>
                <w:right w:val="nil"/>
                <w:between w:val="nil"/>
              </w:pBdr>
              <w:spacing w:before="26"/>
              <w:ind w:left="66"/>
              <w:rPr>
                <w:del w:id="993" w:author="Kevin Chege" w:date="2021-05-06T09:32:00Z"/>
                <w:rFonts w:ascii="Courier New" w:eastAsia="Courier New" w:hAnsi="Courier New" w:cs="Courier New"/>
                <w:color w:val="000000"/>
                <w:sz w:val="21"/>
                <w:szCs w:val="21"/>
              </w:rPr>
            </w:pPr>
            <w:del w:id="994" w:author="Kevin Chege" w:date="2021-05-06T09:32:00Z">
              <w:r w:rsidDel="00501204">
                <w:rPr>
                  <w:rFonts w:ascii="Courier New" w:eastAsia="Courier New" w:hAnsi="Courier New" w:cs="Courier New"/>
                  <w:color w:val="000000"/>
                  <w:sz w:val="21"/>
                  <w:szCs w:val="21"/>
                </w:rPr>
                <w:delText>prefix-list AS64500-v4 permit</w:delText>
              </w:r>
            </w:del>
          </w:p>
        </w:tc>
        <w:tc>
          <w:tcPr>
            <w:tcW w:w="2096" w:type="dxa"/>
          </w:tcPr>
          <w:p w14:paraId="0000037B" w14:textId="51C9E8E5" w:rsidR="000A4521" w:rsidDel="00501204" w:rsidRDefault="007473E9">
            <w:pPr>
              <w:pBdr>
                <w:top w:val="nil"/>
                <w:left w:val="nil"/>
                <w:bottom w:val="nil"/>
                <w:right w:val="nil"/>
                <w:between w:val="nil"/>
              </w:pBdr>
              <w:spacing w:before="26"/>
              <w:ind w:left="66"/>
              <w:rPr>
                <w:del w:id="995" w:author="Kevin Chege" w:date="2021-05-06T09:32:00Z"/>
                <w:rFonts w:ascii="Courier New" w:eastAsia="Courier New" w:hAnsi="Courier New" w:cs="Courier New"/>
                <w:color w:val="000000"/>
                <w:sz w:val="21"/>
                <w:szCs w:val="21"/>
              </w:rPr>
            </w:pPr>
            <w:del w:id="996" w:author="Kevin Chege" w:date="2021-05-06T09:32:00Z">
              <w:r w:rsidDel="00501204">
                <w:rPr>
                  <w:rFonts w:ascii="Courier New" w:eastAsia="Courier New" w:hAnsi="Courier New" w:cs="Courier New"/>
                  <w:color w:val="000000"/>
                  <w:sz w:val="21"/>
                  <w:szCs w:val="21"/>
                </w:rPr>
                <w:delText>192.0.2.0/24</w:delText>
              </w:r>
            </w:del>
          </w:p>
        </w:tc>
      </w:tr>
      <w:tr w:rsidR="000A4521" w:rsidDel="00501204" w14:paraId="4D7C8C70" w14:textId="67789DAE">
        <w:trPr>
          <w:trHeight w:val="263"/>
          <w:del w:id="997" w:author="Kevin Chege" w:date="2021-05-06T09:32:00Z"/>
        </w:trPr>
        <w:tc>
          <w:tcPr>
            <w:tcW w:w="380" w:type="dxa"/>
          </w:tcPr>
          <w:p w14:paraId="0000037C" w14:textId="45A7BF21" w:rsidR="000A4521" w:rsidDel="00501204" w:rsidRDefault="007473E9">
            <w:pPr>
              <w:pBdr>
                <w:top w:val="nil"/>
                <w:left w:val="nil"/>
                <w:bottom w:val="nil"/>
                <w:right w:val="nil"/>
                <w:between w:val="nil"/>
              </w:pBdr>
              <w:spacing w:before="24" w:line="220" w:lineRule="auto"/>
              <w:ind w:left="30" w:right="44"/>
              <w:jc w:val="center"/>
              <w:rPr>
                <w:del w:id="998" w:author="Kevin Chege" w:date="2021-05-06T09:32:00Z"/>
                <w:rFonts w:ascii="Courier New" w:eastAsia="Courier New" w:hAnsi="Courier New" w:cs="Courier New"/>
                <w:color w:val="000000"/>
                <w:sz w:val="21"/>
                <w:szCs w:val="21"/>
              </w:rPr>
            </w:pPr>
            <w:del w:id="999" w:author="Kevin Chege" w:date="2021-05-06T09:32:00Z">
              <w:r w:rsidDel="00501204">
                <w:rPr>
                  <w:rFonts w:ascii="Courier New" w:eastAsia="Courier New" w:hAnsi="Courier New" w:cs="Courier New"/>
                  <w:color w:val="000000"/>
                  <w:sz w:val="21"/>
                  <w:szCs w:val="21"/>
                </w:rPr>
                <w:delText>ip</w:delText>
              </w:r>
            </w:del>
          </w:p>
        </w:tc>
        <w:tc>
          <w:tcPr>
            <w:tcW w:w="3960" w:type="dxa"/>
          </w:tcPr>
          <w:p w14:paraId="0000037D" w14:textId="20C4D270" w:rsidR="000A4521" w:rsidDel="00501204" w:rsidRDefault="007473E9">
            <w:pPr>
              <w:pBdr>
                <w:top w:val="nil"/>
                <w:left w:val="nil"/>
                <w:bottom w:val="nil"/>
                <w:right w:val="nil"/>
                <w:between w:val="nil"/>
              </w:pBdr>
              <w:spacing w:before="24" w:line="220" w:lineRule="auto"/>
              <w:ind w:left="66"/>
              <w:rPr>
                <w:del w:id="1000" w:author="Kevin Chege" w:date="2021-05-06T09:32:00Z"/>
                <w:rFonts w:ascii="Courier New" w:eastAsia="Courier New" w:hAnsi="Courier New" w:cs="Courier New"/>
                <w:color w:val="000000"/>
                <w:sz w:val="21"/>
                <w:szCs w:val="21"/>
              </w:rPr>
            </w:pPr>
            <w:del w:id="1001" w:author="Kevin Chege" w:date="2021-05-06T09:32:00Z">
              <w:r w:rsidDel="00501204">
                <w:rPr>
                  <w:rFonts w:ascii="Courier New" w:eastAsia="Courier New" w:hAnsi="Courier New" w:cs="Courier New"/>
                  <w:color w:val="000000"/>
                  <w:sz w:val="21"/>
                  <w:szCs w:val="21"/>
                </w:rPr>
                <w:delText>prefix-list AS64500-v4 permit</w:delText>
              </w:r>
            </w:del>
          </w:p>
        </w:tc>
        <w:tc>
          <w:tcPr>
            <w:tcW w:w="2096" w:type="dxa"/>
          </w:tcPr>
          <w:p w14:paraId="0000037E" w14:textId="0DCF5EE8" w:rsidR="000A4521" w:rsidDel="00501204" w:rsidRDefault="007473E9">
            <w:pPr>
              <w:pBdr>
                <w:top w:val="nil"/>
                <w:left w:val="nil"/>
                <w:bottom w:val="nil"/>
                <w:right w:val="nil"/>
                <w:between w:val="nil"/>
              </w:pBdr>
              <w:spacing w:before="24" w:line="220" w:lineRule="auto"/>
              <w:ind w:left="66"/>
              <w:rPr>
                <w:del w:id="1002" w:author="Kevin Chege" w:date="2021-05-06T09:32:00Z"/>
                <w:rFonts w:ascii="Courier New" w:eastAsia="Courier New" w:hAnsi="Courier New" w:cs="Courier New"/>
                <w:color w:val="000000"/>
                <w:sz w:val="21"/>
                <w:szCs w:val="21"/>
              </w:rPr>
            </w:pPr>
            <w:del w:id="1003" w:author="Kevin Chege" w:date="2021-05-06T09:32:00Z">
              <w:r w:rsidDel="00501204">
                <w:rPr>
                  <w:rFonts w:ascii="Courier New" w:eastAsia="Courier New" w:hAnsi="Courier New" w:cs="Courier New"/>
                  <w:color w:val="000000"/>
                  <w:sz w:val="21"/>
                  <w:szCs w:val="21"/>
                </w:rPr>
                <w:delText>198.51.100.0/24</w:delText>
              </w:r>
            </w:del>
          </w:p>
        </w:tc>
      </w:tr>
    </w:tbl>
    <w:p w14:paraId="0000037F" w14:textId="19460D48" w:rsidR="000A4521" w:rsidDel="00501204" w:rsidRDefault="000A4521">
      <w:pPr>
        <w:pBdr>
          <w:top w:val="nil"/>
          <w:left w:val="nil"/>
          <w:bottom w:val="nil"/>
          <w:right w:val="nil"/>
          <w:between w:val="nil"/>
        </w:pBdr>
        <w:spacing w:before="3"/>
        <w:rPr>
          <w:del w:id="1004" w:author="Kevin Chege" w:date="2021-05-06T09:32:00Z"/>
          <w:rFonts w:ascii="Courier New" w:eastAsia="Courier New" w:hAnsi="Courier New" w:cs="Courier New"/>
          <w:color w:val="000000"/>
          <w:sz w:val="30"/>
          <w:szCs w:val="30"/>
        </w:rPr>
      </w:pPr>
    </w:p>
    <w:p w14:paraId="00000380" w14:textId="63E550B6" w:rsidR="000A4521" w:rsidDel="00501204" w:rsidRDefault="007473E9">
      <w:pPr>
        <w:pBdr>
          <w:top w:val="nil"/>
          <w:left w:val="nil"/>
          <w:bottom w:val="nil"/>
          <w:right w:val="nil"/>
          <w:between w:val="nil"/>
        </w:pBdr>
        <w:ind w:left="220"/>
        <w:rPr>
          <w:del w:id="1005" w:author="Kevin Chege" w:date="2021-05-06T09:32:00Z"/>
          <w:color w:val="000000"/>
          <w:sz w:val="21"/>
          <w:szCs w:val="21"/>
        </w:rPr>
      </w:pPr>
      <w:del w:id="1006" w:author="Kevin Chege" w:date="2021-05-06T09:32:00Z">
        <w:r w:rsidDel="00501204">
          <w:rPr>
            <w:color w:val="000000"/>
            <w:sz w:val="21"/>
            <w:szCs w:val="21"/>
          </w:rPr>
          <w:delText>To create a Cisco IOS formatted prefix-list for all the IPv6 prefixes in an AS-SET:</w:delText>
        </w:r>
      </w:del>
    </w:p>
    <w:p w14:paraId="00000381" w14:textId="6F5636B2" w:rsidR="000A4521" w:rsidDel="00501204" w:rsidRDefault="000A4521">
      <w:pPr>
        <w:pBdr>
          <w:top w:val="nil"/>
          <w:left w:val="nil"/>
          <w:bottom w:val="nil"/>
          <w:right w:val="nil"/>
          <w:between w:val="nil"/>
        </w:pBdr>
        <w:spacing w:before="4"/>
        <w:rPr>
          <w:del w:id="1007" w:author="Kevin Chege" w:date="2021-05-06T09:32:00Z"/>
          <w:color w:val="000000"/>
          <w:sz w:val="29"/>
          <w:szCs w:val="29"/>
        </w:rPr>
      </w:pPr>
    </w:p>
    <w:p w14:paraId="00000382" w14:textId="2FD182A9" w:rsidR="000A4521" w:rsidDel="00501204" w:rsidRDefault="007473E9">
      <w:pPr>
        <w:pBdr>
          <w:top w:val="nil"/>
          <w:left w:val="nil"/>
          <w:bottom w:val="nil"/>
          <w:right w:val="nil"/>
          <w:between w:val="nil"/>
        </w:pBdr>
        <w:ind w:left="580"/>
        <w:jc w:val="both"/>
        <w:rPr>
          <w:del w:id="1008" w:author="Kevin Chege" w:date="2021-05-06T09:32:00Z"/>
          <w:rFonts w:ascii="Courier New" w:eastAsia="Courier New" w:hAnsi="Courier New" w:cs="Courier New"/>
          <w:color w:val="000000"/>
          <w:sz w:val="21"/>
          <w:szCs w:val="21"/>
        </w:rPr>
      </w:pPr>
      <w:del w:id="1009" w:author="Kevin Chege" w:date="2021-05-06T09:32:00Z">
        <w:r w:rsidDel="00501204">
          <w:rPr>
            <w:rFonts w:ascii="Courier New" w:eastAsia="Courier New" w:hAnsi="Courier New" w:cs="Courier New"/>
            <w:color w:val="000000"/>
            <w:sz w:val="21"/>
            <w:szCs w:val="21"/>
          </w:rPr>
          <w:delText xml:space="preserve">$ bgpq3 -6 -l AS64500-v6 AS64500 </w:delText>
        </w:r>
        <w:r w:rsidR="00211562" w:rsidDel="00501204">
          <w:rPr>
            <w:rFonts w:ascii="Courier New"/>
            <w:w w:val="105"/>
          </w:rPr>
          <w:delText>AS64500</w:delText>
        </w:r>
      </w:del>
      <w:ins w:id="1010" w:author="Changed/Added" w:date="2021-04-26T11:03:00Z">
        <w:del w:id="1011" w:author="Kevin Chege" w:date="2021-05-06T09:32:00Z">
          <w:r w:rsidDel="00501204">
            <w:rPr>
              <w:rFonts w:ascii="Courier New" w:eastAsia="Courier New" w:hAnsi="Courier New" w:cs="Courier New"/>
              <w:color w:val="000000"/>
              <w:sz w:val="21"/>
              <w:szCs w:val="21"/>
            </w:rPr>
            <w:delText>AS64</w:delText>
          </w:r>
          <w:commentRangeEnd w:id="986"/>
          <w:r w:rsidDel="00501204">
            <w:commentReference w:id="986"/>
          </w:r>
          <w:r w:rsidDel="00501204">
            <w:rPr>
              <w:rFonts w:ascii="Courier New" w:eastAsia="Courier New" w:hAnsi="Courier New" w:cs="Courier New"/>
              <w:color w:val="000000"/>
              <w:sz w:val="21"/>
              <w:szCs w:val="21"/>
            </w:rPr>
            <w:delText>500</w:delText>
          </w:r>
        </w:del>
      </w:ins>
      <w:del w:id="1012" w:author="Kevin Chege" w:date="2021-05-06T09:32:00Z">
        <w:r w:rsidDel="00501204">
          <w:rPr>
            <w:rFonts w:ascii="Courier New" w:eastAsia="Courier New" w:hAnsi="Courier New" w:cs="Courier New"/>
            <w:color w:val="000000"/>
            <w:sz w:val="21"/>
            <w:szCs w:val="21"/>
          </w:rPr>
          <w:delText>:AS-CUSTOMERS</w:delText>
        </w:r>
      </w:del>
    </w:p>
    <w:p w14:paraId="00000383" w14:textId="558363DA" w:rsidR="000A4521" w:rsidDel="00501204" w:rsidRDefault="007473E9">
      <w:pPr>
        <w:pBdr>
          <w:top w:val="nil"/>
          <w:left w:val="nil"/>
          <w:bottom w:val="nil"/>
          <w:right w:val="nil"/>
          <w:between w:val="nil"/>
        </w:pBdr>
        <w:spacing w:before="50"/>
        <w:ind w:left="580"/>
        <w:jc w:val="both"/>
        <w:rPr>
          <w:del w:id="1013" w:author="Kevin Chege" w:date="2021-05-06T09:32:00Z"/>
          <w:rFonts w:ascii="Courier New" w:eastAsia="Courier New" w:hAnsi="Courier New" w:cs="Courier New"/>
          <w:color w:val="000000"/>
          <w:sz w:val="21"/>
          <w:szCs w:val="21"/>
        </w:rPr>
      </w:pPr>
      <w:del w:id="1014" w:author="Kevin Chege" w:date="2021-05-06T09:32:00Z">
        <w:r w:rsidDel="00501204">
          <w:rPr>
            <w:rFonts w:ascii="Courier New" w:eastAsia="Courier New" w:hAnsi="Courier New" w:cs="Courier New"/>
            <w:color w:val="000000"/>
            <w:sz w:val="21"/>
            <w:szCs w:val="21"/>
          </w:rPr>
          <w:delText>no ipv6 prefix-list AS64500-v6</w:delText>
        </w:r>
      </w:del>
    </w:p>
    <w:p w14:paraId="00000384" w14:textId="40C6A4AF" w:rsidR="000A4521" w:rsidDel="00501204" w:rsidRDefault="007473E9">
      <w:pPr>
        <w:pBdr>
          <w:top w:val="nil"/>
          <w:left w:val="nil"/>
          <w:bottom w:val="nil"/>
          <w:right w:val="nil"/>
          <w:between w:val="nil"/>
        </w:pBdr>
        <w:spacing w:before="45" w:line="290" w:lineRule="auto"/>
        <w:ind w:left="580" w:right="2101"/>
        <w:jc w:val="both"/>
        <w:rPr>
          <w:del w:id="1015" w:author="Kevin Chege" w:date="2021-05-06T09:32:00Z"/>
          <w:rFonts w:ascii="Courier New" w:eastAsia="Courier New" w:hAnsi="Courier New" w:cs="Courier New"/>
          <w:color w:val="000000"/>
          <w:sz w:val="21"/>
          <w:szCs w:val="21"/>
        </w:rPr>
      </w:pPr>
      <w:del w:id="1016" w:author="Kevin Chege" w:date="2021-05-06T09:32:00Z">
        <w:r w:rsidDel="00501204">
          <w:rPr>
            <w:rFonts w:ascii="Courier New" w:eastAsia="Courier New" w:hAnsi="Courier New" w:cs="Courier New"/>
            <w:color w:val="000000"/>
            <w:sz w:val="21"/>
            <w:szCs w:val="21"/>
          </w:rPr>
          <w:delText xml:space="preserve">ipv6 prefix-list AS64500-v6 </w:delText>
        </w:r>
        <w:r w:rsidR="00211562" w:rsidDel="00501204">
          <w:rPr>
            <w:rFonts w:ascii="Courier New"/>
            <w:w w:val="105"/>
          </w:rPr>
          <w:delText>permit</w:delText>
        </w:r>
      </w:del>
      <w:ins w:id="1017" w:author="Changed/Added" w:date="2021-04-26T11:03:00Z">
        <w:del w:id="1018" w:author="Kevin Chege" w:date="2021-05-06T09:32:00Z">
          <w:r w:rsidDel="00501204">
            <w:rPr>
              <w:rFonts w:ascii="Courier New" w:eastAsia="Courier New" w:hAnsi="Courier New" w:cs="Courier New"/>
              <w:color w:val="000000"/>
              <w:sz w:val="21"/>
              <w:szCs w:val="21"/>
            </w:rPr>
            <w:delText>p</w:delText>
          </w:r>
        </w:del>
      </w:ins>
      <w:customXmlInsRangeStart w:id="1019" w:author="Changed/Added" w:date="2021-04-26T11:03:00Z"/>
      <w:customXmlDelRangeStart w:id="1020" w:author="Kevin Chege" w:date="2021-05-06T09:32:00Z"/>
      <w:sdt>
        <w:sdtPr>
          <w:tag w:val="goog_rdk_55"/>
          <w:id w:val="903643508"/>
        </w:sdtPr>
        <w:sdtContent>
          <w:customXmlInsRangeEnd w:id="1019"/>
          <w:customXmlDelRangeEnd w:id="1020"/>
          <w:commentRangeStart w:id="1021"/>
          <w:customXmlInsRangeStart w:id="1022" w:author="Changed/Added" w:date="2021-04-26T11:03:00Z"/>
          <w:customXmlDelRangeStart w:id="1023" w:author="Kevin Chege" w:date="2021-05-06T09:32:00Z"/>
        </w:sdtContent>
      </w:sdt>
      <w:customXmlInsRangeEnd w:id="1022"/>
      <w:customXmlDelRangeEnd w:id="1023"/>
      <w:ins w:id="1024" w:author="Changed/Added" w:date="2021-04-26T11:03:00Z">
        <w:del w:id="1025" w:author="Kevin Chege" w:date="2021-05-06T09:32:00Z">
          <w:r w:rsidDel="00501204">
            <w:rPr>
              <w:rFonts w:ascii="Courier New" w:eastAsia="Courier New" w:hAnsi="Courier New" w:cs="Courier New"/>
              <w:color w:val="000000"/>
              <w:sz w:val="21"/>
              <w:szCs w:val="21"/>
            </w:rPr>
            <w:delText>ermit</w:delText>
          </w:r>
        </w:del>
      </w:ins>
      <w:del w:id="1026" w:author="Kevin Chege" w:date="2021-05-06T09:32:00Z">
        <w:r w:rsidDel="00501204">
          <w:rPr>
            <w:rFonts w:ascii="Courier New" w:eastAsia="Courier New" w:hAnsi="Courier New" w:cs="Courier New"/>
            <w:color w:val="000000"/>
            <w:sz w:val="21"/>
            <w:szCs w:val="21"/>
          </w:rPr>
          <w:delText xml:space="preserve"> 2001:db8:1000::/36 ipv6 prefix-list AS64500-v6 permit 2001:db8:1001::/48 ipv6 prefix-list AS64500-v6 permit 2001:db8:2002::/48</w:delText>
        </w:r>
      </w:del>
    </w:p>
    <w:p w14:paraId="00000385" w14:textId="77777777" w:rsidR="000A4521" w:rsidRDefault="000A4521">
      <w:pPr>
        <w:pBdr>
          <w:top w:val="nil"/>
          <w:left w:val="nil"/>
          <w:bottom w:val="nil"/>
          <w:right w:val="nil"/>
          <w:between w:val="nil"/>
        </w:pBdr>
        <w:spacing w:before="7"/>
        <w:rPr>
          <w:rFonts w:ascii="Courier New" w:eastAsia="Courier New" w:hAnsi="Courier New" w:cs="Courier New"/>
          <w:color w:val="000000"/>
          <w:sz w:val="25"/>
          <w:szCs w:val="25"/>
        </w:rPr>
      </w:pPr>
    </w:p>
    <w:p w14:paraId="00000386" w14:textId="2F475590" w:rsidR="000A4521" w:rsidDel="00501204" w:rsidRDefault="007473E9">
      <w:pPr>
        <w:pBdr>
          <w:top w:val="nil"/>
          <w:left w:val="nil"/>
          <w:bottom w:val="nil"/>
          <w:right w:val="nil"/>
          <w:between w:val="nil"/>
        </w:pBdr>
        <w:spacing w:line="288" w:lineRule="auto"/>
        <w:ind w:left="220"/>
        <w:rPr>
          <w:del w:id="1027" w:author="Kevin Chege" w:date="2021-05-06T09:32:00Z"/>
          <w:color w:val="000000"/>
          <w:sz w:val="21"/>
          <w:szCs w:val="21"/>
        </w:rPr>
      </w:pPr>
      <w:del w:id="1028" w:author="Kevin Chege" w:date="2021-05-06T09:32:00Z">
        <w:r w:rsidDel="00501204">
          <w:rPr>
            <w:color w:val="000000"/>
            <w:sz w:val="21"/>
            <w:szCs w:val="21"/>
          </w:rPr>
          <w:delText xml:space="preserve">The </w:delText>
        </w:r>
        <w:r w:rsidDel="00501204">
          <w:rPr>
            <w:rFonts w:ascii="Courier New" w:eastAsia="Courier New" w:hAnsi="Courier New" w:cs="Courier New"/>
            <w:color w:val="000000"/>
            <w:sz w:val="21"/>
            <w:szCs w:val="21"/>
          </w:rPr>
          <w:delText xml:space="preserve">-l </w:delText>
        </w:r>
        <w:r w:rsidDel="00501204">
          <w:rPr>
            <w:color w:val="000000"/>
            <w:sz w:val="21"/>
            <w:szCs w:val="21"/>
          </w:rPr>
          <w:delText xml:space="preserve">option defines the name of the prefix-list and the </w:delText>
        </w:r>
        <w:r w:rsidDel="00501204">
          <w:rPr>
            <w:rFonts w:ascii="Courier New" w:eastAsia="Courier New" w:hAnsi="Courier New" w:cs="Courier New"/>
            <w:color w:val="000000"/>
            <w:sz w:val="21"/>
            <w:szCs w:val="21"/>
          </w:rPr>
          <w:delText>-4</w:delText>
        </w:r>
        <w:r w:rsidDel="00501204">
          <w:rPr>
            <w:color w:val="000000"/>
            <w:sz w:val="21"/>
            <w:szCs w:val="21"/>
          </w:rPr>
          <w:delText>/</w:delText>
        </w:r>
        <w:r w:rsidDel="00501204">
          <w:rPr>
            <w:rFonts w:ascii="Courier New" w:eastAsia="Courier New" w:hAnsi="Courier New" w:cs="Courier New"/>
            <w:color w:val="000000"/>
            <w:sz w:val="21"/>
            <w:szCs w:val="21"/>
          </w:rPr>
          <w:delText xml:space="preserve">-6 </w:delText>
        </w:r>
        <w:r w:rsidDel="00501204">
          <w:rPr>
            <w:color w:val="000000"/>
            <w:sz w:val="21"/>
            <w:szCs w:val="21"/>
          </w:rPr>
          <w:delText xml:space="preserve">options select IPv4/IPv6. As you can see in the IPv6 </w:delText>
        </w:r>
        <w:r w:rsidR="00211562" w:rsidDel="00501204">
          <w:rPr>
            <w:w w:val="105"/>
          </w:rPr>
          <w:delText>example</w:delText>
        </w:r>
      </w:del>
      <w:ins w:id="1029" w:author="Changed/Added" w:date="2021-04-26T11:03:00Z">
        <w:del w:id="1030" w:author="Kevin Chege" w:date="2021-05-06T09:32:00Z">
          <w:r w:rsidDel="00501204">
            <w:rPr>
              <w:color w:val="000000"/>
              <w:sz w:val="21"/>
              <w:szCs w:val="21"/>
            </w:rPr>
            <w:delText>examp</w:delText>
          </w:r>
          <w:commentRangeEnd w:id="1021"/>
          <w:r w:rsidDel="00501204">
            <w:commentReference w:id="1021"/>
          </w:r>
          <w:r w:rsidDel="00501204">
            <w:rPr>
              <w:color w:val="000000"/>
              <w:sz w:val="21"/>
              <w:szCs w:val="21"/>
            </w:rPr>
            <w:delText>le</w:delText>
          </w:r>
        </w:del>
      </w:ins>
      <w:del w:id="1031" w:author="Kevin Chege" w:date="2021-05-06T09:32:00Z">
        <w:r w:rsidDel="00501204">
          <w:rPr>
            <w:color w:val="000000"/>
            <w:sz w:val="21"/>
            <w:szCs w:val="21"/>
          </w:rPr>
          <w:delText xml:space="preserve"> it is possible to specify multiple AS-SETS on the command line.</w:delText>
        </w:r>
      </w:del>
    </w:p>
    <w:p w14:paraId="00000387" w14:textId="3678F271" w:rsidR="000A4521" w:rsidDel="00501204" w:rsidRDefault="00211562">
      <w:pPr>
        <w:pBdr>
          <w:top w:val="nil"/>
          <w:left w:val="nil"/>
          <w:bottom w:val="nil"/>
          <w:right w:val="nil"/>
          <w:between w:val="nil"/>
        </w:pBdr>
        <w:spacing w:before="2"/>
        <w:ind w:left="220"/>
        <w:rPr>
          <w:del w:id="1032" w:author="Kevin Chege" w:date="2021-05-06T09:32:00Z"/>
          <w:color w:val="000000"/>
          <w:sz w:val="21"/>
          <w:szCs w:val="21"/>
        </w:rPr>
      </w:pPr>
      <w:del w:id="1033" w:author="Kevin Chege" w:date="2021-05-06T09:32:00Z">
        <w:r w:rsidDel="00501204">
          <w:rPr>
            <w:w w:val="105"/>
          </w:rPr>
          <w:delText>BGPQ3</w:delText>
        </w:r>
      </w:del>
      <w:ins w:id="1034" w:author="Changed/Added" w:date="2021-04-26T11:03:00Z">
        <w:del w:id="1035" w:author="Kevin Chege" w:date="2021-05-06T09:32:00Z">
          <w:r w:rsidR="007473E9" w:rsidDel="00501204">
            <w:rPr>
              <w:color w:val="000000"/>
              <w:sz w:val="21"/>
              <w:szCs w:val="21"/>
            </w:rPr>
            <w:delText>BGPQ</w:delText>
          </w:r>
        </w:del>
      </w:ins>
      <w:customXmlInsRangeStart w:id="1036" w:author="Changed/Added" w:date="2021-04-26T11:03:00Z"/>
      <w:customXmlDelRangeStart w:id="1037" w:author="Kevin Chege" w:date="2021-05-06T09:32:00Z"/>
      <w:sdt>
        <w:sdtPr>
          <w:tag w:val="goog_rdk_56"/>
          <w:id w:val="216249513"/>
        </w:sdtPr>
        <w:sdtContent>
          <w:customXmlInsRangeEnd w:id="1036"/>
          <w:customXmlDelRangeEnd w:id="1037"/>
          <w:ins w:id="1038" w:author="Changed/Added" w:date="2021-04-26T11:03:00Z">
            <w:del w:id="1039" w:author="Kevin Chege" w:date="2021-05-06T09:32:00Z">
              <w:r w:rsidR="007473E9" w:rsidDel="00501204">
                <w:rPr>
                  <w:color w:val="000000"/>
                  <w:sz w:val="21"/>
                  <w:szCs w:val="21"/>
                </w:rPr>
                <w:delText>4</w:delText>
              </w:r>
            </w:del>
          </w:ins>
          <w:customXmlInsRangeStart w:id="1040" w:author="Changed/Added" w:date="2021-04-26T11:03:00Z"/>
          <w:customXmlDelRangeStart w:id="1041" w:author="Kevin Chege" w:date="2021-05-06T09:32:00Z"/>
        </w:sdtContent>
      </w:sdt>
      <w:customXmlInsRangeEnd w:id="1040"/>
      <w:customXmlDelRangeEnd w:id="1041"/>
      <w:customXmlInsRangeStart w:id="1042" w:author="Changed/Added" w:date="2021-04-26T11:03:00Z"/>
      <w:customXmlDelRangeStart w:id="1043" w:author="Kevin Chege" w:date="2021-05-06T09:32:00Z"/>
      <w:sdt>
        <w:sdtPr>
          <w:tag w:val="goog_rdk_57"/>
          <w:id w:val="457071881"/>
        </w:sdtPr>
        <w:sdtContent>
          <w:customXmlInsRangeEnd w:id="1042"/>
          <w:customXmlDelRangeEnd w:id="1043"/>
          <w:customXmlInsRangeStart w:id="1044" w:author="Changed/Added" w:date="2021-04-26T11:03:00Z"/>
          <w:customXmlDelRangeStart w:id="1045" w:author="Kevin Chege" w:date="2021-05-06T09:32:00Z"/>
        </w:sdtContent>
      </w:sdt>
      <w:customXmlInsRangeEnd w:id="1044"/>
      <w:customXmlDelRangeEnd w:id="1045"/>
      <w:del w:id="1046" w:author="Kevin Chege" w:date="2021-05-06T09:32:00Z">
        <w:r w:rsidR="007473E9" w:rsidDel="00501204">
          <w:rPr>
            <w:color w:val="000000"/>
            <w:sz w:val="21"/>
            <w:szCs w:val="21"/>
          </w:rPr>
          <w:delText xml:space="preserve"> will automatically combine them.</w:delText>
        </w:r>
      </w:del>
    </w:p>
    <w:p w14:paraId="00000388" w14:textId="77777777" w:rsidR="000A4521" w:rsidRDefault="000A4521">
      <w:pPr>
        <w:pBdr>
          <w:top w:val="nil"/>
          <w:left w:val="nil"/>
          <w:bottom w:val="nil"/>
          <w:right w:val="nil"/>
          <w:between w:val="nil"/>
        </w:pBdr>
        <w:spacing w:before="1"/>
        <w:rPr>
          <w:color w:val="000000"/>
          <w:sz w:val="24"/>
          <w:szCs w:val="24"/>
        </w:rPr>
      </w:pPr>
    </w:p>
    <w:p w14:paraId="00000389" w14:textId="77777777" w:rsidR="000A4521" w:rsidRDefault="007473E9">
      <w:pPr>
        <w:numPr>
          <w:ilvl w:val="4"/>
          <w:numId w:val="11"/>
        </w:numPr>
        <w:pBdr>
          <w:top w:val="nil"/>
          <w:left w:val="nil"/>
          <w:bottom w:val="nil"/>
          <w:right w:val="nil"/>
          <w:between w:val="nil"/>
        </w:pBdr>
        <w:tabs>
          <w:tab w:val="left" w:pos="1110"/>
        </w:tabs>
        <w:ind w:hanging="889"/>
        <w:rPr>
          <w:b/>
          <w:color w:val="000000"/>
          <w:sz w:val="19"/>
          <w:szCs w:val="19"/>
        </w:rPr>
      </w:pPr>
      <w:r>
        <w:rPr>
          <w:b/>
          <w:color w:val="000000"/>
          <w:sz w:val="19"/>
          <w:szCs w:val="19"/>
        </w:rPr>
        <w:t>IRRPT example</w:t>
      </w:r>
    </w:p>
    <w:p w14:paraId="0000038A" w14:textId="5EE28C36" w:rsidR="000A4521" w:rsidRDefault="007473E9">
      <w:pPr>
        <w:pBdr>
          <w:top w:val="nil"/>
          <w:left w:val="nil"/>
          <w:bottom w:val="nil"/>
          <w:right w:val="nil"/>
          <w:between w:val="nil"/>
        </w:pBdr>
        <w:spacing w:before="79" w:line="288" w:lineRule="auto"/>
        <w:ind w:left="220" w:right="128"/>
        <w:rPr>
          <w:color w:val="000000"/>
          <w:sz w:val="21"/>
          <w:szCs w:val="21"/>
        </w:rPr>
      </w:pPr>
      <w:r>
        <w:rPr>
          <w:color w:val="000000"/>
          <w:sz w:val="21"/>
          <w:szCs w:val="21"/>
        </w:rPr>
        <w:t>IRRPT generates prefix-lists just like BGPQ</w:t>
      </w:r>
      <w:ins w:id="1047" w:author="Kevin Chege" w:date="2021-05-06T09:32:00Z">
        <w:r w:rsidR="00501204">
          <w:rPr>
            <w:color w:val="000000"/>
            <w:sz w:val="21"/>
            <w:szCs w:val="21"/>
          </w:rPr>
          <w:t>4</w:t>
        </w:r>
      </w:ins>
      <w:del w:id="1048" w:author="Kevin Chege" w:date="2021-05-06T09:32:00Z">
        <w:r w:rsidDel="00501204">
          <w:rPr>
            <w:color w:val="000000"/>
            <w:sz w:val="21"/>
            <w:szCs w:val="21"/>
          </w:rPr>
          <w:delText>3</w:delText>
        </w:r>
      </w:del>
      <w:r>
        <w:rPr>
          <w:color w:val="000000"/>
          <w:sz w:val="21"/>
          <w:szCs w:val="21"/>
        </w:rPr>
        <w:t xml:space="preserve"> but it uses configuration files for options and ASNs, it keeps track of changed prefixes between runs and it can alert administrators to such changes.</w:t>
      </w:r>
    </w:p>
    <w:p w14:paraId="0000038B" w14:textId="77777777" w:rsidR="000A4521" w:rsidRDefault="000A4521">
      <w:pPr>
        <w:pBdr>
          <w:top w:val="nil"/>
          <w:left w:val="nil"/>
          <w:bottom w:val="nil"/>
          <w:right w:val="nil"/>
          <w:between w:val="nil"/>
        </w:pBdr>
        <w:spacing w:before="10"/>
        <w:rPr>
          <w:color w:val="000000"/>
          <w:sz w:val="25"/>
          <w:szCs w:val="25"/>
        </w:rPr>
      </w:pPr>
    </w:p>
    <w:p w14:paraId="5F13594C" w14:textId="77777777" w:rsidR="0008389A" w:rsidRDefault="007473E9">
      <w:pPr>
        <w:pStyle w:val="BodyText"/>
        <w:spacing w:line="288" w:lineRule="auto"/>
        <w:ind w:left="220" w:right="63"/>
        <w:rPr>
          <w:del w:id="1049" w:author="Changed/Added" w:date="2021-04-26T11:03:00Z"/>
        </w:rPr>
      </w:pPr>
      <w:r>
        <w:rPr>
          <w:color w:val="000000"/>
        </w:rPr>
        <w:t xml:space="preserve">After downloading IRRPT first run the </w:t>
      </w:r>
      <w:proofErr w:type="spellStart"/>
      <w:r>
        <w:rPr>
          <w:rFonts w:ascii="Courier New" w:eastAsia="Courier New" w:hAnsi="Courier New" w:cs="Courier New"/>
          <w:color w:val="000000"/>
        </w:rPr>
        <w:t>configure.php</w:t>
      </w:r>
      <w:proofErr w:type="spellEnd"/>
      <w:r>
        <w:rPr>
          <w:rFonts w:ascii="Courier New" w:eastAsia="Courier New" w:hAnsi="Courier New" w:cs="Courier New"/>
          <w:color w:val="000000"/>
        </w:rPr>
        <w:t xml:space="preserve"> </w:t>
      </w:r>
      <w:r>
        <w:rPr>
          <w:color w:val="000000"/>
        </w:rPr>
        <w:t xml:space="preserve">script to automatically set the most basic options in the configuration file. Then adapt the configuration file in </w:t>
      </w:r>
      <w:r>
        <w:rPr>
          <w:rFonts w:ascii="Courier New" w:eastAsia="Courier New" w:hAnsi="Courier New" w:cs="Courier New"/>
          <w:color w:val="000000"/>
        </w:rPr>
        <w:t>conf/</w:t>
      </w:r>
      <w:proofErr w:type="spellStart"/>
      <w:r>
        <w:rPr>
          <w:rFonts w:ascii="Courier New" w:eastAsia="Courier New" w:hAnsi="Courier New" w:cs="Courier New"/>
          <w:color w:val="000000"/>
        </w:rPr>
        <w:t>irrpt.conf</w:t>
      </w:r>
      <w:proofErr w:type="spellEnd"/>
      <w:r>
        <w:rPr>
          <w:rFonts w:ascii="Courier New" w:eastAsia="Courier New" w:hAnsi="Courier New" w:cs="Courier New"/>
          <w:color w:val="000000"/>
        </w:rPr>
        <w:t xml:space="preserve"> </w:t>
      </w:r>
      <w:r>
        <w:rPr>
          <w:color w:val="000000"/>
        </w:rPr>
        <w:t xml:space="preserve">to your needs. Configuration options include email addresses, default router configuration syntax style etc. Finally define the AS-SET to use for each ASN you peer with in </w:t>
      </w:r>
      <w:r>
        <w:rPr>
          <w:rFonts w:ascii="Courier New" w:eastAsia="Courier New" w:hAnsi="Courier New" w:cs="Courier New"/>
          <w:color w:val="000000"/>
        </w:rPr>
        <w:t>conf/</w:t>
      </w:r>
      <w:proofErr w:type="spellStart"/>
      <w:r>
        <w:rPr>
          <w:rFonts w:ascii="Courier New" w:eastAsia="Courier New" w:hAnsi="Courier New" w:cs="Courier New"/>
          <w:color w:val="000000"/>
        </w:rPr>
        <w:t>irrdb.conf</w:t>
      </w:r>
      <w:proofErr w:type="spellEnd"/>
      <w:r>
        <w:rPr>
          <w:color w:val="000000"/>
        </w:rPr>
        <w:t>. Each ASN can only have one AS-SET associated with it. It is therefore not possible to use different AS-SETs for IPv4 and IPv6 or to configure a combination of AS-SETs.</w:t>
      </w:r>
    </w:p>
    <w:p w14:paraId="0000038C" w14:textId="0455B06C" w:rsidR="000A4521" w:rsidRDefault="000A4521">
      <w:pPr>
        <w:pBdr>
          <w:top w:val="nil"/>
          <w:left w:val="nil"/>
          <w:bottom w:val="nil"/>
          <w:right w:val="nil"/>
          <w:between w:val="nil"/>
        </w:pBdr>
        <w:spacing w:line="288" w:lineRule="auto"/>
        <w:ind w:left="220" w:right="63"/>
        <w:rPr>
          <w:color w:val="000000"/>
          <w:sz w:val="21"/>
          <w:szCs w:val="21"/>
        </w:rPr>
        <w:sectPr w:rsidR="000A4521">
          <w:pgSz w:w="12240" w:h="15840"/>
          <w:pgMar w:top="1340" w:right="1340" w:bottom="960" w:left="1220" w:header="726" w:footer="768" w:gutter="0"/>
          <w:cols w:space="720"/>
        </w:sectPr>
      </w:pPr>
    </w:p>
    <w:p w14:paraId="0000038D" w14:textId="77777777" w:rsidR="000A4521" w:rsidRDefault="007473E9">
      <w:pPr>
        <w:pBdr>
          <w:top w:val="nil"/>
          <w:left w:val="nil"/>
          <w:bottom w:val="nil"/>
          <w:right w:val="nil"/>
          <w:between w:val="nil"/>
        </w:pBdr>
        <w:spacing w:before="88" w:line="288" w:lineRule="auto"/>
        <w:ind w:left="220"/>
        <w:rPr>
          <w:color w:val="000000"/>
          <w:sz w:val="21"/>
          <w:szCs w:val="21"/>
        </w:rPr>
      </w:pPr>
      <w:r>
        <w:rPr>
          <w:color w:val="000000"/>
          <w:sz w:val="21"/>
          <w:szCs w:val="21"/>
        </w:rPr>
        <w:lastRenderedPageBreak/>
        <w:t xml:space="preserve">When all configuration files have been updated run the </w:t>
      </w:r>
      <w:proofErr w:type="spellStart"/>
      <w:r>
        <w:rPr>
          <w:color w:val="000000"/>
          <w:sz w:val="21"/>
          <w:szCs w:val="21"/>
        </w:rPr>
        <w:t>irrpt_fetch</w:t>
      </w:r>
      <w:proofErr w:type="spellEnd"/>
      <w:r>
        <w:rPr>
          <w:color w:val="000000"/>
          <w:sz w:val="21"/>
          <w:szCs w:val="21"/>
        </w:rPr>
        <w:t xml:space="preserve"> tool. It will fetch all prefixes included in the specified AS-SET for each ASN and send emails to notify administrators about changes:</w:t>
      </w:r>
    </w:p>
    <w:p w14:paraId="0000038E" w14:textId="77777777" w:rsidR="000A4521" w:rsidRDefault="000A4521">
      <w:pPr>
        <w:pBdr>
          <w:top w:val="nil"/>
          <w:left w:val="nil"/>
          <w:bottom w:val="nil"/>
          <w:right w:val="nil"/>
          <w:between w:val="nil"/>
        </w:pBdr>
        <w:spacing w:before="3"/>
        <w:rPr>
          <w:color w:val="000000"/>
          <w:sz w:val="25"/>
          <w:szCs w:val="25"/>
        </w:rPr>
      </w:pPr>
    </w:p>
    <w:p w14:paraId="0000038F" w14:textId="77777777" w:rsidR="000A4521" w:rsidRDefault="007473E9">
      <w:pPr>
        <w:pBdr>
          <w:top w:val="nil"/>
          <w:left w:val="nil"/>
          <w:bottom w:val="nil"/>
          <w:right w:val="nil"/>
          <w:between w:val="nil"/>
        </w:pBdr>
        <w:spacing w:line="290" w:lineRule="auto"/>
        <w:ind w:left="580" w:right="5262"/>
        <w:rPr>
          <w:rFonts w:ascii="Courier New" w:eastAsia="Courier New" w:hAnsi="Courier New" w:cs="Courier New"/>
          <w:color w:val="000000"/>
          <w:sz w:val="21"/>
          <w:szCs w:val="21"/>
        </w:rPr>
      </w:pPr>
      <w:proofErr w:type="gramStart"/>
      <w:r>
        <w:rPr>
          <w:rFonts w:ascii="Courier New" w:eastAsia="Courier New" w:hAnsi="Courier New" w:cs="Courier New"/>
          <w:color w:val="000000"/>
          <w:sz w:val="21"/>
          <w:szCs w:val="21"/>
        </w:rPr>
        <w:t>$ .</w:t>
      </w:r>
      <w:proofErr w:type="gramEnd"/>
      <w:r>
        <w:rPr>
          <w:rFonts w:ascii="Courier New" w:eastAsia="Courier New" w:hAnsi="Courier New" w:cs="Courier New"/>
          <w:color w:val="000000"/>
          <w:sz w:val="21"/>
          <w:szCs w:val="21"/>
        </w:rPr>
        <w:t>/bin/</w:t>
      </w:r>
      <w:proofErr w:type="spellStart"/>
      <w:r>
        <w:rPr>
          <w:rFonts w:ascii="Courier New" w:eastAsia="Courier New" w:hAnsi="Courier New" w:cs="Courier New"/>
          <w:color w:val="000000"/>
          <w:sz w:val="21"/>
          <w:szCs w:val="21"/>
        </w:rPr>
        <w:t>irrpt_fetch</w:t>
      </w:r>
      <w:proofErr w:type="spellEnd"/>
      <w:r>
        <w:rPr>
          <w:rFonts w:ascii="Courier New" w:eastAsia="Courier New" w:hAnsi="Courier New" w:cs="Courier New"/>
          <w:color w:val="000000"/>
          <w:sz w:val="21"/>
          <w:szCs w:val="21"/>
        </w:rPr>
        <w:t xml:space="preserve"> Processing AS64500 (Record 1)</w:t>
      </w:r>
    </w:p>
    <w:p w14:paraId="00000390" w14:textId="77777777" w:rsidR="000A4521" w:rsidRDefault="007473E9">
      <w:pPr>
        <w:numPr>
          <w:ilvl w:val="0"/>
          <w:numId w:val="21"/>
        </w:numPr>
        <w:pBdr>
          <w:top w:val="nil"/>
          <w:left w:val="nil"/>
          <w:bottom w:val="nil"/>
          <w:right w:val="nil"/>
          <w:between w:val="nil"/>
        </w:pBdr>
        <w:tabs>
          <w:tab w:val="left" w:pos="1241"/>
          <w:tab w:val="left" w:pos="5068"/>
        </w:tabs>
        <w:spacing w:before="1"/>
        <w:ind w:hanging="264"/>
        <w:rPr>
          <w:rFonts w:ascii="Courier New" w:eastAsia="Courier New" w:hAnsi="Courier New" w:cs="Courier New"/>
          <w:color w:val="000000"/>
          <w:sz w:val="21"/>
          <w:szCs w:val="21"/>
        </w:rPr>
      </w:pPr>
      <w:proofErr w:type="gramStart"/>
      <w:r>
        <w:rPr>
          <w:rFonts w:ascii="Courier New" w:eastAsia="Courier New" w:hAnsi="Courier New" w:cs="Courier New"/>
          <w:color w:val="000000"/>
          <w:sz w:val="21"/>
          <w:szCs w:val="21"/>
        </w:rPr>
        <w:t>Importing .</w:t>
      </w:r>
      <w:proofErr w:type="gram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db</w:t>
      </w:r>
      <w:proofErr w:type="spellEnd"/>
      <w:r>
        <w:rPr>
          <w:rFonts w:ascii="Courier New" w:eastAsia="Courier New" w:hAnsi="Courier New" w:cs="Courier New"/>
          <w:color w:val="000000"/>
          <w:sz w:val="21"/>
          <w:szCs w:val="21"/>
        </w:rPr>
        <w:t>/64500</w:t>
      </w:r>
      <w:r>
        <w:rPr>
          <w:rFonts w:ascii="Courier New" w:eastAsia="Courier New" w:hAnsi="Courier New" w:cs="Courier New"/>
          <w:color w:val="000000"/>
          <w:sz w:val="21"/>
          <w:szCs w:val="21"/>
        </w:rPr>
        <w:tab/>
        <w:t>version 1.1</w:t>
      </w:r>
    </w:p>
    <w:p w14:paraId="00000391" w14:textId="77777777" w:rsidR="000A4521" w:rsidRDefault="007473E9">
      <w:pPr>
        <w:numPr>
          <w:ilvl w:val="0"/>
          <w:numId w:val="21"/>
        </w:numPr>
        <w:pBdr>
          <w:top w:val="nil"/>
          <w:left w:val="nil"/>
          <w:bottom w:val="nil"/>
          <w:right w:val="nil"/>
          <w:between w:val="nil"/>
        </w:pBdr>
        <w:tabs>
          <w:tab w:val="left" w:pos="1241"/>
          <w:tab w:val="left" w:pos="5068"/>
        </w:tabs>
        <w:spacing w:before="50"/>
        <w:ind w:hanging="264"/>
        <w:rPr>
          <w:rFonts w:ascii="Courier New" w:eastAsia="Courier New" w:hAnsi="Courier New" w:cs="Courier New"/>
          <w:color w:val="000000"/>
          <w:sz w:val="21"/>
          <w:szCs w:val="21"/>
        </w:rPr>
      </w:pPr>
      <w:proofErr w:type="gramStart"/>
      <w:r>
        <w:rPr>
          <w:rFonts w:ascii="Courier New" w:eastAsia="Courier New" w:hAnsi="Courier New" w:cs="Courier New"/>
          <w:color w:val="000000"/>
          <w:sz w:val="21"/>
          <w:szCs w:val="21"/>
        </w:rPr>
        <w:t>Importing .</w:t>
      </w:r>
      <w:proofErr w:type="gram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db</w:t>
      </w:r>
      <w:proofErr w:type="spellEnd"/>
      <w:r>
        <w:rPr>
          <w:rFonts w:ascii="Courier New" w:eastAsia="Courier New" w:hAnsi="Courier New" w:cs="Courier New"/>
          <w:color w:val="000000"/>
          <w:sz w:val="21"/>
          <w:szCs w:val="21"/>
        </w:rPr>
        <w:t>/64500.4</w:t>
      </w:r>
      <w:r>
        <w:rPr>
          <w:rFonts w:ascii="Courier New" w:eastAsia="Courier New" w:hAnsi="Courier New" w:cs="Courier New"/>
          <w:color w:val="000000"/>
          <w:sz w:val="21"/>
          <w:szCs w:val="21"/>
        </w:rPr>
        <w:tab/>
        <w:t>version 1.1</w:t>
      </w:r>
    </w:p>
    <w:p w14:paraId="00000392" w14:textId="77777777" w:rsidR="000A4521" w:rsidRDefault="007473E9">
      <w:pPr>
        <w:numPr>
          <w:ilvl w:val="0"/>
          <w:numId w:val="21"/>
        </w:numPr>
        <w:pBdr>
          <w:top w:val="nil"/>
          <w:left w:val="nil"/>
          <w:bottom w:val="nil"/>
          <w:right w:val="nil"/>
          <w:between w:val="nil"/>
        </w:pBdr>
        <w:tabs>
          <w:tab w:val="left" w:pos="1241"/>
          <w:tab w:val="left" w:pos="5068"/>
        </w:tabs>
        <w:spacing w:before="45"/>
        <w:ind w:hanging="264"/>
        <w:rPr>
          <w:rFonts w:ascii="Courier New" w:eastAsia="Courier New" w:hAnsi="Courier New" w:cs="Courier New"/>
          <w:color w:val="000000"/>
          <w:sz w:val="21"/>
          <w:szCs w:val="21"/>
        </w:rPr>
      </w:pPr>
      <w:proofErr w:type="gramStart"/>
      <w:r>
        <w:rPr>
          <w:rFonts w:ascii="Courier New" w:eastAsia="Courier New" w:hAnsi="Courier New" w:cs="Courier New"/>
          <w:color w:val="000000"/>
          <w:sz w:val="21"/>
          <w:szCs w:val="21"/>
        </w:rPr>
        <w:t>Importing .</w:t>
      </w:r>
      <w:proofErr w:type="gram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db</w:t>
      </w:r>
      <w:proofErr w:type="spellEnd"/>
      <w:r>
        <w:rPr>
          <w:rFonts w:ascii="Courier New" w:eastAsia="Courier New" w:hAnsi="Courier New" w:cs="Courier New"/>
          <w:color w:val="000000"/>
          <w:sz w:val="21"/>
          <w:szCs w:val="21"/>
        </w:rPr>
        <w:t>/64500.6</w:t>
      </w:r>
      <w:r>
        <w:rPr>
          <w:rFonts w:ascii="Courier New" w:eastAsia="Courier New" w:hAnsi="Courier New" w:cs="Courier New"/>
          <w:color w:val="000000"/>
          <w:sz w:val="21"/>
          <w:szCs w:val="21"/>
        </w:rPr>
        <w:tab/>
        <w:t>version 1.1</w:t>
      </w:r>
    </w:p>
    <w:p w14:paraId="00000393" w14:textId="77777777" w:rsidR="000A4521" w:rsidRDefault="007473E9">
      <w:pPr>
        <w:numPr>
          <w:ilvl w:val="0"/>
          <w:numId w:val="21"/>
        </w:numPr>
        <w:pBdr>
          <w:top w:val="nil"/>
          <w:left w:val="nil"/>
          <w:bottom w:val="nil"/>
          <w:right w:val="nil"/>
          <w:between w:val="nil"/>
        </w:pBdr>
        <w:tabs>
          <w:tab w:val="left" w:pos="1241"/>
          <w:tab w:val="left" w:pos="5068"/>
        </w:tabs>
        <w:spacing w:before="50"/>
        <w:ind w:hanging="264"/>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Importing ./</w:t>
      </w:r>
      <w:proofErr w:type="spellStart"/>
      <w:r>
        <w:rPr>
          <w:rFonts w:ascii="Courier New" w:eastAsia="Courier New" w:hAnsi="Courier New" w:cs="Courier New"/>
          <w:color w:val="000000"/>
          <w:sz w:val="21"/>
          <w:szCs w:val="21"/>
        </w:rPr>
        <w:t>db</w:t>
      </w:r>
      <w:proofErr w:type="spellEnd"/>
      <w:r>
        <w:rPr>
          <w:rFonts w:ascii="Courier New" w:eastAsia="Courier New" w:hAnsi="Courier New" w:cs="Courier New"/>
          <w:color w:val="000000"/>
          <w:sz w:val="21"/>
          <w:szCs w:val="21"/>
        </w:rPr>
        <w:t>/64500.agg</w:t>
      </w:r>
      <w:r>
        <w:rPr>
          <w:rFonts w:ascii="Courier New" w:eastAsia="Courier New" w:hAnsi="Courier New" w:cs="Courier New"/>
          <w:color w:val="000000"/>
          <w:sz w:val="21"/>
          <w:szCs w:val="21"/>
        </w:rPr>
        <w:tab/>
        <w:t>version 1.1</w:t>
      </w:r>
    </w:p>
    <w:p w14:paraId="00000394" w14:textId="77777777" w:rsidR="000A4521" w:rsidRDefault="007473E9">
      <w:pPr>
        <w:numPr>
          <w:ilvl w:val="0"/>
          <w:numId w:val="21"/>
        </w:numPr>
        <w:pBdr>
          <w:top w:val="nil"/>
          <w:left w:val="nil"/>
          <w:bottom w:val="nil"/>
          <w:right w:val="nil"/>
          <w:between w:val="nil"/>
        </w:pBdr>
        <w:tabs>
          <w:tab w:val="left" w:pos="1241"/>
          <w:tab w:val="left" w:pos="5068"/>
        </w:tabs>
        <w:spacing w:before="50"/>
        <w:ind w:hanging="264"/>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Importing ./</w:t>
      </w:r>
      <w:proofErr w:type="spellStart"/>
      <w:r>
        <w:rPr>
          <w:rFonts w:ascii="Courier New" w:eastAsia="Courier New" w:hAnsi="Courier New" w:cs="Courier New"/>
          <w:color w:val="000000"/>
          <w:sz w:val="21"/>
          <w:szCs w:val="21"/>
        </w:rPr>
        <w:t>db</w:t>
      </w:r>
      <w:proofErr w:type="spellEnd"/>
      <w:r>
        <w:rPr>
          <w:rFonts w:ascii="Courier New" w:eastAsia="Courier New" w:hAnsi="Courier New" w:cs="Courier New"/>
          <w:color w:val="000000"/>
          <w:sz w:val="21"/>
          <w:szCs w:val="21"/>
        </w:rPr>
        <w:t>/64500.4.agg</w:t>
      </w:r>
      <w:r>
        <w:rPr>
          <w:rFonts w:ascii="Courier New" w:eastAsia="Courier New" w:hAnsi="Courier New" w:cs="Courier New"/>
          <w:color w:val="000000"/>
          <w:sz w:val="21"/>
          <w:szCs w:val="21"/>
        </w:rPr>
        <w:tab/>
        <w:t>version 1.1</w:t>
      </w:r>
    </w:p>
    <w:p w14:paraId="00000395" w14:textId="77777777" w:rsidR="000A4521" w:rsidRDefault="007473E9">
      <w:pPr>
        <w:numPr>
          <w:ilvl w:val="0"/>
          <w:numId w:val="21"/>
        </w:numPr>
        <w:pBdr>
          <w:top w:val="nil"/>
          <w:left w:val="nil"/>
          <w:bottom w:val="nil"/>
          <w:right w:val="nil"/>
          <w:between w:val="nil"/>
        </w:pBdr>
        <w:tabs>
          <w:tab w:val="left" w:pos="1241"/>
          <w:tab w:val="left" w:pos="5068"/>
        </w:tabs>
        <w:spacing w:before="45"/>
        <w:ind w:hanging="264"/>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Importing ./</w:t>
      </w:r>
      <w:proofErr w:type="spellStart"/>
      <w:r>
        <w:rPr>
          <w:rFonts w:ascii="Courier New" w:eastAsia="Courier New" w:hAnsi="Courier New" w:cs="Courier New"/>
          <w:color w:val="000000"/>
          <w:sz w:val="21"/>
          <w:szCs w:val="21"/>
        </w:rPr>
        <w:t>db</w:t>
      </w:r>
      <w:proofErr w:type="spellEnd"/>
      <w:r>
        <w:rPr>
          <w:rFonts w:ascii="Courier New" w:eastAsia="Courier New" w:hAnsi="Courier New" w:cs="Courier New"/>
          <w:color w:val="000000"/>
          <w:sz w:val="21"/>
          <w:szCs w:val="21"/>
        </w:rPr>
        <w:t>/64500.6.agg</w:t>
      </w:r>
      <w:r>
        <w:rPr>
          <w:rFonts w:ascii="Courier New" w:eastAsia="Courier New" w:hAnsi="Courier New" w:cs="Courier New"/>
          <w:color w:val="000000"/>
          <w:sz w:val="21"/>
          <w:szCs w:val="21"/>
        </w:rPr>
        <w:tab/>
        <w:t>version 1.1</w:t>
      </w:r>
    </w:p>
    <w:p w14:paraId="00000396" w14:textId="77777777" w:rsidR="000A4521" w:rsidRDefault="007473E9">
      <w:pPr>
        <w:numPr>
          <w:ilvl w:val="0"/>
          <w:numId w:val="21"/>
        </w:numPr>
        <w:pBdr>
          <w:top w:val="nil"/>
          <w:left w:val="nil"/>
          <w:bottom w:val="nil"/>
          <w:right w:val="nil"/>
          <w:between w:val="nil"/>
        </w:pBdr>
        <w:tabs>
          <w:tab w:val="left" w:pos="1241"/>
        </w:tabs>
        <w:spacing w:before="51"/>
        <w:ind w:hanging="264"/>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Sending update notification to </w:t>
      </w:r>
      <w:hyperlink r:id="rId77">
        <w:r>
          <w:rPr>
            <w:rFonts w:ascii="Courier New" w:eastAsia="Courier New" w:hAnsi="Courier New" w:cs="Courier New"/>
            <w:color w:val="000000"/>
            <w:sz w:val="21"/>
            <w:szCs w:val="21"/>
          </w:rPr>
          <w:t>hostmaster@example.com</w:t>
        </w:r>
      </w:hyperlink>
    </w:p>
    <w:p w14:paraId="00000397" w14:textId="77777777" w:rsidR="000A4521" w:rsidRDefault="000A4521">
      <w:pPr>
        <w:pBdr>
          <w:top w:val="nil"/>
          <w:left w:val="nil"/>
          <w:bottom w:val="nil"/>
          <w:right w:val="nil"/>
          <w:between w:val="nil"/>
        </w:pBdr>
        <w:spacing w:before="11"/>
        <w:rPr>
          <w:rFonts w:ascii="Courier New" w:eastAsia="Courier New" w:hAnsi="Courier New" w:cs="Courier New"/>
          <w:color w:val="000000"/>
          <w:sz w:val="29"/>
          <w:szCs w:val="29"/>
        </w:rPr>
      </w:pPr>
    </w:p>
    <w:p w14:paraId="00000398" w14:textId="77777777" w:rsidR="000A4521" w:rsidRDefault="007473E9">
      <w:pPr>
        <w:pBdr>
          <w:top w:val="nil"/>
          <w:left w:val="nil"/>
          <w:bottom w:val="nil"/>
          <w:right w:val="nil"/>
          <w:between w:val="nil"/>
        </w:pBdr>
        <w:ind w:left="220"/>
        <w:rPr>
          <w:color w:val="000000"/>
          <w:sz w:val="21"/>
          <w:szCs w:val="21"/>
        </w:rPr>
      </w:pPr>
      <w:r>
        <w:rPr>
          <w:color w:val="000000"/>
          <w:sz w:val="21"/>
          <w:szCs w:val="21"/>
        </w:rPr>
        <w:t>After fetching all the prefixes IRRPT can now generate router configuration scripts:</w:t>
      </w:r>
    </w:p>
    <w:p w14:paraId="00000399" w14:textId="77777777" w:rsidR="000A4521" w:rsidRDefault="000A4521">
      <w:pPr>
        <w:pBdr>
          <w:top w:val="nil"/>
          <w:left w:val="nil"/>
          <w:bottom w:val="nil"/>
          <w:right w:val="nil"/>
          <w:between w:val="nil"/>
        </w:pBdr>
        <w:spacing w:before="9"/>
        <w:rPr>
          <w:color w:val="000000"/>
          <w:sz w:val="29"/>
          <w:szCs w:val="29"/>
        </w:rPr>
      </w:pPr>
    </w:p>
    <w:p w14:paraId="0000039A" w14:textId="77777777" w:rsidR="000A4521" w:rsidRDefault="007473E9">
      <w:pPr>
        <w:pBdr>
          <w:top w:val="nil"/>
          <w:left w:val="nil"/>
          <w:bottom w:val="nil"/>
          <w:right w:val="nil"/>
          <w:between w:val="nil"/>
        </w:pBdr>
        <w:spacing w:line="285" w:lineRule="auto"/>
        <w:ind w:left="580" w:right="5262"/>
        <w:rPr>
          <w:rFonts w:ascii="Courier New" w:eastAsia="Courier New" w:hAnsi="Courier New" w:cs="Courier New"/>
          <w:color w:val="000000"/>
          <w:sz w:val="21"/>
          <w:szCs w:val="21"/>
        </w:rPr>
      </w:pPr>
      <w:proofErr w:type="gramStart"/>
      <w:r>
        <w:rPr>
          <w:rFonts w:ascii="Courier New" w:eastAsia="Courier New" w:hAnsi="Courier New" w:cs="Courier New"/>
          <w:color w:val="000000"/>
          <w:sz w:val="21"/>
          <w:szCs w:val="21"/>
        </w:rPr>
        <w:t>$ .</w:t>
      </w:r>
      <w:proofErr w:type="gramEnd"/>
      <w:r>
        <w:rPr>
          <w:rFonts w:ascii="Courier New" w:eastAsia="Courier New" w:hAnsi="Courier New" w:cs="Courier New"/>
          <w:color w:val="000000"/>
          <w:sz w:val="21"/>
          <w:szCs w:val="21"/>
        </w:rPr>
        <w:t>/bin/</w:t>
      </w:r>
      <w:proofErr w:type="spellStart"/>
      <w:r>
        <w:rPr>
          <w:rFonts w:ascii="Courier New" w:eastAsia="Courier New" w:hAnsi="Courier New" w:cs="Courier New"/>
          <w:color w:val="000000"/>
          <w:sz w:val="21"/>
          <w:szCs w:val="21"/>
        </w:rPr>
        <w:t>irrpt_pfxgen</w:t>
      </w:r>
      <w:proofErr w:type="spellEnd"/>
      <w:r>
        <w:rPr>
          <w:rFonts w:ascii="Courier New" w:eastAsia="Courier New" w:hAnsi="Courier New" w:cs="Courier New"/>
          <w:color w:val="000000"/>
          <w:sz w:val="21"/>
          <w:szCs w:val="21"/>
        </w:rPr>
        <w:t xml:space="preserve"> 64500 conf t</w:t>
      </w:r>
    </w:p>
    <w:tbl>
      <w:tblPr>
        <w:tblStyle w:val="aa"/>
        <w:tblW w:w="6964" w:type="dxa"/>
        <w:tblInd w:w="530" w:type="dxa"/>
        <w:tblLayout w:type="fixed"/>
        <w:tblLook w:val="0000" w:firstRow="0" w:lastRow="0" w:firstColumn="0" w:lastColumn="0" w:noHBand="0" w:noVBand="0"/>
      </w:tblPr>
      <w:tblGrid>
        <w:gridCol w:w="380"/>
        <w:gridCol w:w="4488"/>
        <w:gridCol w:w="2096"/>
      </w:tblGrid>
      <w:tr w:rsidR="000A4521" w14:paraId="3F32762C" w14:textId="77777777">
        <w:trPr>
          <w:trHeight w:val="266"/>
        </w:trPr>
        <w:tc>
          <w:tcPr>
            <w:tcW w:w="380" w:type="dxa"/>
          </w:tcPr>
          <w:p w14:paraId="0000039B" w14:textId="77777777" w:rsidR="000A4521" w:rsidRDefault="007473E9">
            <w:pPr>
              <w:pBdr>
                <w:top w:val="nil"/>
                <w:left w:val="nil"/>
                <w:bottom w:val="nil"/>
                <w:right w:val="nil"/>
                <w:between w:val="nil"/>
              </w:pBdr>
              <w:spacing w:before="5"/>
              <w:ind w:left="30" w:right="44"/>
              <w:jc w:val="center"/>
              <w:rPr>
                <w:rFonts w:ascii="Courier New" w:eastAsia="Courier New" w:hAnsi="Courier New" w:cs="Courier New"/>
                <w:color w:val="000000"/>
                <w:sz w:val="21"/>
                <w:szCs w:val="21"/>
              </w:rPr>
            </w:pPr>
            <w:r>
              <w:rPr>
                <w:rFonts w:ascii="Courier New" w:eastAsia="Courier New" w:hAnsi="Courier New" w:cs="Courier New"/>
                <w:color w:val="000000"/>
                <w:sz w:val="21"/>
                <w:szCs w:val="21"/>
              </w:rPr>
              <w:t>no</w:t>
            </w:r>
          </w:p>
        </w:tc>
        <w:tc>
          <w:tcPr>
            <w:tcW w:w="4488" w:type="dxa"/>
          </w:tcPr>
          <w:p w14:paraId="0000039C" w14:textId="77777777" w:rsidR="000A4521" w:rsidRDefault="007473E9">
            <w:pPr>
              <w:pBdr>
                <w:top w:val="nil"/>
                <w:left w:val="nil"/>
                <w:bottom w:val="nil"/>
                <w:right w:val="nil"/>
                <w:between w:val="nil"/>
              </w:pBdr>
              <w:spacing w:before="5"/>
              <w:ind w:left="66"/>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prefix-list CUSTOMER:64500</w:t>
            </w:r>
          </w:p>
        </w:tc>
        <w:tc>
          <w:tcPr>
            <w:tcW w:w="2096" w:type="dxa"/>
            <w:vMerge w:val="restart"/>
          </w:tcPr>
          <w:p w14:paraId="0000039D" w14:textId="77777777" w:rsidR="000A4521" w:rsidRDefault="000A4521">
            <w:pPr>
              <w:pBdr>
                <w:top w:val="nil"/>
                <w:left w:val="nil"/>
                <w:bottom w:val="nil"/>
                <w:right w:val="nil"/>
                <w:between w:val="nil"/>
              </w:pBdr>
              <w:rPr>
                <w:rFonts w:ascii="Times New Roman" w:eastAsia="Times New Roman" w:hAnsi="Times New Roman" w:cs="Times New Roman"/>
                <w:color w:val="000000"/>
                <w:sz w:val="20"/>
                <w:szCs w:val="20"/>
              </w:rPr>
            </w:pPr>
          </w:p>
        </w:tc>
      </w:tr>
      <w:tr w:rsidR="000A4521" w14:paraId="0DEC4291" w14:textId="77777777">
        <w:trPr>
          <w:trHeight w:val="285"/>
        </w:trPr>
        <w:tc>
          <w:tcPr>
            <w:tcW w:w="380" w:type="dxa"/>
          </w:tcPr>
          <w:p w14:paraId="0000039E" w14:textId="77777777" w:rsidR="000A4521" w:rsidRDefault="007473E9">
            <w:pPr>
              <w:pBdr>
                <w:top w:val="nil"/>
                <w:left w:val="nil"/>
                <w:bottom w:val="nil"/>
                <w:right w:val="nil"/>
                <w:between w:val="nil"/>
              </w:pBdr>
              <w:spacing w:before="26"/>
              <w:ind w:left="30" w:right="44"/>
              <w:jc w:val="center"/>
              <w:rPr>
                <w:rFonts w:ascii="Courier New" w:eastAsia="Courier New" w:hAnsi="Courier New" w:cs="Courier New"/>
                <w:color w:val="000000"/>
                <w:sz w:val="21"/>
                <w:szCs w:val="21"/>
              </w:rPr>
            </w:pPr>
            <w:r>
              <w:rPr>
                <w:rFonts w:ascii="Courier New" w:eastAsia="Courier New" w:hAnsi="Courier New" w:cs="Courier New"/>
                <w:color w:val="000000"/>
                <w:sz w:val="21"/>
                <w:szCs w:val="21"/>
              </w:rPr>
              <w:t>no</w:t>
            </w:r>
          </w:p>
        </w:tc>
        <w:tc>
          <w:tcPr>
            <w:tcW w:w="4488" w:type="dxa"/>
          </w:tcPr>
          <w:p w14:paraId="0000039F" w14:textId="77777777" w:rsidR="000A4521" w:rsidRDefault="007473E9">
            <w:pPr>
              <w:pBdr>
                <w:top w:val="nil"/>
                <w:left w:val="nil"/>
                <w:bottom w:val="nil"/>
                <w:right w:val="nil"/>
                <w:between w:val="nil"/>
              </w:pBdr>
              <w:spacing w:before="26"/>
              <w:ind w:left="66"/>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prefix-list CUSTOMERv6:64500</w:t>
            </w:r>
          </w:p>
        </w:tc>
        <w:tc>
          <w:tcPr>
            <w:tcW w:w="2096" w:type="dxa"/>
            <w:vMerge/>
          </w:tcPr>
          <w:p w14:paraId="000003A0" w14:textId="77777777" w:rsidR="000A4521" w:rsidRDefault="000A4521">
            <w:pPr>
              <w:pBdr>
                <w:top w:val="nil"/>
                <w:left w:val="nil"/>
                <w:bottom w:val="nil"/>
                <w:right w:val="nil"/>
                <w:between w:val="nil"/>
              </w:pBdr>
              <w:spacing w:line="276" w:lineRule="auto"/>
              <w:rPr>
                <w:rFonts w:ascii="Courier New" w:eastAsia="Courier New" w:hAnsi="Courier New" w:cs="Courier New"/>
                <w:color w:val="000000"/>
                <w:sz w:val="21"/>
                <w:szCs w:val="21"/>
              </w:rPr>
            </w:pPr>
          </w:p>
        </w:tc>
      </w:tr>
      <w:tr w:rsidR="000A4521" w14:paraId="3BC25A37" w14:textId="77777777">
        <w:trPr>
          <w:trHeight w:val="285"/>
        </w:trPr>
        <w:tc>
          <w:tcPr>
            <w:tcW w:w="380" w:type="dxa"/>
          </w:tcPr>
          <w:p w14:paraId="000003A1" w14:textId="77777777" w:rsidR="000A4521" w:rsidRDefault="007473E9">
            <w:pPr>
              <w:pBdr>
                <w:top w:val="nil"/>
                <w:left w:val="nil"/>
                <w:bottom w:val="nil"/>
                <w:right w:val="nil"/>
                <w:between w:val="nil"/>
              </w:pBdr>
              <w:spacing w:before="24"/>
              <w:ind w:left="30" w:right="44"/>
              <w:jc w:val="center"/>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p>
        </w:tc>
        <w:tc>
          <w:tcPr>
            <w:tcW w:w="4488" w:type="dxa"/>
          </w:tcPr>
          <w:p w14:paraId="000003A2" w14:textId="77777777" w:rsidR="000A4521" w:rsidRDefault="007473E9">
            <w:pPr>
              <w:pBdr>
                <w:top w:val="nil"/>
                <w:left w:val="nil"/>
                <w:bottom w:val="nil"/>
                <w:right w:val="nil"/>
                <w:between w:val="nil"/>
              </w:pBdr>
              <w:spacing w:before="24"/>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prefix-list CUSTOMER:64500 permit</w:t>
            </w:r>
          </w:p>
        </w:tc>
        <w:tc>
          <w:tcPr>
            <w:tcW w:w="2096" w:type="dxa"/>
          </w:tcPr>
          <w:p w14:paraId="000003A3" w14:textId="77777777" w:rsidR="000A4521" w:rsidRDefault="007473E9">
            <w:pPr>
              <w:pBdr>
                <w:top w:val="nil"/>
                <w:left w:val="nil"/>
                <w:bottom w:val="nil"/>
                <w:right w:val="nil"/>
                <w:between w:val="nil"/>
              </w:pBdr>
              <w:spacing w:before="24"/>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203.0.113.0/24</w:t>
            </w:r>
          </w:p>
        </w:tc>
      </w:tr>
      <w:tr w:rsidR="000A4521" w14:paraId="2A0BC9E5" w14:textId="77777777">
        <w:trPr>
          <w:trHeight w:val="288"/>
        </w:trPr>
        <w:tc>
          <w:tcPr>
            <w:tcW w:w="380" w:type="dxa"/>
          </w:tcPr>
          <w:p w14:paraId="000003A4" w14:textId="77777777" w:rsidR="000A4521" w:rsidRDefault="007473E9">
            <w:pPr>
              <w:pBdr>
                <w:top w:val="nil"/>
                <w:left w:val="nil"/>
                <w:bottom w:val="nil"/>
                <w:right w:val="nil"/>
                <w:between w:val="nil"/>
              </w:pBdr>
              <w:spacing w:before="26"/>
              <w:ind w:left="30" w:right="44"/>
              <w:jc w:val="center"/>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p>
        </w:tc>
        <w:tc>
          <w:tcPr>
            <w:tcW w:w="4488" w:type="dxa"/>
          </w:tcPr>
          <w:p w14:paraId="000003A5" w14:textId="77777777" w:rsidR="000A4521" w:rsidRDefault="007473E9">
            <w:pPr>
              <w:pBdr>
                <w:top w:val="nil"/>
                <w:left w:val="nil"/>
                <w:bottom w:val="nil"/>
                <w:right w:val="nil"/>
                <w:between w:val="nil"/>
              </w:pBdr>
              <w:spacing w:before="26"/>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prefix-list CUSTOMER:64500 permit</w:t>
            </w:r>
          </w:p>
        </w:tc>
        <w:tc>
          <w:tcPr>
            <w:tcW w:w="2096" w:type="dxa"/>
          </w:tcPr>
          <w:p w14:paraId="000003A6" w14:textId="77777777" w:rsidR="000A4521" w:rsidRDefault="007473E9">
            <w:pPr>
              <w:pBdr>
                <w:top w:val="nil"/>
                <w:left w:val="nil"/>
                <w:bottom w:val="nil"/>
                <w:right w:val="nil"/>
                <w:between w:val="nil"/>
              </w:pBdr>
              <w:spacing w:before="26"/>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192.0.2.0/24</w:t>
            </w:r>
          </w:p>
        </w:tc>
      </w:tr>
      <w:tr w:rsidR="000A4521" w14:paraId="214D2ED5" w14:textId="77777777">
        <w:trPr>
          <w:trHeight w:val="266"/>
        </w:trPr>
        <w:tc>
          <w:tcPr>
            <w:tcW w:w="380" w:type="dxa"/>
          </w:tcPr>
          <w:p w14:paraId="000003A7" w14:textId="77777777" w:rsidR="000A4521" w:rsidRDefault="007473E9">
            <w:pPr>
              <w:pBdr>
                <w:top w:val="nil"/>
                <w:left w:val="nil"/>
                <w:bottom w:val="nil"/>
                <w:right w:val="nil"/>
                <w:between w:val="nil"/>
              </w:pBdr>
              <w:spacing w:before="26" w:line="220" w:lineRule="auto"/>
              <w:ind w:left="30" w:right="44"/>
              <w:jc w:val="center"/>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p>
        </w:tc>
        <w:tc>
          <w:tcPr>
            <w:tcW w:w="4488" w:type="dxa"/>
          </w:tcPr>
          <w:p w14:paraId="000003A8" w14:textId="77777777" w:rsidR="000A4521" w:rsidRDefault="007473E9">
            <w:pPr>
              <w:pBdr>
                <w:top w:val="nil"/>
                <w:left w:val="nil"/>
                <w:bottom w:val="nil"/>
                <w:right w:val="nil"/>
                <w:between w:val="nil"/>
              </w:pBdr>
              <w:spacing w:before="26" w:line="220" w:lineRule="auto"/>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prefix-list CUSTOMER:64500 permit</w:t>
            </w:r>
          </w:p>
        </w:tc>
        <w:tc>
          <w:tcPr>
            <w:tcW w:w="2096" w:type="dxa"/>
          </w:tcPr>
          <w:p w14:paraId="000003A9" w14:textId="77777777" w:rsidR="000A4521" w:rsidRDefault="007473E9">
            <w:pPr>
              <w:pBdr>
                <w:top w:val="nil"/>
                <w:left w:val="nil"/>
                <w:bottom w:val="nil"/>
                <w:right w:val="nil"/>
                <w:between w:val="nil"/>
              </w:pBdr>
              <w:spacing w:before="26" w:line="220" w:lineRule="auto"/>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198.51.100.0/24</w:t>
            </w:r>
          </w:p>
        </w:tc>
      </w:tr>
    </w:tbl>
    <w:p w14:paraId="000003AA" w14:textId="77777777" w:rsidR="000A4521" w:rsidRDefault="007473E9">
      <w:pPr>
        <w:pBdr>
          <w:top w:val="nil"/>
          <w:left w:val="nil"/>
          <w:bottom w:val="nil"/>
          <w:right w:val="nil"/>
          <w:between w:val="nil"/>
        </w:pBdr>
        <w:spacing w:before="48" w:line="288" w:lineRule="auto"/>
        <w:ind w:left="580" w:right="517"/>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ipv6 prefix-list CUSTOMERv6:64500 permit 2001:db</w:t>
      </w:r>
      <w:proofErr w:type="gramStart"/>
      <w:r>
        <w:rPr>
          <w:rFonts w:ascii="Courier New" w:eastAsia="Courier New" w:hAnsi="Courier New" w:cs="Courier New"/>
          <w:color w:val="000000"/>
          <w:sz w:val="21"/>
          <w:szCs w:val="21"/>
        </w:rPr>
        <w:t>8:1000::/</w:t>
      </w:r>
      <w:proofErr w:type="gramEnd"/>
      <w:r>
        <w:rPr>
          <w:rFonts w:ascii="Courier New" w:eastAsia="Courier New" w:hAnsi="Courier New" w:cs="Courier New"/>
          <w:color w:val="000000"/>
          <w:sz w:val="21"/>
          <w:szCs w:val="21"/>
        </w:rPr>
        <w:t>36 le 48 ipv6 prefix-list CUSTOMERv6:64500 permit 2001:db8:1001::/48 le 48 ipv6 prefix-list CUSTOMERv6:64500 permit 2001:db8:2002::/48 le 48 end</w:t>
      </w:r>
    </w:p>
    <w:p w14:paraId="000003AB" w14:textId="77777777" w:rsidR="000A4521" w:rsidRDefault="007473E9">
      <w:pPr>
        <w:pBdr>
          <w:top w:val="nil"/>
          <w:left w:val="nil"/>
          <w:bottom w:val="nil"/>
          <w:right w:val="nil"/>
          <w:between w:val="nil"/>
        </w:pBdr>
        <w:spacing w:before="1"/>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write mem</w:t>
      </w:r>
    </w:p>
    <w:p w14:paraId="000003AC" w14:textId="77777777" w:rsidR="000A4521" w:rsidRDefault="000A4521">
      <w:pPr>
        <w:pBdr>
          <w:top w:val="nil"/>
          <w:left w:val="nil"/>
          <w:bottom w:val="nil"/>
          <w:right w:val="nil"/>
          <w:between w:val="nil"/>
        </w:pBdr>
        <w:spacing w:before="4"/>
        <w:rPr>
          <w:rFonts w:ascii="Courier New" w:eastAsia="Courier New" w:hAnsi="Courier New" w:cs="Courier New"/>
          <w:color w:val="000000"/>
          <w:sz w:val="30"/>
          <w:szCs w:val="30"/>
        </w:rPr>
      </w:pPr>
    </w:p>
    <w:p w14:paraId="000003AD" w14:textId="77777777" w:rsidR="000A4521" w:rsidRDefault="007473E9">
      <w:pPr>
        <w:pBdr>
          <w:top w:val="nil"/>
          <w:left w:val="nil"/>
          <w:bottom w:val="nil"/>
          <w:right w:val="nil"/>
          <w:between w:val="nil"/>
        </w:pBdr>
        <w:spacing w:line="285" w:lineRule="auto"/>
        <w:ind w:left="220" w:right="128"/>
        <w:rPr>
          <w:color w:val="000000"/>
          <w:sz w:val="21"/>
          <w:szCs w:val="21"/>
        </w:rPr>
      </w:pPr>
      <w:r>
        <w:rPr>
          <w:color w:val="000000"/>
          <w:sz w:val="21"/>
          <w:szCs w:val="21"/>
        </w:rPr>
        <w:t>IRRPT by default allows more-specific prefixes, up to a configured maximum prefix length. In this example the maximum prefix lengths were configured as /24 for IPv4 and /48 for IPv6.</w:t>
      </w:r>
    </w:p>
    <w:p w14:paraId="000003AE" w14:textId="77777777" w:rsidR="000A4521" w:rsidRDefault="000A4521">
      <w:pPr>
        <w:pBdr>
          <w:top w:val="nil"/>
          <w:left w:val="nil"/>
          <w:bottom w:val="nil"/>
          <w:right w:val="nil"/>
          <w:between w:val="nil"/>
        </w:pBdr>
        <w:spacing w:before="2"/>
        <w:rPr>
          <w:color w:val="000000"/>
          <w:sz w:val="20"/>
          <w:szCs w:val="20"/>
        </w:rPr>
      </w:pPr>
    </w:p>
    <w:p w14:paraId="000003AF" w14:textId="77777777" w:rsidR="000A4521" w:rsidRDefault="007473E9">
      <w:pPr>
        <w:numPr>
          <w:ilvl w:val="3"/>
          <w:numId w:val="27"/>
        </w:numPr>
        <w:pBdr>
          <w:top w:val="nil"/>
          <w:left w:val="nil"/>
          <w:bottom w:val="nil"/>
          <w:right w:val="nil"/>
          <w:between w:val="nil"/>
        </w:pBdr>
        <w:tabs>
          <w:tab w:val="left" w:pos="943"/>
        </w:tabs>
        <w:ind w:hanging="722"/>
        <w:rPr>
          <w:b/>
          <w:color w:val="000000"/>
          <w:sz w:val="19"/>
          <w:szCs w:val="19"/>
        </w:rPr>
      </w:pPr>
      <w:r>
        <w:rPr>
          <w:b/>
          <w:color w:val="000000"/>
          <w:sz w:val="19"/>
          <w:szCs w:val="19"/>
        </w:rPr>
        <w:t>Router provisioning tools</w:t>
      </w:r>
    </w:p>
    <w:p w14:paraId="000003B0" w14:textId="09380B30" w:rsidR="000A4521" w:rsidRDefault="007473E9">
      <w:pPr>
        <w:pBdr>
          <w:top w:val="nil"/>
          <w:left w:val="nil"/>
          <w:bottom w:val="nil"/>
          <w:right w:val="nil"/>
          <w:between w:val="nil"/>
        </w:pBdr>
        <w:spacing w:before="79" w:line="290" w:lineRule="auto"/>
        <w:ind w:left="220" w:right="128"/>
        <w:rPr>
          <w:color w:val="000000"/>
          <w:sz w:val="21"/>
          <w:szCs w:val="21"/>
        </w:rPr>
      </w:pPr>
      <w:r>
        <w:rPr>
          <w:color w:val="000000"/>
          <w:sz w:val="21"/>
          <w:szCs w:val="21"/>
        </w:rPr>
        <w:t>Once the configuration is generated, a platform or means must be selected that can transmit and deploy this configuration to live infrastructure. Popular means of orchestrating include SNMP + (T)</w:t>
      </w:r>
      <w:proofErr w:type="gramStart"/>
      <w:r>
        <w:rPr>
          <w:color w:val="000000"/>
          <w:sz w:val="21"/>
          <w:szCs w:val="21"/>
        </w:rPr>
        <w:t>FTP ,</w:t>
      </w:r>
      <w:proofErr w:type="gramEnd"/>
      <w:r>
        <w:rPr>
          <w:color w:val="000000"/>
          <w:sz w:val="21"/>
          <w:szCs w:val="21"/>
        </w:rPr>
        <w:t xml:space="preserve"> </w:t>
      </w:r>
      <w:proofErr w:type="spellStart"/>
      <w:r>
        <w:rPr>
          <w:color w:val="000000"/>
          <w:sz w:val="21"/>
          <w:szCs w:val="21"/>
        </w:rPr>
        <w:t>vty</w:t>
      </w:r>
      <w:proofErr w:type="spellEnd"/>
      <w:r>
        <w:rPr>
          <w:color w:val="000000"/>
          <w:sz w:val="21"/>
          <w:szCs w:val="21"/>
        </w:rPr>
        <w:t xml:space="preserve"> marshaling (usually over SSH) and NETCONF (again, usually over SSH). In terms of platforms, </w:t>
      </w:r>
      <w:proofErr w:type="gramStart"/>
      <w:r>
        <w:rPr>
          <w:color w:val="000000"/>
          <w:sz w:val="21"/>
          <w:szCs w:val="21"/>
        </w:rPr>
        <w:t>open source</w:t>
      </w:r>
      <w:proofErr w:type="gramEnd"/>
      <w:r>
        <w:rPr>
          <w:color w:val="000000"/>
          <w:sz w:val="21"/>
          <w:szCs w:val="21"/>
        </w:rPr>
        <w:t xml:space="preserve"> orchestration stack Ansible and </w:t>
      </w:r>
      <w:del w:id="1050" w:author="Kevin Chege" w:date="2021-05-06T09:37:00Z">
        <w:r w:rsidDel="0033127B">
          <w:rPr>
            <w:color w:val="000000"/>
            <w:sz w:val="21"/>
            <w:szCs w:val="21"/>
          </w:rPr>
          <w:delText>Cisco’s Network Service Orchestrator</w:delText>
        </w:r>
      </w:del>
      <w:ins w:id="1051" w:author="Kevin Chege" w:date="2021-05-06T09:37:00Z">
        <w:r w:rsidR="0033127B">
          <w:rPr>
            <w:color w:val="000000"/>
            <w:sz w:val="21"/>
            <w:szCs w:val="21"/>
          </w:rPr>
          <w:t>some vendor proprietary tools</w:t>
        </w:r>
      </w:ins>
      <w:r>
        <w:rPr>
          <w:color w:val="000000"/>
          <w:sz w:val="21"/>
          <w:szCs w:val="21"/>
        </w:rPr>
        <w:t xml:space="preserve"> provide more complete solutions.</w:t>
      </w:r>
    </w:p>
    <w:p w14:paraId="000003B1" w14:textId="77777777" w:rsidR="000A4521" w:rsidRDefault="000A4521">
      <w:pPr>
        <w:pBdr>
          <w:top w:val="nil"/>
          <w:left w:val="nil"/>
          <w:bottom w:val="nil"/>
          <w:right w:val="nil"/>
          <w:between w:val="nil"/>
        </w:pBdr>
        <w:rPr>
          <w:color w:val="000000"/>
          <w:sz w:val="19"/>
          <w:szCs w:val="19"/>
        </w:rPr>
      </w:pPr>
    </w:p>
    <w:p w14:paraId="000003B2" w14:textId="77777777" w:rsidR="000A4521" w:rsidRDefault="007473E9">
      <w:pPr>
        <w:numPr>
          <w:ilvl w:val="3"/>
          <w:numId w:val="27"/>
        </w:numPr>
        <w:pBdr>
          <w:top w:val="nil"/>
          <w:left w:val="nil"/>
          <w:bottom w:val="nil"/>
          <w:right w:val="nil"/>
          <w:between w:val="nil"/>
        </w:pBdr>
        <w:tabs>
          <w:tab w:val="left" w:pos="943"/>
        </w:tabs>
        <w:ind w:hanging="722"/>
        <w:rPr>
          <w:b/>
          <w:color w:val="000000"/>
          <w:sz w:val="19"/>
          <w:szCs w:val="19"/>
        </w:rPr>
      </w:pPr>
      <w:r>
        <w:rPr>
          <w:b/>
          <w:color w:val="000000"/>
          <w:sz w:val="19"/>
          <w:szCs w:val="19"/>
        </w:rPr>
        <w:t>A word of caution</w:t>
      </w:r>
    </w:p>
    <w:p w14:paraId="665DE3B8" w14:textId="77777777" w:rsidR="0008389A" w:rsidRDefault="007473E9">
      <w:pPr>
        <w:pStyle w:val="BodyText"/>
        <w:spacing w:before="85" w:line="288" w:lineRule="auto"/>
        <w:ind w:left="220"/>
        <w:rPr>
          <w:del w:id="1052" w:author="Changed/Added" w:date="2021-04-26T11:03:00Z"/>
        </w:rPr>
      </w:pPr>
      <w:r>
        <w:rPr>
          <w:color w:val="000000"/>
        </w:rPr>
        <w:t>Great caution must still be exercised before deploying this configuration on live infrastructure. A simple mistake can cause traffic to be incorrectly filtered, especially when providing transit services to customers.</w:t>
      </w:r>
    </w:p>
    <w:p w14:paraId="000003B3" w14:textId="3AF5E46F" w:rsidR="000A4521" w:rsidRDefault="000A4521">
      <w:pPr>
        <w:pBdr>
          <w:top w:val="nil"/>
          <w:left w:val="nil"/>
          <w:bottom w:val="nil"/>
          <w:right w:val="nil"/>
          <w:between w:val="nil"/>
        </w:pBdr>
        <w:spacing w:before="85" w:line="288" w:lineRule="auto"/>
        <w:ind w:left="220"/>
        <w:rPr>
          <w:color w:val="000000"/>
          <w:sz w:val="21"/>
          <w:szCs w:val="21"/>
        </w:rPr>
        <w:sectPr w:rsidR="000A4521">
          <w:pgSz w:w="12240" w:h="15840"/>
          <w:pgMar w:top="1340" w:right="1340" w:bottom="960" w:left="1220" w:header="726" w:footer="768" w:gutter="0"/>
          <w:cols w:space="720"/>
        </w:sectPr>
      </w:pPr>
    </w:p>
    <w:p w14:paraId="000003B4" w14:textId="77777777" w:rsidR="000A4521" w:rsidRDefault="007473E9">
      <w:pPr>
        <w:pBdr>
          <w:top w:val="nil"/>
          <w:left w:val="nil"/>
          <w:bottom w:val="nil"/>
          <w:right w:val="nil"/>
          <w:between w:val="nil"/>
        </w:pBdr>
        <w:spacing w:before="88" w:line="290" w:lineRule="auto"/>
        <w:ind w:left="220"/>
        <w:rPr>
          <w:color w:val="000000"/>
          <w:sz w:val="21"/>
          <w:szCs w:val="21"/>
        </w:rPr>
      </w:pPr>
      <w:r>
        <w:rPr>
          <w:color w:val="000000"/>
          <w:sz w:val="21"/>
          <w:szCs w:val="21"/>
        </w:rPr>
        <w:lastRenderedPageBreak/>
        <w:t>The authors recommend the following mechanisms for ensuring that bad filters (or even just bad filter configuration) do not end up being deployed:</w:t>
      </w:r>
    </w:p>
    <w:p w14:paraId="000003B5" w14:textId="77777777" w:rsidR="000A4521" w:rsidRDefault="000A4521">
      <w:pPr>
        <w:pBdr>
          <w:top w:val="nil"/>
          <w:left w:val="nil"/>
          <w:bottom w:val="nil"/>
          <w:right w:val="nil"/>
          <w:between w:val="nil"/>
        </w:pBdr>
        <w:spacing w:before="2"/>
        <w:rPr>
          <w:color w:val="000000"/>
          <w:sz w:val="25"/>
          <w:szCs w:val="25"/>
        </w:rPr>
      </w:pPr>
    </w:p>
    <w:p w14:paraId="000003B6" w14:textId="77777777" w:rsidR="000A4521" w:rsidRDefault="007473E9">
      <w:pPr>
        <w:pBdr>
          <w:top w:val="nil"/>
          <w:left w:val="nil"/>
          <w:bottom w:val="nil"/>
          <w:right w:val="nil"/>
          <w:between w:val="nil"/>
        </w:pBdr>
        <w:ind w:left="220"/>
        <w:rPr>
          <w:color w:val="000000"/>
          <w:sz w:val="21"/>
          <w:szCs w:val="21"/>
        </w:rPr>
      </w:pPr>
      <w:r>
        <w:rPr>
          <w:color w:val="000000"/>
          <w:sz w:val="21"/>
          <w:szCs w:val="21"/>
          <w:u w:val="single"/>
        </w:rPr>
        <w:t>Simple syntax checks</w:t>
      </w:r>
    </w:p>
    <w:p w14:paraId="000003B7" w14:textId="77777777" w:rsidR="000A4521" w:rsidRDefault="000A4521">
      <w:pPr>
        <w:pBdr>
          <w:top w:val="nil"/>
          <w:left w:val="nil"/>
          <w:bottom w:val="nil"/>
          <w:right w:val="nil"/>
          <w:between w:val="nil"/>
        </w:pBdr>
        <w:spacing w:before="11"/>
        <w:rPr>
          <w:color w:val="000000"/>
          <w:sz w:val="20"/>
          <w:szCs w:val="20"/>
        </w:rPr>
      </w:pPr>
    </w:p>
    <w:p w14:paraId="000003B8" w14:textId="77777777" w:rsidR="000A4521" w:rsidRDefault="007473E9">
      <w:pPr>
        <w:numPr>
          <w:ilvl w:val="4"/>
          <w:numId w:val="27"/>
        </w:numPr>
        <w:pBdr>
          <w:top w:val="nil"/>
          <w:left w:val="nil"/>
          <w:bottom w:val="nil"/>
          <w:right w:val="nil"/>
          <w:between w:val="nil"/>
        </w:pBdr>
        <w:tabs>
          <w:tab w:val="left" w:pos="939"/>
          <w:tab w:val="left" w:pos="940"/>
        </w:tabs>
        <w:spacing w:before="98" w:line="288" w:lineRule="auto"/>
        <w:ind w:right="377"/>
        <w:rPr>
          <w:color w:val="000000"/>
          <w:sz w:val="21"/>
          <w:szCs w:val="21"/>
        </w:rPr>
      </w:pPr>
      <w:r>
        <w:rPr>
          <w:color w:val="000000"/>
          <w:sz w:val="21"/>
          <w:szCs w:val="21"/>
        </w:rPr>
        <w:t>Ensure the filters generated are not empty, are well formed and do not have syntax errors. Note that some routing platforms treat any empty prefix list as an implicit “allow any”.</w:t>
      </w:r>
    </w:p>
    <w:p w14:paraId="000003B9" w14:textId="77777777" w:rsidR="000A4521" w:rsidRDefault="007473E9">
      <w:pPr>
        <w:numPr>
          <w:ilvl w:val="4"/>
          <w:numId w:val="27"/>
        </w:numPr>
        <w:pBdr>
          <w:top w:val="nil"/>
          <w:left w:val="nil"/>
          <w:bottom w:val="nil"/>
          <w:right w:val="nil"/>
          <w:between w:val="nil"/>
        </w:pBdr>
        <w:tabs>
          <w:tab w:val="left" w:pos="939"/>
          <w:tab w:val="left" w:pos="940"/>
        </w:tabs>
        <w:spacing w:before="5"/>
        <w:rPr>
          <w:color w:val="000000"/>
          <w:sz w:val="21"/>
          <w:szCs w:val="21"/>
        </w:rPr>
      </w:pPr>
      <w:r>
        <w:rPr>
          <w:color w:val="000000"/>
          <w:sz w:val="21"/>
          <w:szCs w:val="21"/>
        </w:rPr>
        <w:t>Ensure the filters do not refer to impossible addresses and masks.</w:t>
      </w:r>
    </w:p>
    <w:p w14:paraId="000003BA" w14:textId="77777777" w:rsidR="000A4521" w:rsidRDefault="007473E9">
      <w:pPr>
        <w:numPr>
          <w:ilvl w:val="4"/>
          <w:numId w:val="27"/>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Ensure they will not inadvertently block anything which is explicitly configured to pass.</w:t>
      </w:r>
    </w:p>
    <w:p w14:paraId="000003BB" w14:textId="77777777" w:rsidR="000A4521" w:rsidRDefault="000A4521">
      <w:pPr>
        <w:pBdr>
          <w:top w:val="nil"/>
          <w:left w:val="nil"/>
          <w:bottom w:val="nil"/>
          <w:right w:val="nil"/>
          <w:between w:val="nil"/>
        </w:pBdr>
        <w:spacing w:before="11"/>
        <w:rPr>
          <w:color w:val="000000"/>
          <w:sz w:val="29"/>
          <w:szCs w:val="29"/>
        </w:rPr>
      </w:pPr>
    </w:p>
    <w:p w14:paraId="000003BC" w14:textId="77777777" w:rsidR="000A4521" w:rsidRDefault="007473E9">
      <w:pPr>
        <w:pBdr>
          <w:top w:val="nil"/>
          <w:left w:val="nil"/>
          <w:bottom w:val="nil"/>
          <w:right w:val="nil"/>
          <w:between w:val="nil"/>
        </w:pBdr>
        <w:ind w:left="220"/>
        <w:rPr>
          <w:color w:val="000000"/>
          <w:sz w:val="21"/>
          <w:szCs w:val="21"/>
        </w:rPr>
      </w:pPr>
      <w:r>
        <w:rPr>
          <w:color w:val="000000"/>
          <w:sz w:val="21"/>
          <w:szCs w:val="21"/>
          <w:u w:val="single"/>
        </w:rPr>
        <w:t>Delta checks</w:t>
      </w:r>
    </w:p>
    <w:p w14:paraId="000003BD" w14:textId="77777777" w:rsidR="000A4521" w:rsidRDefault="000A4521">
      <w:pPr>
        <w:pBdr>
          <w:top w:val="nil"/>
          <w:left w:val="nil"/>
          <w:bottom w:val="nil"/>
          <w:right w:val="nil"/>
          <w:between w:val="nil"/>
        </w:pBdr>
        <w:spacing w:before="10"/>
        <w:rPr>
          <w:color w:val="000000"/>
          <w:sz w:val="20"/>
          <w:szCs w:val="20"/>
        </w:rPr>
      </w:pPr>
    </w:p>
    <w:p w14:paraId="000003BE" w14:textId="77777777" w:rsidR="000A4521" w:rsidRDefault="007473E9">
      <w:pPr>
        <w:numPr>
          <w:ilvl w:val="4"/>
          <w:numId w:val="27"/>
        </w:numPr>
        <w:pBdr>
          <w:top w:val="nil"/>
          <w:left w:val="nil"/>
          <w:bottom w:val="nil"/>
          <w:right w:val="nil"/>
          <w:between w:val="nil"/>
        </w:pBdr>
        <w:tabs>
          <w:tab w:val="left" w:pos="939"/>
          <w:tab w:val="left" w:pos="940"/>
        </w:tabs>
        <w:spacing w:before="99" w:line="290" w:lineRule="auto"/>
        <w:ind w:right="118"/>
        <w:rPr>
          <w:color w:val="000000"/>
          <w:sz w:val="21"/>
          <w:szCs w:val="21"/>
        </w:rPr>
      </w:pPr>
      <w:r>
        <w:rPr>
          <w:color w:val="000000"/>
          <w:sz w:val="21"/>
          <w:szCs w:val="21"/>
        </w:rPr>
        <w:t xml:space="preserve">Ensure that if a filter changes by a delta of more than (n) percent (where n is an internally agreed number, for example, 20%), then prevent the filter from being deployed and prevent any further filters from being built and/or deployed until a </w:t>
      </w:r>
      <w:proofErr w:type="gramStart"/>
      <w:r>
        <w:rPr>
          <w:color w:val="000000"/>
          <w:sz w:val="21"/>
          <w:szCs w:val="21"/>
        </w:rPr>
        <w:t>human reviews</w:t>
      </w:r>
      <w:proofErr w:type="gramEnd"/>
      <w:r>
        <w:rPr>
          <w:color w:val="000000"/>
          <w:sz w:val="21"/>
          <w:szCs w:val="21"/>
        </w:rPr>
        <w:t xml:space="preserve"> the output.</w:t>
      </w:r>
    </w:p>
    <w:p w14:paraId="000003BF" w14:textId="77777777" w:rsidR="000A4521" w:rsidRDefault="000A4521">
      <w:pPr>
        <w:pBdr>
          <w:top w:val="nil"/>
          <w:left w:val="nil"/>
          <w:bottom w:val="nil"/>
          <w:right w:val="nil"/>
          <w:between w:val="nil"/>
        </w:pBdr>
        <w:spacing w:before="10"/>
        <w:rPr>
          <w:color w:val="000000"/>
          <w:sz w:val="24"/>
          <w:szCs w:val="24"/>
        </w:rPr>
      </w:pPr>
    </w:p>
    <w:p w14:paraId="000003C0" w14:textId="77777777" w:rsidR="000A4521" w:rsidRDefault="007473E9">
      <w:pPr>
        <w:pBdr>
          <w:top w:val="nil"/>
          <w:left w:val="nil"/>
          <w:bottom w:val="nil"/>
          <w:right w:val="nil"/>
          <w:between w:val="nil"/>
        </w:pBdr>
        <w:ind w:left="220"/>
        <w:rPr>
          <w:color w:val="000000"/>
          <w:sz w:val="21"/>
          <w:szCs w:val="21"/>
        </w:rPr>
      </w:pPr>
      <w:r>
        <w:rPr>
          <w:color w:val="000000"/>
          <w:sz w:val="21"/>
          <w:szCs w:val="21"/>
          <w:u w:val="single"/>
        </w:rPr>
        <w:t>Beacon prefixes</w:t>
      </w:r>
    </w:p>
    <w:p w14:paraId="000003C1" w14:textId="77777777" w:rsidR="000A4521" w:rsidRDefault="000A4521">
      <w:pPr>
        <w:pBdr>
          <w:top w:val="nil"/>
          <w:left w:val="nil"/>
          <w:bottom w:val="nil"/>
          <w:right w:val="nil"/>
          <w:between w:val="nil"/>
        </w:pBdr>
        <w:spacing w:before="10"/>
        <w:rPr>
          <w:color w:val="000000"/>
          <w:sz w:val="20"/>
          <w:szCs w:val="20"/>
        </w:rPr>
      </w:pPr>
    </w:p>
    <w:p w14:paraId="000003C2" w14:textId="77777777" w:rsidR="000A4521" w:rsidRDefault="007473E9">
      <w:pPr>
        <w:numPr>
          <w:ilvl w:val="4"/>
          <w:numId w:val="27"/>
        </w:numPr>
        <w:pBdr>
          <w:top w:val="nil"/>
          <w:left w:val="nil"/>
          <w:bottom w:val="nil"/>
          <w:right w:val="nil"/>
          <w:between w:val="nil"/>
        </w:pBdr>
        <w:tabs>
          <w:tab w:val="left" w:pos="939"/>
          <w:tab w:val="left" w:pos="940"/>
        </w:tabs>
        <w:spacing w:before="99"/>
        <w:rPr>
          <w:color w:val="000000"/>
          <w:sz w:val="21"/>
          <w:szCs w:val="21"/>
        </w:rPr>
      </w:pPr>
      <w:r>
        <w:rPr>
          <w:color w:val="000000"/>
          <w:sz w:val="21"/>
          <w:szCs w:val="21"/>
        </w:rPr>
        <w:t xml:space="preserve">Ensure that special or important prefixes to the </w:t>
      </w:r>
      <w:proofErr w:type="spellStart"/>
      <w:r>
        <w:rPr>
          <w:color w:val="000000"/>
          <w:sz w:val="21"/>
          <w:szCs w:val="21"/>
        </w:rPr>
        <w:t>organisation</w:t>
      </w:r>
      <w:proofErr w:type="spellEnd"/>
      <w:r>
        <w:rPr>
          <w:color w:val="000000"/>
          <w:sz w:val="21"/>
          <w:szCs w:val="21"/>
        </w:rPr>
        <w:t xml:space="preserve"> are permitted to pass.</w:t>
      </w:r>
    </w:p>
    <w:p w14:paraId="000003C3" w14:textId="77777777" w:rsidR="000A4521" w:rsidRDefault="007473E9">
      <w:pPr>
        <w:numPr>
          <w:ilvl w:val="4"/>
          <w:numId w:val="27"/>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Ensure that bogon prefixes are never allowed through the filter.</w:t>
      </w:r>
    </w:p>
    <w:p w14:paraId="000003C4" w14:textId="77777777" w:rsidR="000A4521" w:rsidRDefault="000A4521">
      <w:pPr>
        <w:pBdr>
          <w:top w:val="nil"/>
          <w:left w:val="nil"/>
          <w:bottom w:val="nil"/>
          <w:right w:val="nil"/>
          <w:between w:val="nil"/>
        </w:pBdr>
        <w:rPr>
          <w:color w:val="000000"/>
          <w:sz w:val="24"/>
          <w:szCs w:val="24"/>
        </w:rPr>
      </w:pPr>
    </w:p>
    <w:p w14:paraId="000003C5" w14:textId="77777777" w:rsidR="000A4521" w:rsidRDefault="000A4521">
      <w:pPr>
        <w:pBdr>
          <w:top w:val="nil"/>
          <w:left w:val="nil"/>
          <w:bottom w:val="nil"/>
          <w:right w:val="nil"/>
          <w:between w:val="nil"/>
        </w:pBdr>
        <w:spacing w:before="1"/>
        <w:rPr>
          <w:color w:val="000000"/>
          <w:sz w:val="25"/>
          <w:szCs w:val="25"/>
        </w:rPr>
      </w:pPr>
    </w:p>
    <w:p w14:paraId="000003C6" w14:textId="77777777" w:rsidR="000A4521" w:rsidRDefault="007473E9">
      <w:pPr>
        <w:numPr>
          <w:ilvl w:val="3"/>
          <w:numId w:val="27"/>
        </w:numPr>
        <w:pBdr>
          <w:top w:val="nil"/>
          <w:left w:val="nil"/>
          <w:bottom w:val="nil"/>
          <w:right w:val="nil"/>
          <w:between w:val="nil"/>
        </w:pBdr>
        <w:tabs>
          <w:tab w:val="left" w:pos="943"/>
        </w:tabs>
        <w:ind w:hanging="722"/>
        <w:rPr>
          <w:b/>
          <w:color w:val="000000"/>
          <w:sz w:val="19"/>
          <w:szCs w:val="19"/>
        </w:rPr>
      </w:pPr>
      <w:r>
        <w:rPr>
          <w:b/>
          <w:color w:val="000000"/>
          <w:sz w:val="19"/>
          <w:szCs w:val="19"/>
        </w:rPr>
        <w:t>Outsourcing the filtering</w:t>
      </w:r>
    </w:p>
    <w:p w14:paraId="000003C7" w14:textId="77777777" w:rsidR="000A4521" w:rsidRDefault="007473E9">
      <w:pPr>
        <w:pBdr>
          <w:top w:val="nil"/>
          <w:left w:val="nil"/>
          <w:bottom w:val="nil"/>
          <w:right w:val="nil"/>
          <w:between w:val="nil"/>
        </w:pBdr>
        <w:spacing w:before="80"/>
        <w:ind w:left="220"/>
        <w:rPr>
          <w:color w:val="000000"/>
          <w:sz w:val="21"/>
          <w:szCs w:val="21"/>
        </w:rPr>
      </w:pPr>
      <w:r>
        <w:rPr>
          <w:color w:val="000000"/>
          <w:sz w:val="21"/>
          <w:szCs w:val="21"/>
        </w:rPr>
        <w:t>Some IXPs will provide route-servers that are pre-configured to perform IRR filtering.</w:t>
      </w:r>
    </w:p>
    <w:p w14:paraId="000003C8" w14:textId="1513880C" w:rsidR="000A4521" w:rsidRDefault="007473E9">
      <w:pPr>
        <w:pBdr>
          <w:top w:val="nil"/>
          <w:left w:val="nil"/>
          <w:bottom w:val="nil"/>
          <w:right w:val="nil"/>
          <w:between w:val="nil"/>
        </w:pBdr>
        <w:spacing w:before="51" w:line="288" w:lineRule="auto"/>
        <w:ind w:left="220" w:right="338"/>
        <w:jc w:val="both"/>
        <w:rPr>
          <w:color w:val="000000"/>
          <w:sz w:val="21"/>
          <w:szCs w:val="21"/>
        </w:rPr>
      </w:pPr>
      <w:r>
        <w:rPr>
          <w:color w:val="000000"/>
          <w:sz w:val="21"/>
          <w:szCs w:val="21"/>
        </w:rPr>
        <w:t xml:space="preserve">At the time of writing, these are known to be AMS-IX, DE-CIX, LONAP, INEX, NWAX, </w:t>
      </w:r>
      <w:proofErr w:type="spellStart"/>
      <w:r>
        <w:rPr>
          <w:color w:val="000000"/>
          <w:sz w:val="21"/>
          <w:szCs w:val="21"/>
        </w:rPr>
        <w:t>LyonIX</w:t>
      </w:r>
      <w:proofErr w:type="spellEnd"/>
      <w:r>
        <w:rPr>
          <w:color w:val="000000"/>
          <w:sz w:val="21"/>
          <w:szCs w:val="21"/>
        </w:rPr>
        <w:t xml:space="preserve">, FIXO-IX, and MSK-IX. Route servers with IRR filters are becoming more and </w:t>
      </w:r>
      <w:del w:id="1053" w:author="Changed/Added" w:date="2021-04-26T11:03:00Z">
        <w:r w:rsidR="00211562">
          <w:rPr>
            <w:w w:val="105"/>
          </w:rPr>
          <w:delText>more</w:delText>
        </w:r>
      </w:del>
      <w:ins w:id="1054" w:author="Changed/Added" w:date="2021-04-26T11:03:00Z">
        <w:r>
          <w:rPr>
            <w:color w:val="000000"/>
            <w:sz w:val="21"/>
            <w:szCs w:val="21"/>
          </w:rPr>
          <w:t>m</w:t>
        </w:r>
      </w:ins>
      <w:customXmlInsRangeStart w:id="1055" w:author="Changed/Added" w:date="2021-04-26T11:03:00Z"/>
      <w:sdt>
        <w:sdtPr>
          <w:tag w:val="goog_rdk_58"/>
          <w:id w:val="1377051372"/>
        </w:sdtPr>
        <w:sdtContent>
          <w:customXmlInsRangeEnd w:id="1055"/>
          <w:commentRangeStart w:id="1056"/>
          <w:commentRangeStart w:id="1057"/>
          <w:customXmlInsRangeStart w:id="1058" w:author="Changed/Added" w:date="2021-04-26T11:03:00Z"/>
        </w:sdtContent>
      </w:sdt>
      <w:customXmlInsRangeEnd w:id="1058"/>
      <w:ins w:id="1059" w:author="Changed/Added" w:date="2021-04-26T11:03:00Z">
        <w:r>
          <w:rPr>
            <w:color w:val="000000"/>
            <w:sz w:val="21"/>
            <w:szCs w:val="21"/>
          </w:rPr>
          <w:t>ore</w:t>
        </w:r>
      </w:ins>
      <w:r>
        <w:rPr>
          <w:color w:val="000000"/>
          <w:sz w:val="21"/>
          <w:szCs w:val="21"/>
        </w:rPr>
        <w:t xml:space="preserve"> popular so check with the IXPs that you connect to </w:t>
      </w:r>
      <w:del w:id="1060" w:author="Changed/Added" w:date="2021-04-26T11:03:00Z">
        <w:r w:rsidR="00211562">
          <w:rPr>
            <w:w w:val="105"/>
          </w:rPr>
          <w:delText>if</w:delText>
        </w:r>
      </w:del>
      <w:ins w:id="1061" w:author="Changed/Added" w:date="2021-04-26T11:03:00Z">
        <w:r>
          <w:rPr>
            <w:sz w:val="21"/>
            <w:szCs w:val="21"/>
          </w:rPr>
          <w:t>whether</w:t>
        </w:r>
      </w:ins>
      <w:r>
        <w:rPr>
          <w:sz w:val="21"/>
          <w:szCs w:val="21"/>
        </w:rPr>
        <w:t xml:space="preserve"> </w:t>
      </w:r>
      <w:r>
        <w:rPr>
          <w:color w:val="000000"/>
          <w:sz w:val="21"/>
          <w:szCs w:val="21"/>
        </w:rPr>
        <w:t xml:space="preserve">they </w:t>
      </w:r>
      <w:del w:id="1062" w:author="Changed/Added" w:date="2021-04-26T11:03:00Z">
        <w:r w:rsidR="00211562">
          <w:rPr>
            <w:w w:val="105"/>
          </w:rPr>
          <w:delText>offer</w:delText>
        </w:r>
      </w:del>
      <w:ins w:id="1063" w:author="Changed/Added" w:date="2021-04-26T11:03:00Z">
        <w:r>
          <w:rPr>
            <w:color w:val="000000"/>
            <w:sz w:val="21"/>
            <w:szCs w:val="21"/>
          </w:rPr>
          <w:t>offe</w:t>
        </w:r>
        <w:commentRangeEnd w:id="1057"/>
        <w:r>
          <w:commentReference w:id="1057"/>
        </w:r>
        <w:commentRangeEnd w:id="1056"/>
        <w:r w:rsidR="004D24CF">
          <w:rPr>
            <w:rStyle w:val="CommentReference"/>
          </w:rPr>
          <w:commentReference w:id="1056"/>
        </w:r>
        <w:r>
          <w:rPr>
            <w:color w:val="000000"/>
            <w:sz w:val="21"/>
            <w:szCs w:val="21"/>
          </w:rPr>
          <w:t>r</w:t>
        </w:r>
      </w:ins>
      <w:r>
        <w:rPr>
          <w:color w:val="000000"/>
          <w:sz w:val="21"/>
          <w:szCs w:val="21"/>
        </w:rPr>
        <w:t xml:space="preserve"> this service.</w:t>
      </w:r>
    </w:p>
    <w:p w14:paraId="000003C9" w14:textId="77777777" w:rsidR="000A4521" w:rsidRDefault="000A4521">
      <w:pPr>
        <w:pBdr>
          <w:top w:val="nil"/>
          <w:left w:val="nil"/>
          <w:bottom w:val="nil"/>
          <w:right w:val="nil"/>
          <w:between w:val="nil"/>
        </w:pBdr>
        <w:spacing w:before="5"/>
        <w:rPr>
          <w:color w:val="000000"/>
          <w:sz w:val="25"/>
          <w:szCs w:val="25"/>
        </w:rPr>
      </w:pPr>
    </w:p>
    <w:p w14:paraId="000003CA"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Outsourcing of egress filters at an IXP is not MANRS compliant. That would be like claiming that you can litter and still be well behaved because someone else is going to clean it up for you.</w:t>
      </w:r>
    </w:p>
    <w:p w14:paraId="000003CB" w14:textId="77777777" w:rsidR="000A4521" w:rsidRDefault="007473E9">
      <w:pPr>
        <w:pBdr>
          <w:top w:val="nil"/>
          <w:left w:val="nil"/>
          <w:bottom w:val="nil"/>
          <w:right w:val="nil"/>
          <w:between w:val="nil"/>
        </w:pBdr>
        <w:spacing w:before="1" w:line="288" w:lineRule="auto"/>
        <w:ind w:left="220"/>
        <w:rPr>
          <w:color w:val="000000"/>
          <w:sz w:val="21"/>
          <w:szCs w:val="21"/>
        </w:rPr>
      </w:pPr>
      <w:r>
        <w:rPr>
          <w:color w:val="000000"/>
          <w:sz w:val="21"/>
          <w:szCs w:val="21"/>
        </w:rPr>
        <w:t>Being well behaved means not littering in the first place. To be MANRS compliant you have to make sure that your own network is well behaved. Operators may choose to rely on this for ingress filtering at IXPs (section 4.4.1.1 point 3) at their own risk.</w:t>
      </w:r>
    </w:p>
    <w:p w14:paraId="000003CC" w14:textId="77777777" w:rsidR="000A4521" w:rsidRDefault="000A4521">
      <w:pPr>
        <w:pBdr>
          <w:top w:val="nil"/>
          <w:left w:val="nil"/>
          <w:bottom w:val="nil"/>
          <w:right w:val="nil"/>
          <w:between w:val="nil"/>
        </w:pBdr>
        <w:spacing w:before="5"/>
        <w:rPr>
          <w:color w:val="000000"/>
          <w:sz w:val="25"/>
          <w:szCs w:val="25"/>
        </w:rPr>
      </w:pPr>
    </w:p>
    <w:p w14:paraId="000003CD" w14:textId="77777777" w:rsidR="000A4521" w:rsidRDefault="007473E9">
      <w:pPr>
        <w:pBdr>
          <w:top w:val="nil"/>
          <w:left w:val="nil"/>
          <w:bottom w:val="nil"/>
          <w:right w:val="nil"/>
          <w:between w:val="nil"/>
        </w:pBdr>
        <w:ind w:left="220"/>
        <w:rPr>
          <w:color w:val="000000"/>
          <w:sz w:val="21"/>
          <w:szCs w:val="21"/>
        </w:rPr>
      </w:pPr>
      <w:r>
        <w:rPr>
          <w:color w:val="000000"/>
          <w:sz w:val="21"/>
          <w:szCs w:val="21"/>
        </w:rPr>
        <w:t>The advantages of doing IRR filtering at IXP route servers:</w:t>
      </w:r>
    </w:p>
    <w:p w14:paraId="000003CE" w14:textId="77777777" w:rsidR="000A4521" w:rsidRDefault="007473E9">
      <w:pPr>
        <w:numPr>
          <w:ilvl w:val="4"/>
          <w:numId w:val="27"/>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Saves time and effort for the network operator</w:t>
      </w:r>
    </w:p>
    <w:p w14:paraId="000003CF" w14:textId="77777777" w:rsidR="000A4521" w:rsidRDefault="007473E9">
      <w:pPr>
        <w:numPr>
          <w:ilvl w:val="4"/>
          <w:numId w:val="27"/>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 xml:space="preserve">IXPs usually provide multiple route servers running different software </w:t>
      </w:r>
      <w:customXmlInsRangeStart w:id="1064" w:author="Changed/Added" w:date="2021-04-26T11:03:00Z"/>
      <w:sdt>
        <w:sdtPr>
          <w:tag w:val="goog_rdk_59"/>
          <w:id w:val="1933316166"/>
        </w:sdtPr>
        <w:sdtContent>
          <w:customXmlInsRangeEnd w:id="1064"/>
          <w:ins w:id="1065" w:author="Changed/Added" w:date="2021-04-26T11:03:00Z">
            <w:r>
              <w:rPr>
                <w:color w:val="000000"/>
                <w:sz w:val="21"/>
                <w:szCs w:val="21"/>
              </w:rPr>
              <w:t xml:space="preserve">and location </w:t>
            </w:r>
          </w:ins>
          <w:customXmlInsRangeStart w:id="1066" w:author="Changed/Added" w:date="2021-04-26T11:03:00Z"/>
        </w:sdtContent>
      </w:sdt>
      <w:customXmlInsRangeEnd w:id="1066"/>
      <w:r>
        <w:rPr>
          <w:color w:val="000000"/>
          <w:sz w:val="21"/>
          <w:szCs w:val="21"/>
        </w:rPr>
        <w:t>for redundancy</w:t>
      </w:r>
    </w:p>
    <w:p w14:paraId="29570343" w14:textId="77777777" w:rsidR="0008389A" w:rsidRDefault="007473E9">
      <w:pPr>
        <w:pStyle w:val="ListParagraph"/>
        <w:numPr>
          <w:ilvl w:val="4"/>
          <w:numId w:val="45"/>
        </w:numPr>
        <w:tabs>
          <w:tab w:val="left" w:pos="939"/>
          <w:tab w:val="left" w:pos="940"/>
        </w:tabs>
        <w:autoSpaceDE w:val="0"/>
        <w:autoSpaceDN w:val="0"/>
        <w:spacing w:before="51"/>
        <w:rPr>
          <w:del w:id="1067" w:author="Changed/Added" w:date="2021-04-26T11:03:00Z"/>
          <w:sz w:val="21"/>
        </w:rPr>
      </w:pPr>
      <w:r>
        <w:rPr>
          <w:color w:val="000000"/>
          <w:sz w:val="21"/>
          <w:szCs w:val="21"/>
        </w:rPr>
        <w:t xml:space="preserve">Professionally maintained </w:t>
      </w:r>
      <w:customXmlInsRangeStart w:id="1068" w:author="Changed/Added" w:date="2021-04-26T11:03:00Z"/>
      <w:sdt>
        <w:sdtPr>
          <w:tag w:val="goog_rdk_60"/>
          <w:id w:val="-1937963975"/>
        </w:sdtPr>
        <w:sdtContent>
          <w:customXmlInsRangeEnd w:id="1068"/>
          <w:ins w:id="1069" w:author="Changed/Added" w:date="2021-04-26T11:03:00Z">
            <w:r>
              <w:rPr>
                <w:color w:val="000000"/>
                <w:sz w:val="21"/>
                <w:szCs w:val="21"/>
              </w:rPr>
              <w:t xml:space="preserve">and automatically updated </w:t>
            </w:r>
          </w:ins>
          <w:customXmlInsRangeStart w:id="1070" w:author="Changed/Added" w:date="2021-04-26T11:03:00Z"/>
        </w:sdtContent>
      </w:sdt>
      <w:customXmlInsRangeEnd w:id="1070"/>
      <w:r>
        <w:rPr>
          <w:color w:val="000000"/>
          <w:sz w:val="21"/>
          <w:szCs w:val="21"/>
        </w:rPr>
        <w:t>route servers, so smaller chance of mistakes</w:t>
      </w:r>
    </w:p>
    <w:p w14:paraId="000003D0" w14:textId="0A24DF16" w:rsidR="000A4521" w:rsidRDefault="000A4521">
      <w:pPr>
        <w:numPr>
          <w:ilvl w:val="4"/>
          <w:numId w:val="27"/>
        </w:numPr>
        <w:pBdr>
          <w:top w:val="nil"/>
          <w:left w:val="nil"/>
          <w:bottom w:val="nil"/>
          <w:right w:val="nil"/>
          <w:between w:val="nil"/>
        </w:pBdr>
        <w:tabs>
          <w:tab w:val="left" w:pos="939"/>
          <w:tab w:val="left" w:pos="940"/>
        </w:tabs>
        <w:spacing w:before="51"/>
        <w:rPr>
          <w:color w:val="000000"/>
          <w:sz w:val="21"/>
          <w:szCs w:val="21"/>
        </w:rPr>
        <w:sectPr w:rsidR="000A4521">
          <w:pgSz w:w="12240" w:h="15840"/>
          <w:pgMar w:top="1340" w:right="1340" w:bottom="960" w:left="1220" w:header="726" w:footer="768" w:gutter="0"/>
          <w:cols w:space="720"/>
        </w:sectPr>
      </w:pPr>
    </w:p>
    <w:p w14:paraId="000003D1" w14:textId="77777777" w:rsidR="000A4521" w:rsidRDefault="007473E9">
      <w:pPr>
        <w:pBdr>
          <w:top w:val="nil"/>
          <w:left w:val="nil"/>
          <w:bottom w:val="nil"/>
          <w:right w:val="nil"/>
          <w:between w:val="nil"/>
        </w:pBdr>
        <w:spacing w:before="88"/>
        <w:ind w:left="220"/>
        <w:rPr>
          <w:color w:val="000000"/>
          <w:sz w:val="21"/>
          <w:szCs w:val="21"/>
        </w:rPr>
      </w:pPr>
      <w:r>
        <w:rPr>
          <w:color w:val="000000"/>
          <w:sz w:val="21"/>
          <w:szCs w:val="21"/>
        </w:rPr>
        <w:lastRenderedPageBreak/>
        <w:t>The disadvantage of using IRR filtering at IXP route servers:</w:t>
      </w:r>
    </w:p>
    <w:p w14:paraId="000003D2" w14:textId="77777777" w:rsidR="000A4521" w:rsidRDefault="007473E9">
      <w:pPr>
        <w:numPr>
          <w:ilvl w:val="4"/>
          <w:numId w:val="27"/>
        </w:numPr>
        <w:pBdr>
          <w:top w:val="nil"/>
          <w:left w:val="nil"/>
          <w:bottom w:val="nil"/>
          <w:right w:val="nil"/>
          <w:between w:val="nil"/>
        </w:pBdr>
        <w:tabs>
          <w:tab w:val="left" w:pos="939"/>
          <w:tab w:val="left" w:pos="940"/>
        </w:tabs>
        <w:spacing w:before="52"/>
        <w:rPr>
          <w:color w:val="000000"/>
          <w:sz w:val="21"/>
          <w:szCs w:val="21"/>
        </w:rPr>
      </w:pPr>
      <w:r>
        <w:rPr>
          <w:color w:val="000000"/>
          <w:sz w:val="21"/>
          <w:szCs w:val="21"/>
        </w:rPr>
        <w:t>Egress filtering in IXP route servers is not enough to be MANRS compliant</w:t>
      </w:r>
    </w:p>
    <w:p w14:paraId="000003D3" w14:textId="77777777" w:rsidR="000A4521" w:rsidRDefault="007473E9">
      <w:pPr>
        <w:numPr>
          <w:ilvl w:val="4"/>
          <w:numId w:val="27"/>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Less control over the filtering</w:t>
      </w:r>
    </w:p>
    <w:p w14:paraId="000003D4" w14:textId="77777777" w:rsidR="000A4521" w:rsidRDefault="007473E9">
      <w:pPr>
        <w:numPr>
          <w:ilvl w:val="4"/>
          <w:numId w:val="27"/>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Extra dependency on a 3rd party</w:t>
      </w:r>
    </w:p>
    <w:p w14:paraId="000003D5" w14:textId="77777777" w:rsidR="000A4521" w:rsidRDefault="007473E9">
      <w:pPr>
        <w:numPr>
          <w:ilvl w:val="4"/>
          <w:numId w:val="27"/>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Difficult to make exceptions</w:t>
      </w:r>
    </w:p>
    <w:p w14:paraId="000003D6" w14:textId="77777777" w:rsidR="000A4521" w:rsidRDefault="000A4521">
      <w:pPr>
        <w:pBdr>
          <w:top w:val="nil"/>
          <w:left w:val="nil"/>
          <w:bottom w:val="nil"/>
          <w:right w:val="nil"/>
          <w:between w:val="nil"/>
        </w:pBdr>
        <w:rPr>
          <w:color w:val="000000"/>
          <w:sz w:val="24"/>
          <w:szCs w:val="24"/>
        </w:rPr>
      </w:pPr>
    </w:p>
    <w:p w14:paraId="000003D7" w14:textId="77777777" w:rsidR="000A4521" w:rsidRDefault="000A4521">
      <w:pPr>
        <w:pBdr>
          <w:top w:val="nil"/>
          <w:left w:val="nil"/>
          <w:bottom w:val="nil"/>
          <w:right w:val="nil"/>
          <w:between w:val="nil"/>
        </w:pBdr>
        <w:spacing w:before="6"/>
        <w:rPr>
          <w:color w:val="000000"/>
          <w:sz w:val="25"/>
          <w:szCs w:val="25"/>
        </w:rPr>
      </w:pPr>
    </w:p>
    <w:p w14:paraId="000003D8" w14:textId="77777777" w:rsidR="000A4521" w:rsidRDefault="007473E9">
      <w:pPr>
        <w:numPr>
          <w:ilvl w:val="3"/>
          <w:numId w:val="27"/>
        </w:numPr>
        <w:pBdr>
          <w:top w:val="nil"/>
          <w:left w:val="nil"/>
          <w:bottom w:val="nil"/>
          <w:right w:val="nil"/>
          <w:between w:val="nil"/>
        </w:pBdr>
        <w:tabs>
          <w:tab w:val="left" w:pos="943"/>
        </w:tabs>
        <w:ind w:hanging="722"/>
        <w:rPr>
          <w:b/>
          <w:color w:val="000000"/>
          <w:sz w:val="19"/>
          <w:szCs w:val="19"/>
        </w:rPr>
      </w:pPr>
      <w:r>
        <w:rPr>
          <w:b/>
          <w:color w:val="000000"/>
          <w:sz w:val="19"/>
          <w:szCs w:val="19"/>
        </w:rPr>
        <w:t>Additional reading</w:t>
      </w:r>
    </w:p>
    <w:p w14:paraId="000003D9" w14:textId="77777777" w:rsidR="000A4521" w:rsidRDefault="007473E9">
      <w:pPr>
        <w:numPr>
          <w:ilvl w:val="4"/>
          <w:numId w:val="27"/>
        </w:numPr>
        <w:pBdr>
          <w:top w:val="nil"/>
          <w:left w:val="nil"/>
          <w:bottom w:val="nil"/>
          <w:right w:val="nil"/>
          <w:between w:val="nil"/>
        </w:pBdr>
        <w:tabs>
          <w:tab w:val="left" w:pos="939"/>
          <w:tab w:val="left" w:pos="940"/>
        </w:tabs>
        <w:spacing w:before="79" w:line="290" w:lineRule="auto"/>
        <w:ind w:right="5607"/>
        <w:rPr>
          <w:color w:val="000000"/>
          <w:sz w:val="21"/>
          <w:szCs w:val="21"/>
        </w:rPr>
      </w:pPr>
      <w:r>
        <w:rPr>
          <w:color w:val="000000"/>
          <w:sz w:val="21"/>
          <w:szCs w:val="21"/>
        </w:rPr>
        <w:t>IRR Power Tools (IRRPT)</w:t>
      </w:r>
      <w:r w:rsidRPr="00CA4BF4">
        <w:rPr>
          <w:color w:val="000000"/>
          <w:sz w:val="21"/>
          <w:szCs w:val="21"/>
        </w:rPr>
        <w:t xml:space="preserve"> https://github.com/6connect/irrpt</w:t>
      </w:r>
    </w:p>
    <w:p w14:paraId="000003DA" w14:textId="77777777" w:rsidR="000A4521" w:rsidRDefault="007473E9">
      <w:pPr>
        <w:numPr>
          <w:ilvl w:val="4"/>
          <w:numId w:val="27"/>
        </w:numPr>
        <w:pBdr>
          <w:top w:val="nil"/>
          <w:left w:val="nil"/>
          <w:bottom w:val="nil"/>
          <w:right w:val="nil"/>
          <w:between w:val="nil"/>
        </w:pBdr>
        <w:tabs>
          <w:tab w:val="left" w:pos="939"/>
          <w:tab w:val="left" w:pos="940"/>
        </w:tabs>
        <w:spacing w:line="290" w:lineRule="auto"/>
        <w:ind w:right="4211"/>
        <w:rPr>
          <w:color w:val="000000"/>
          <w:sz w:val="21"/>
          <w:szCs w:val="21"/>
        </w:rPr>
      </w:pPr>
      <w:r>
        <w:rPr>
          <w:color w:val="000000"/>
          <w:sz w:val="21"/>
          <w:szCs w:val="21"/>
        </w:rPr>
        <w:t>Internet Routing Registry Toolset (</w:t>
      </w:r>
      <w:proofErr w:type="spellStart"/>
      <w:r>
        <w:rPr>
          <w:color w:val="000000"/>
          <w:sz w:val="21"/>
          <w:szCs w:val="21"/>
        </w:rPr>
        <w:t>IRRToolset</w:t>
      </w:r>
      <w:proofErr w:type="spellEnd"/>
      <w:r>
        <w:rPr>
          <w:color w:val="000000"/>
          <w:sz w:val="21"/>
          <w:szCs w:val="21"/>
        </w:rPr>
        <w:t>)</w:t>
      </w:r>
      <w:r w:rsidRPr="00CA4BF4">
        <w:rPr>
          <w:color w:val="000000"/>
          <w:sz w:val="21"/>
          <w:szCs w:val="21"/>
        </w:rPr>
        <w:t xml:space="preserve"> https://github.com/irrtoolset/irrtoolset</w:t>
      </w:r>
    </w:p>
    <w:p w14:paraId="000003DB" w14:textId="438EF5E1" w:rsidR="000A4521" w:rsidRDefault="00211562">
      <w:pPr>
        <w:numPr>
          <w:ilvl w:val="4"/>
          <w:numId w:val="27"/>
        </w:numPr>
        <w:pBdr>
          <w:top w:val="nil"/>
          <w:left w:val="nil"/>
          <w:bottom w:val="nil"/>
          <w:right w:val="nil"/>
          <w:between w:val="nil"/>
        </w:pBdr>
        <w:tabs>
          <w:tab w:val="left" w:pos="939"/>
          <w:tab w:val="left" w:pos="940"/>
        </w:tabs>
        <w:spacing w:line="290" w:lineRule="auto"/>
        <w:ind w:right="5840"/>
        <w:rPr>
          <w:ins w:id="1071" w:author="Changed/Added" w:date="2021-04-26T11:03:00Z"/>
          <w:color w:val="000000"/>
          <w:sz w:val="21"/>
          <w:szCs w:val="21"/>
        </w:rPr>
      </w:pPr>
      <w:del w:id="1072" w:author="Changed/Added" w:date="2021-04-26T11:03:00Z">
        <w:r w:rsidRPr="001253A1">
          <w:rPr>
            <w:w w:val="105"/>
            <w:sz w:val="21"/>
            <w:lang w:val="nl-NL"/>
          </w:rPr>
          <w:delText>BGPQ3</w:delText>
        </w:r>
        <w:r w:rsidRPr="001253A1">
          <w:rPr>
            <w:color w:val="1155CC"/>
            <w:w w:val="105"/>
            <w:sz w:val="21"/>
            <w:u w:val="single" w:color="1155CC"/>
            <w:lang w:val="nl-NL"/>
          </w:rPr>
          <w:delText xml:space="preserve"> </w:delText>
        </w:r>
      </w:del>
      <w:customXmlInsRangeStart w:id="1073" w:author="Changed/Added" w:date="2021-04-26T11:03:00Z"/>
      <w:sdt>
        <w:sdtPr>
          <w:rPr>
            <w:color w:val="000000"/>
            <w:sz w:val="21"/>
            <w:szCs w:val="21"/>
          </w:rPr>
          <w:tag w:val="goog_rdk_62"/>
          <w:id w:val="1244449756"/>
        </w:sdtPr>
        <w:sdtContent>
          <w:customXmlInsRangeEnd w:id="1073"/>
          <w:ins w:id="1074" w:author="Changed/Added" w:date="2021-04-26T11:03:00Z">
            <w:r w:rsidR="007473E9">
              <w:rPr>
                <w:color w:val="000000"/>
                <w:sz w:val="21"/>
                <w:szCs w:val="21"/>
              </w:rPr>
              <w:t>BGPQ</w:t>
            </w:r>
          </w:ins>
          <w:customXmlInsRangeStart w:id="1075" w:author="Changed/Added" w:date="2021-04-26T11:03:00Z"/>
        </w:sdtContent>
      </w:sdt>
      <w:customXmlInsRangeEnd w:id="1075"/>
      <w:ins w:id="1076" w:author="Changed/Added" w:date="2021-04-26T11:03:00Z">
        <w:r w:rsidR="007473E9" w:rsidRPr="00CA4BF4">
          <w:rPr>
            <w:color w:val="000000"/>
            <w:sz w:val="21"/>
            <w:szCs w:val="21"/>
          </w:rPr>
          <w:t>4</w:t>
        </w:r>
      </w:ins>
    </w:p>
    <w:p w14:paraId="000003DC" w14:textId="5E7B9CFE" w:rsidR="000A4521" w:rsidRDefault="00501204">
      <w:pPr>
        <w:pBdr>
          <w:top w:val="nil"/>
          <w:left w:val="nil"/>
          <w:bottom w:val="nil"/>
          <w:right w:val="nil"/>
          <w:between w:val="nil"/>
        </w:pBdr>
        <w:tabs>
          <w:tab w:val="left" w:pos="939"/>
          <w:tab w:val="left" w:pos="940"/>
        </w:tabs>
        <w:spacing w:line="290" w:lineRule="auto"/>
        <w:ind w:left="940" w:right="5840"/>
        <w:rPr>
          <w:color w:val="000000"/>
          <w:sz w:val="21"/>
          <w:szCs w:val="21"/>
        </w:rPr>
      </w:pPr>
      <w:customXmlInsRangeStart w:id="1077" w:author="Changed/Added" w:date="2021-04-26T11:03:00Z"/>
      <w:sdt>
        <w:sdtPr>
          <w:rPr>
            <w:color w:val="000000"/>
            <w:sz w:val="21"/>
            <w:szCs w:val="21"/>
          </w:rPr>
          <w:tag w:val="goog_rdk_64"/>
          <w:id w:val="651953336"/>
        </w:sdtPr>
        <w:sdtContent>
          <w:customXmlInsRangeEnd w:id="1077"/>
          <w:r w:rsidR="007473E9" w:rsidRPr="00CA4BF4">
            <w:rPr>
              <w:color w:val="000000"/>
              <w:sz w:val="21"/>
              <w:szCs w:val="21"/>
            </w:rPr>
            <w:t>https://github.com/</w:t>
          </w:r>
          <w:ins w:id="1078" w:author="Changed/Added" w:date="2021-04-26T11:03:00Z">
            <w:r w:rsidR="007473E9" w:rsidRPr="00CA4BF4">
              <w:rPr>
                <w:color w:val="000000"/>
                <w:sz w:val="21"/>
                <w:szCs w:val="21"/>
              </w:rPr>
              <w:t>bgp/bgpq4</w:t>
            </w:r>
          </w:ins>
          <w:customXmlInsRangeStart w:id="1079" w:author="Changed/Added" w:date="2021-04-26T11:03:00Z"/>
        </w:sdtContent>
      </w:sdt>
      <w:customXmlInsRangeEnd w:id="1079"/>
      <w:del w:id="1080" w:author="Changed/Added" w:date="2021-04-26T11:03:00Z">
        <w:r w:rsidR="00211562" w:rsidRPr="001253A1">
          <w:rPr>
            <w:color w:val="1155CC"/>
            <w:sz w:val="21"/>
            <w:u w:val="single" w:color="1155CC"/>
            <w:lang w:val="nl-NL"/>
          </w:rPr>
          <w:delText>snar/bgpq3</w:delText>
        </w:r>
      </w:del>
    </w:p>
    <w:p w14:paraId="000003DD" w14:textId="77777777" w:rsidR="000A4521" w:rsidRDefault="007473E9">
      <w:pPr>
        <w:numPr>
          <w:ilvl w:val="4"/>
          <w:numId w:val="27"/>
        </w:numPr>
        <w:pBdr>
          <w:top w:val="nil"/>
          <w:left w:val="nil"/>
          <w:bottom w:val="nil"/>
          <w:right w:val="nil"/>
          <w:between w:val="nil"/>
        </w:pBdr>
        <w:tabs>
          <w:tab w:val="left" w:pos="939"/>
          <w:tab w:val="left" w:pos="940"/>
        </w:tabs>
        <w:spacing w:line="285" w:lineRule="auto"/>
        <w:ind w:right="6415"/>
        <w:rPr>
          <w:color w:val="000000"/>
          <w:sz w:val="21"/>
          <w:szCs w:val="21"/>
        </w:rPr>
      </w:pPr>
      <w:r>
        <w:rPr>
          <w:color w:val="000000"/>
          <w:sz w:val="21"/>
          <w:szCs w:val="21"/>
        </w:rPr>
        <w:t>Ansible</w:t>
      </w:r>
      <w:r w:rsidRPr="00CA4BF4">
        <w:rPr>
          <w:color w:val="000000"/>
          <w:sz w:val="21"/>
          <w:szCs w:val="21"/>
        </w:rPr>
        <w:t xml:space="preserve"> </w:t>
      </w:r>
      <w:hyperlink r:id="rId78">
        <w:r w:rsidRPr="00CA4BF4">
          <w:rPr>
            <w:color w:val="000000"/>
            <w:sz w:val="21"/>
            <w:szCs w:val="21"/>
          </w:rPr>
          <w:t>http://www.ansible.com/</w:t>
        </w:r>
      </w:hyperlink>
    </w:p>
    <w:p w14:paraId="000003DE" w14:textId="23890E10" w:rsidR="000A4521" w:rsidRPr="00CA4BF4" w:rsidRDefault="007473E9">
      <w:pPr>
        <w:numPr>
          <w:ilvl w:val="4"/>
          <w:numId w:val="27"/>
        </w:numPr>
        <w:pBdr>
          <w:top w:val="nil"/>
          <w:left w:val="nil"/>
          <w:bottom w:val="nil"/>
          <w:right w:val="nil"/>
          <w:between w:val="nil"/>
        </w:pBdr>
        <w:tabs>
          <w:tab w:val="left" w:pos="939"/>
          <w:tab w:val="left" w:pos="940"/>
        </w:tabs>
        <w:spacing w:line="285" w:lineRule="auto"/>
        <w:ind w:right="5132"/>
        <w:rPr>
          <w:color w:val="000000"/>
          <w:sz w:val="21"/>
          <w:szCs w:val="21"/>
        </w:rPr>
      </w:pPr>
      <w:r>
        <w:rPr>
          <w:color w:val="000000"/>
          <w:sz w:val="21"/>
          <w:szCs w:val="21"/>
        </w:rPr>
        <w:t>Cisco Network Services Orchestrator</w:t>
      </w:r>
      <w:r w:rsidRPr="00CA4BF4">
        <w:rPr>
          <w:color w:val="000000"/>
          <w:sz w:val="21"/>
          <w:szCs w:val="21"/>
        </w:rPr>
        <w:t xml:space="preserve"> </w:t>
      </w:r>
      <w:hyperlink r:id="rId79">
        <w:r w:rsidRPr="00CA4BF4">
          <w:rPr>
            <w:color w:val="000000"/>
            <w:sz w:val="21"/>
            <w:szCs w:val="21"/>
          </w:rPr>
          <w:t>http://www.cisco.com/go/nso</w:t>
        </w:r>
      </w:hyperlink>
    </w:p>
    <w:p w14:paraId="5BED3103" w14:textId="1E260377" w:rsidR="00687B97" w:rsidRDefault="00687B97">
      <w:pPr>
        <w:numPr>
          <w:ilvl w:val="4"/>
          <w:numId w:val="27"/>
        </w:numPr>
        <w:pBdr>
          <w:top w:val="nil"/>
          <w:left w:val="nil"/>
          <w:bottom w:val="nil"/>
          <w:right w:val="nil"/>
          <w:between w:val="nil"/>
        </w:pBdr>
        <w:tabs>
          <w:tab w:val="left" w:pos="939"/>
          <w:tab w:val="left" w:pos="940"/>
        </w:tabs>
        <w:spacing w:line="285" w:lineRule="auto"/>
        <w:ind w:right="5132"/>
        <w:rPr>
          <w:ins w:id="1081" w:author="Changed/Added" w:date="2021-04-26T11:03:00Z"/>
          <w:color w:val="000000"/>
          <w:sz w:val="21"/>
          <w:szCs w:val="21"/>
        </w:rPr>
      </w:pPr>
      <w:ins w:id="1082" w:author="Changed/Added" w:date="2021-04-26T11:03:00Z">
        <w:r w:rsidRPr="00CA4BF4">
          <w:rPr>
            <w:color w:val="000000"/>
            <w:sz w:val="21"/>
            <w:szCs w:val="21"/>
          </w:rPr>
          <w:t xml:space="preserve">List of available Route Servers - </w:t>
        </w:r>
        <w:r w:rsidRPr="00CA4BF4">
          <w:rPr>
            <w:color w:val="000000"/>
            <w:sz w:val="21"/>
            <w:szCs w:val="21"/>
          </w:rPr>
          <w:fldChar w:fldCharType="begin"/>
        </w:r>
        <w:r w:rsidRPr="00CA4BF4">
          <w:rPr>
            <w:color w:val="000000"/>
            <w:sz w:val="21"/>
            <w:szCs w:val="21"/>
          </w:rPr>
          <w:instrText xml:space="preserve"> HYPERLINK "http://www.routeservers.org/" </w:instrText>
        </w:r>
        <w:r w:rsidRPr="00CA4BF4">
          <w:rPr>
            <w:color w:val="000000"/>
            <w:sz w:val="21"/>
            <w:szCs w:val="21"/>
          </w:rPr>
          <w:fldChar w:fldCharType="separate"/>
        </w:r>
        <w:r w:rsidRPr="00CA4BF4">
          <w:rPr>
            <w:color w:val="000000"/>
            <w:sz w:val="21"/>
            <w:szCs w:val="21"/>
          </w:rPr>
          <w:t>http://www.routeservers.org/</w:t>
        </w:r>
        <w:r w:rsidRPr="00CA4BF4">
          <w:rPr>
            <w:color w:val="000000"/>
            <w:sz w:val="21"/>
            <w:szCs w:val="21"/>
          </w:rPr>
          <w:fldChar w:fldCharType="end"/>
        </w:r>
      </w:ins>
    </w:p>
    <w:customXmlInsRangeStart w:id="1083" w:author="Changed/Added" w:date="2021-04-26T11:03:00Z"/>
    <w:sdt>
      <w:sdtPr>
        <w:rPr>
          <w:color w:val="000000"/>
          <w:sz w:val="21"/>
          <w:szCs w:val="21"/>
        </w:rPr>
        <w:tag w:val="goog_rdk_66"/>
        <w:id w:val="-1705169043"/>
      </w:sdtPr>
      <w:sdtContent>
        <w:customXmlInsRangeEnd w:id="1083"/>
        <w:p w14:paraId="000003DF" w14:textId="2BC88667" w:rsidR="000A4521" w:rsidRDefault="007473E9">
          <w:pPr>
            <w:numPr>
              <w:ilvl w:val="4"/>
              <w:numId w:val="27"/>
            </w:numPr>
            <w:pBdr>
              <w:top w:val="nil"/>
              <w:left w:val="nil"/>
              <w:bottom w:val="nil"/>
              <w:right w:val="nil"/>
              <w:between w:val="nil"/>
            </w:pBdr>
            <w:tabs>
              <w:tab w:val="left" w:pos="939"/>
              <w:tab w:val="left" w:pos="940"/>
            </w:tabs>
            <w:spacing w:before="7" w:line="290" w:lineRule="auto"/>
            <w:ind w:right="6171"/>
            <w:rPr>
              <w:color w:val="000000"/>
              <w:sz w:val="21"/>
              <w:szCs w:val="21"/>
            </w:rPr>
          </w:pPr>
          <w:r>
            <w:rPr>
              <w:color w:val="000000"/>
              <w:sz w:val="21"/>
              <w:szCs w:val="21"/>
            </w:rPr>
            <w:t>IRR Explorer</w:t>
          </w:r>
          <w:r w:rsidRPr="00CA4BF4">
            <w:rPr>
              <w:color w:val="000000"/>
              <w:sz w:val="21"/>
              <w:szCs w:val="21"/>
            </w:rPr>
            <w:t xml:space="preserve"> </w:t>
          </w:r>
          <w:hyperlink r:id="rId80">
            <w:r w:rsidRPr="00CA4BF4">
              <w:rPr>
                <w:color w:val="000000"/>
                <w:sz w:val="21"/>
                <w:szCs w:val="21"/>
              </w:rPr>
              <w:t>http://irrexplorer.nlnog.net/</w:t>
            </w:r>
          </w:hyperlink>
          <w:customXmlInsRangeStart w:id="1084" w:author="Changed/Added" w:date="2021-04-26T11:03:00Z"/>
          <w:sdt>
            <w:sdtPr>
              <w:rPr>
                <w:color w:val="000000"/>
                <w:sz w:val="21"/>
                <w:szCs w:val="21"/>
              </w:rPr>
              <w:tag w:val="goog_rdk_65"/>
              <w:id w:val="1342896035"/>
            </w:sdtPr>
            <w:sdtContent>
              <w:customXmlInsRangeEnd w:id="1084"/>
              <w:customXmlInsRangeStart w:id="1085" w:author="Changed/Added" w:date="2021-04-26T11:03:00Z"/>
            </w:sdtContent>
          </w:sdt>
          <w:customXmlInsRangeEnd w:id="1085"/>
        </w:p>
        <w:customXmlInsRangeStart w:id="1086" w:author="Changed/Added" w:date="2021-04-26T11:03:00Z"/>
      </w:sdtContent>
    </w:sdt>
    <w:customXmlInsRangeEnd w:id="1086"/>
    <w:customXmlInsRangeStart w:id="1087" w:author="Changed/Added" w:date="2021-04-26T11:03:00Z"/>
    <w:sdt>
      <w:sdtPr>
        <w:rPr>
          <w:color w:val="000000"/>
          <w:sz w:val="21"/>
          <w:szCs w:val="21"/>
        </w:rPr>
        <w:tag w:val="goog_rdk_69"/>
        <w:id w:val="1352842131"/>
      </w:sdtPr>
      <w:sdtContent>
        <w:customXmlInsRangeEnd w:id="1087"/>
        <w:p w14:paraId="000003E0" w14:textId="1731A9BD" w:rsidR="000A4521" w:rsidRPr="00CA4BF4" w:rsidRDefault="00501204">
          <w:pPr>
            <w:numPr>
              <w:ilvl w:val="4"/>
              <w:numId w:val="27"/>
            </w:numPr>
            <w:pBdr>
              <w:top w:val="nil"/>
              <w:left w:val="nil"/>
              <w:bottom w:val="nil"/>
              <w:right w:val="nil"/>
              <w:between w:val="nil"/>
            </w:pBdr>
            <w:tabs>
              <w:tab w:val="left" w:pos="939"/>
              <w:tab w:val="left" w:pos="940"/>
            </w:tabs>
            <w:spacing w:before="7" w:line="290" w:lineRule="auto"/>
            <w:ind w:right="6171"/>
            <w:rPr>
              <w:ins w:id="1088" w:author="Changed/Added" w:date="2021-04-26T11:03:00Z"/>
              <w:color w:val="000000"/>
              <w:sz w:val="21"/>
              <w:szCs w:val="21"/>
            </w:rPr>
          </w:pPr>
          <w:customXmlInsRangeStart w:id="1089" w:author="Changed/Added" w:date="2021-04-26T11:03:00Z"/>
          <w:sdt>
            <w:sdtPr>
              <w:rPr>
                <w:color w:val="000000"/>
                <w:sz w:val="21"/>
                <w:szCs w:val="21"/>
              </w:rPr>
              <w:tag w:val="goog_rdk_67"/>
              <w:id w:val="-881318655"/>
            </w:sdtPr>
            <w:sdtContent>
              <w:customXmlInsRangeEnd w:id="1089"/>
              <w:ins w:id="1090" w:author="Changed/Added" w:date="2021-04-26T11:03:00Z">
                <w:r w:rsidR="007473E9" w:rsidRPr="00CA4BF4">
                  <w:rPr>
                    <w:color w:val="000000"/>
                    <w:sz w:val="21"/>
                    <w:szCs w:val="21"/>
                  </w:rPr>
                  <w:fldChar w:fldCharType="begin"/>
                </w:r>
                <w:r w:rsidR="007473E9" w:rsidRPr="00CA4BF4">
                  <w:rPr>
                    <w:color w:val="000000"/>
                    <w:sz w:val="21"/>
                    <w:szCs w:val="21"/>
                  </w:rPr>
                  <w:instrText>HYPERLINK "https://rpki.readthedocs.io/"</w:instrText>
                </w:r>
                <w:r w:rsidR="007473E9" w:rsidRPr="00CA4BF4">
                  <w:rPr>
                    <w:color w:val="000000"/>
                    <w:sz w:val="21"/>
                    <w:szCs w:val="21"/>
                  </w:rPr>
                  <w:fldChar w:fldCharType="separate"/>
                </w:r>
                <w:r w:rsidR="007473E9" w:rsidRPr="00CA4BF4">
                  <w:rPr>
                    <w:color w:val="000000"/>
                    <w:sz w:val="21"/>
                    <w:szCs w:val="21"/>
                  </w:rPr>
                  <w:t>https://rpki.readthedocs.io/</w:t>
                </w:r>
                <w:r w:rsidR="007473E9" w:rsidRPr="00CA4BF4">
                  <w:rPr>
                    <w:color w:val="000000"/>
                    <w:sz w:val="21"/>
                    <w:szCs w:val="21"/>
                  </w:rPr>
                  <w:fldChar w:fldCharType="end"/>
                </w:r>
                <w:r w:rsidR="007473E9" w:rsidRPr="00CA4BF4">
                  <w:rPr>
                    <w:color w:val="000000"/>
                    <w:sz w:val="21"/>
                    <w:szCs w:val="21"/>
                  </w:rPr>
                  <w:t xml:space="preserve"> </w:t>
                </w:r>
              </w:ins>
              <w:customXmlInsRangeStart w:id="1091" w:author="Changed/Added" w:date="2021-04-26T11:03:00Z"/>
            </w:sdtContent>
          </w:sdt>
          <w:customXmlInsRangeEnd w:id="1091"/>
          <w:customXmlInsRangeStart w:id="1092" w:author="Changed/Added" w:date="2021-04-26T11:03:00Z"/>
          <w:sdt>
            <w:sdtPr>
              <w:rPr>
                <w:color w:val="000000"/>
                <w:sz w:val="21"/>
                <w:szCs w:val="21"/>
              </w:rPr>
              <w:tag w:val="goog_rdk_68"/>
              <w:id w:val="-532503710"/>
              <w:showingPlcHdr/>
            </w:sdtPr>
            <w:sdtContent>
              <w:customXmlInsRangeEnd w:id="1092"/>
              <w:ins w:id="1093" w:author="Changed/Added" w:date="2021-04-26T11:03:00Z">
                <w:r w:rsidR="004D24CF" w:rsidRPr="00CA4BF4">
                  <w:rPr>
                    <w:color w:val="000000"/>
                    <w:sz w:val="21"/>
                    <w:szCs w:val="21"/>
                  </w:rPr>
                  <w:t xml:space="preserve">     </w:t>
                </w:r>
              </w:ins>
              <w:customXmlInsRangeStart w:id="1094" w:author="Changed/Added" w:date="2021-04-26T11:03:00Z"/>
            </w:sdtContent>
          </w:sdt>
          <w:customXmlInsRangeEnd w:id="1094"/>
        </w:p>
        <w:customXmlInsRangeStart w:id="1095" w:author="Changed/Added" w:date="2021-04-26T11:03:00Z"/>
      </w:sdtContent>
    </w:sdt>
    <w:customXmlInsRangeEnd w:id="1095"/>
    <w:p w14:paraId="000003E1" w14:textId="77777777" w:rsidR="000A4521" w:rsidRDefault="000A4521">
      <w:pPr>
        <w:pBdr>
          <w:top w:val="nil"/>
          <w:left w:val="nil"/>
          <w:bottom w:val="nil"/>
          <w:right w:val="nil"/>
          <w:between w:val="nil"/>
        </w:pBdr>
        <w:rPr>
          <w:color w:val="000000"/>
          <w:sz w:val="20"/>
          <w:szCs w:val="20"/>
        </w:rPr>
      </w:pPr>
    </w:p>
    <w:p w14:paraId="000003E2" w14:textId="77777777" w:rsidR="000A4521" w:rsidRDefault="000A4521">
      <w:pPr>
        <w:pBdr>
          <w:top w:val="nil"/>
          <w:left w:val="nil"/>
          <w:bottom w:val="nil"/>
          <w:right w:val="nil"/>
          <w:between w:val="nil"/>
        </w:pBdr>
        <w:spacing w:before="5"/>
        <w:rPr>
          <w:color w:val="000000"/>
          <w:sz w:val="17"/>
          <w:szCs w:val="17"/>
        </w:rPr>
      </w:pPr>
    </w:p>
    <w:p w14:paraId="000003E3" w14:textId="77777777" w:rsidR="000A4521" w:rsidRDefault="007473E9">
      <w:pPr>
        <w:pStyle w:val="Heading3"/>
        <w:numPr>
          <w:ilvl w:val="2"/>
          <w:numId w:val="38"/>
        </w:numPr>
        <w:tabs>
          <w:tab w:val="left" w:pos="831"/>
        </w:tabs>
        <w:spacing w:before="98"/>
        <w:ind w:hanging="610"/>
      </w:pPr>
      <w:r>
        <w:t>Using RPKI to validate route origins</w:t>
      </w:r>
    </w:p>
    <w:p w14:paraId="000003E4" w14:textId="77777777" w:rsidR="000A4521" w:rsidRDefault="007473E9">
      <w:pPr>
        <w:pBdr>
          <w:top w:val="nil"/>
          <w:left w:val="nil"/>
          <w:bottom w:val="nil"/>
          <w:right w:val="nil"/>
          <w:between w:val="nil"/>
        </w:pBdr>
        <w:spacing w:before="90" w:line="290" w:lineRule="auto"/>
        <w:ind w:left="220" w:right="103"/>
        <w:rPr>
          <w:color w:val="000000"/>
          <w:sz w:val="21"/>
          <w:szCs w:val="21"/>
        </w:rPr>
      </w:pPr>
      <w:r>
        <w:rPr>
          <w:color w:val="000000"/>
          <w:sz w:val="21"/>
          <w:szCs w:val="21"/>
        </w:rPr>
        <w:t xml:space="preserve">The basic idea of validating route announcements with RPKI is the same as for the IRR. A network operator registers their announcements in the form of </w:t>
      </w:r>
      <w:proofErr w:type="gramStart"/>
      <w:r>
        <w:rPr>
          <w:color w:val="000000"/>
          <w:sz w:val="21"/>
          <w:szCs w:val="21"/>
        </w:rPr>
        <w:t>ROAs</w:t>
      </w:r>
      <w:proofErr w:type="gramEnd"/>
      <w:r>
        <w:rPr>
          <w:color w:val="000000"/>
          <w:sz w:val="21"/>
          <w:szCs w:val="21"/>
        </w:rPr>
        <w:t xml:space="preserve"> and they are subsequently used by operators to either generate filters (pseudo-IRR) or to tag/validate announcements using more advanced techniques like the RPKI-to-router protocol.</w:t>
      </w:r>
    </w:p>
    <w:p w14:paraId="000003E5" w14:textId="77777777" w:rsidR="000A4521" w:rsidRDefault="000A4521">
      <w:pPr>
        <w:pBdr>
          <w:top w:val="nil"/>
          <w:left w:val="nil"/>
          <w:bottom w:val="nil"/>
          <w:right w:val="nil"/>
          <w:between w:val="nil"/>
        </w:pBdr>
        <w:spacing w:before="9"/>
        <w:rPr>
          <w:color w:val="000000"/>
          <w:sz w:val="24"/>
          <w:szCs w:val="24"/>
        </w:rPr>
      </w:pPr>
    </w:p>
    <w:p w14:paraId="000003E6" w14:textId="77777777" w:rsidR="000A4521" w:rsidRDefault="007473E9">
      <w:pPr>
        <w:pBdr>
          <w:top w:val="nil"/>
          <w:left w:val="nil"/>
          <w:bottom w:val="nil"/>
          <w:right w:val="nil"/>
          <w:between w:val="nil"/>
        </w:pBdr>
        <w:spacing w:before="1" w:line="290" w:lineRule="auto"/>
        <w:ind w:left="220"/>
        <w:rPr>
          <w:color w:val="000000"/>
          <w:sz w:val="21"/>
          <w:szCs w:val="21"/>
        </w:rPr>
      </w:pPr>
      <w:r>
        <w:rPr>
          <w:color w:val="000000"/>
          <w:sz w:val="21"/>
          <w:szCs w:val="21"/>
        </w:rPr>
        <w:t>RPKI works with trust anchors that are the starting points for verifying ROAs. All RIRs publish trust anchors for the address space they are authoritative for. ARIN requires users to agree to a Relying Party agreement</w:t>
      </w:r>
      <w:r>
        <w:rPr>
          <w:color w:val="000000"/>
          <w:sz w:val="21"/>
          <w:szCs w:val="21"/>
          <w:vertAlign w:val="superscript"/>
        </w:rPr>
        <w:t>3</w:t>
      </w:r>
      <w:r>
        <w:rPr>
          <w:color w:val="000000"/>
          <w:sz w:val="21"/>
          <w:szCs w:val="21"/>
        </w:rPr>
        <w:t>, the other RIRs make their trust anchors available with no strings attached.</w:t>
      </w:r>
    </w:p>
    <w:p w14:paraId="000003E7" w14:textId="77777777" w:rsidR="000A4521" w:rsidRDefault="000A4521">
      <w:pPr>
        <w:pBdr>
          <w:top w:val="nil"/>
          <w:left w:val="nil"/>
          <w:bottom w:val="nil"/>
          <w:right w:val="nil"/>
          <w:between w:val="nil"/>
        </w:pBdr>
        <w:rPr>
          <w:color w:val="000000"/>
          <w:sz w:val="20"/>
          <w:szCs w:val="20"/>
        </w:rPr>
      </w:pPr>
    </w:p>
    <w:p w14:paraId="000003E8" w14:textId="77777777" w:rsidR="000A4521" w:rsidRDefault="000A4521">
      <w:pPr>
        <w:pBdr>
          <w:top w:val="nil"/>
          <w:left w:val="nil"/>
          <w:bottom w:val="nil"/>
          <w:right w:val="nil"/>
          <w:between w:val="nil"/>
        </w:pBdr>
        <w:rPr>
          <w:color w:val="000000"/>
          <w:sz w:val="20"/>
          <w:szCs w:val="20"/>
        </w:rPr>
      </w:pPr>
    </w:p>
    <w:p w14:paraId="000003E9" w14:textId="77777777" w:rsidR="000A4521" w:rsidRDefault="000A4521">
      <w:pPr>
        <w:pBdr>
          <w:top w:val="nil"/>
          <w:left w:val="nil"/>
          <w:bottom w:val="nil"/>
          <w:right w:val="nil"/>
          <w:between w:val="nil"/>
        </w:pBdr>
        <w:rPr>
          <w:color w:val="000000"/>
          <w:sz w:val="20"/>
          <w:szCs w:val="20"/>
        </w:rPr>
      </w:pPr>
    </w:p>
    <w:p w14:paraId="000003EA" w14:textId="77777777" w:rsidR="000A4521" w:rsidRDefault="000A4521">
      <w:pPr>
        <w:pBdr>
          <w:top w:val="nil"/>
          <w:left w:val="nil"/>
          <w:bottom w:val="nil"/>
          <w:right w:val="nil"/>
          <w:between w:val="nil"/>
        </w:pBdr>
        <w:rPr>
          <w:color w:val="000000"/>
          <w:sz w:val="20"/>
          <w:szCs w:val="20"/>
        </w:rPr>
      </w:pPr>
    </w:p>
    <w:p w14:paraId="42E54508" w14:textId="62D071BF" w:rsidR="00525A00" w:rsidRDefault="00525A00">
      <w:pPr>
        <w:pBdr>
          <w:top w:val="nil"/>
          <w:left w:val="nil"/>
          <w:bottom w:val="nil"/>
          <w:right w:val="nil"/>
          <w:between w:val="nil"/>
        </w:pBdr>
        <w:rPr>
          <w:color w:val="000000"/>
          <w:sz w:val="20"/>
          <w:szCs w:val="20"/>
        </w:rPr>
      </w:pPr>
    </w:p>
    <w:p w14:paraId="71A8912A" w14:textId="77777777" w:rsidR="00525A00" w:rsidRDefault="00525A00">
      <w:pPr>
        <w:pBdr>
          <w:top w:val="nil"/>
          <w:left w:val="nil"/>
          <w:bottom w:val="nil"/>
          <w:right w:val="nil"/>
          <w:between w:val="nil"/>
        </w:pBdr>
        <w:rPr>
          <w:color w:val="000000"/>
          <w:sz w:val="20"/>
          <w:szCs w:val="20"/>
        </w:rPr>
      </w:pPr>
    </w:p>
    <w:p w14:paraId="000003EF" w14:textId="77777777" w:rsidR="000A4521" w:rsidRDefault="000A4521">
      <w:pPr>
        <w:pBdr>
          <w:top w:val="nil"/>
          <w:left w:val="nil"/>
          <w:bottom w:val="nil"/>
          <w:right w:val="nil"/>
          <w:between w:val="nil"/>
        </w:pBdr>
        <w:rPr>
          <w:color w:val="000000"/>
          <w:sz w:val="20"/>
          <w:szCs w:val="20"/>
        </w:rPr>
      </w:pPr>
    </w:p>
    <w:p w14:paraId="000003F0" w14:textId="77777777" w:rsidR="000A4521" w:rsidRDefault="000A4521">
      <w:pPr>
        <w:pBdr>
          <w:top w:val="nil"/>
          <w:left w:val="nil"/>
          <w:bottom w:val="nil"/>
          <w:right w:val="nil"/>
          <w:between w:val="nil"/>
        </w:pBdr>
        <w:rPr>
          <w:color w:val="000000"/>
          <w:sz w:val="20"/>
          <w:szCs w:val="20"/>
        </w:rPr>
      </w:pPr>
    </w:p>
    <w:p w14:paraId="000003F1" w14:textId="77777777" w:rsidR="000A4521" w:rsidRDefault="000A4521">
      <w:pPr>
        <w:pBdr>
          <w:top w:val="nil"/>
          <w:left w:val="nil"/>
          <w:bottom w:val="nil"/>
          <w:right w:val="nil"/>
          <w:between w:val="nil"/>
        </w:pBdr>
        <w:rPr>
          <w:color w:val="000000"/>
          <w:sz w:val="20"/>
          <w:szCs w:val="20"/>
        </w:rPr>
      </w:pPr>
    </w:p>
    <w:p w14:paraId="000003F2" w14:textId="77777777" w:rsidR="000A4521" w:rsidRDefault="000A4521">
      <w:pPr>
        <w:pBdr>
          <w:top w:val="nil"/>
          <w:left w:val="nil"/>
          <w:bottom w:val="nil"/>
          <w:right w:val="nil"/>
          <w:between w:val="nil"/>
        </w:pBdr>
        <w:rPr>
          <w:color w:val="000000"/>
          <w:sz w:val="20"/>
          <w:szCs w:val="20"/>
        </w:rPr>
      </w:pPr>
    </w:p>
    <w:p w14:paraId="000003F3" w14:textId="77777777" w:rsidR="000A4521" w:rsidRDefault="000A4521">
      <w:pPr>
        <w:pBdr>
          <w:top w:val="nil"/>
          <w:left w:val="nil"/>
          <w:bottom w:val="nil"/>
          <w:right w:val="nil"/>
          <w:between w:val="nil"/>
        </w:pBdr>
        <w:rPr>
          <w:color w:val="000000"/>
          <w:sz w:val="20"/>
          <w:szCs w:val="20"/>
        </w:rPr>
      </w:pPr>
    </w:p>
    <w:p w14:paraId="47429776" w14:textId="77777777" w:rsidR="0008389A" w:rsidRDefault="0008389A">
      <w:pPr>
        <w:pStyle w:val="BodyText"/>
        <w:rPr>
          <w:del w:id="1096" w:author="Changed/Added" w:date="2021-04-26T11:03:00Z"/>
          <w:sz w:val="20"/>
        </w:rPr>
      </w:pPr>
    </w:p>
    <w:p w14:paraId="60B965E1" w14:textId="77777777" w:rsidR="0008389A" w:rsidRDefault="0008389A">
      <w:pPr>
        <w:pStyle w:val="BodyText"/>
        <w:rPr>
          <w:del w:id="1097" w:author="Changed/Added" w:date="2021-04-26T11:03:00Z"/>
          <w:sz w:val="20"/>
        </w:rPr>
      </w:pPr>
    </w:p>
    <w:p w14:paraId="438644AD" w14:textId="77777777" w:rsidR="0008389A" w:rsidRDefault="001253A1">
      <w:pPr>
        <w:pStyle w:val="BodyText"/>
        <w:spacing w:before="8"/>
        <w:rPr>
          <w:del w:id="1098" w:author="Changed/Added" w:date="2021-04-26T11:03:00Z"/>
          <w:sz w:val="27"/>
        </w:rPr>
      </w:pPr>
      <w:del w:id="1099" w:author="Changed/Added" w:date="2021-04-26T11:03:00Z">
        <w:r>
          <w:rPr>
            <w:noProof/>
          </w:rPr>
          <mc:AlternateContent>
            <mc:Choice Requires="wps">
              <w:drawing>
                <wp:anchor distT="0" distB="0" distL="0" distR="0" simplePos="0" relativeHeight="251682816" behindDoc="0" locked="0" layoutInCell="1" allowOverlap="1" wp14:anchorId="110575D2" wp14:editId="1985AC05">
                  <wp:simplePos x="0" y="0"/>
                  <wp:positionH relativeFrom="page">
                    <wp:posOffset>914400</wp:posOffset>
                  </wp:positionH>
                  <wp:positionV relativeFrom="paragraph">
                    <wp:posOffset>230505</wp:posOffset>
                  </wp:positionV>
                  <wp:extent cx="1828800" cy="0"/>
                  <wp:effectExtent l="0" t="0" r="0" b="0"/>
                  <wp:wrapTopAndBottom/>
                  <wp:docPr id="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0A1D8" id="Line 4" o:spid="_x0000_s1026" style="position:absolute;z-index:1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8.15pt" to="3in,1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" strokeweight=".48pt">
                  <o:lock v:ext="edit" shapetype="f"/>
                  <w10:wrap type="topAndBottom" anchorx="page"/>
                </v:line>
              </w:pict>
            </mc:Fallback>
          </mc:AlternateContent>
        </w:r>
      </w:del>
    </w:p>
    <w:p w14:paraId="000003F4" w14:textId="77777777" w:rsidR="000A4521" w:rsidRDefault="007473E9">
      <w:pPr>
        <w:pBdr>
          <w:top w:val="nil"/>
          <w:left w:val="nil"/>
          <w:bottom w:val="nil"/>
          <w:right w:val="nil"/>
          <w:between w:val="nil"/>
        </w:pBdr>
        <w:spacing w:before="8"/>
        <w:rPr>
          <w:ins w:id="1100" w:author="Changed/Added" w:date="2021-04-26T11:03:00Z"/>
          <w:color w:val="000000"/>
          <w:sz w:val="27"/>
          <w:szCs w:val="27"/>
        </w:rPr>
      </w:pPr>
      <w:ins w:id="1101" w:author="Changed/Added" w:date="2021-04-26T11:03:00Z">
        <w:r>
          <w:rPr>
            <w:noProof/>
          </w:rPr>
          <mc:AlternateContent>
            <mc:Choice Requires="wpg">
              <w:drawing>
                <wp:anchor distT="0" distB="0" distL="0" distR="0" simplePos="0" relativeHeight="251664384" behindDoc="0" locked="0" layoutInCell="1" hidden="0" allowOverlap="1" wp14:anchorId="717F7CF1" wp14:editId="42E91E37">
                  <wp:simplePos x="0" y="0"/>
                  <wp:positionH relativeFrom="column">
                    <wp:posOffset>114300</wp:posOffset>
                  </wp:positionH>
                  <wp:positionV relativeFrom="paragraph">
                    <wp:posOffset>190500</wp:posOffset>
                  </wp:positionV>
                  <wp:extent cx="1847850" cy="31750"/>
                  <wp:effectExtent l="0" t="0" r="0" b="0"/>
                  <wp:wrapTopAndBottom distT="0" distB="0"/>
                  <wp:docPr id="59" name="Straight Arrow Connector 59"/>
                  <wp:cNvGraphicFramePr/>
                  <a:graphic xmlns:a="http://schemas.openxmlformats.org/drawingml/2006/main">
                    <a:graphicData uri="http://schemas.microsoft.com/office/word/2010/wordprocessingShape">
                      <wps:wsp>
                        <wps:cNvCnPr/>
                        <wps:spPr>
                          <a:xfrm>
                            <a:off x="4431600" y="3780000"/>
                            <a:ext cx="18288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114300</wp:posOffset>
                  </wp:positionH>
                  <wp:positionV relativeFrom="paragraph">
                    <wp:posOffset>190500</wp:posOffset>
                  </wp:positionV>
                  <wp:extent cx="1847850" cy="31750"/>
                  <wp:effectExtent b="0" l="0" r="0" t="0"/>
                  <wp:wrapTopAndBottom distB="0" distT="0"/>
                  <wp:docPr id="59" name="image14.png"/>
                  <a:graphic>
                    <a:graphicData uri="http://schemas.openxmlformats.org/drawingml/2006/picture">
                      <pic:pic>
                        <pic:nvPicPr>
                          <pic:cNvPr id="0" name="image14.png"/>
                          <pic:cNvPicPr preferRelativeResize="0"/>
                        </pic:nvPicPr>
                        <pic:blipFill>
                          <a:blip r:embed="rId81"/>
                          <a:srcRect/>
                          <a:stretch>
                            <a:fillRect/>
                          </a:stretch>
                        </pic:blipFill>
                        <pic:spPr>
                          <a:xfrm>
                            <a:off x="0" y="0"/>
                            <a:ext cx="1847850" cy="31750"/>
                          </a:xfrm>
                          <a:prstGeom prst="rect"/>
                          <a:ln/>
                        </pic:spPr>
                      </pic:pic>
                    </a:graphicData>
                  </a:graphic>
                </wp:anchor>
              </w:drawing>
            </mc:Fallback>
          </mc:AlternateContent>
        </w:r>
      </w:ins>
    </w:p>
    <w:p w14:paraId="3824EE2B" w14:textId="77777777" w:rsidR="0008389A" w:rsidRDefault="007473E9">
      <w:pPr>
        <w:spacing w:before="37"/>
        <w:ind w:left="220"/>
        <w:rPr>
          <w:del w:id="1102" w:author="Changed/Added" w:date="2021-04-26T11:03:00Z"/>
          <w:sz w:val="19"/>
        </w:rPr>
      </w:pPr>
      <w:r>
        <w:rPr>
          <w:sz w:val="23"/>
          <w:szCs w:val="23"/>
          <w:vertAlign w:val="superscript"/>
        </w:rPr>
        <w:t xml:space="preserve">3 </w:t>
      </w:r>
      <w:r>
        <w:rPr>
          <w:color w:val="1155CC"/>
          <w:sz w:val="19"/>
          <w:szCs w:val="19"/>
          <w:u w:val="single"/>
        </w:rPr>
        <w:t>https://</w:t>
      </w:r>
      <w:hyperlink r:id="rId82">
        <w:r>
          <w:rPr>
            <w:color w:val="1155CC"/>
            <w:sz w:val="19"/>
            <w:szCs w:val="19"/>
            <w:u w:val="single"/>
          </w:rPr>
          <w:t>www.arin.net/resources/rpki/tal.html</w:t>
        </w:r>
      </w:hyperlink>
    </w:p>
    <w:p w14:paraId="7BD1C3DB" w14:textId="77777777" w:rsidR="0008389A" w:rsidRDefault="0008389A">
      <w:pPr>
        <w:rPr>
          <w:del w:id="1103" w:author="Changed/Added" w:date="2021-04-26T11:03:00Z"/>
          <w:sz w:val="19"/>
        </w:rPr>
        <w:sectPr w:rsidR="0008389A">
          <w:pgSz w:w="12240" w:h="15840"/>
          <w:pgMar w:top="1340" w:right="1340" w:bottom="960" w:left="1220" w:header="726" w:footer="768" w:gutter="0"/>
          <w:cols w:space="720"/>
        </w:sectPr>
      </w:pPr>
    </w:p>
    <w:p w14:paraId="39539967" w14:textId="77777777" w:rsidR="0008389A" w:rsidRDefault="0008389A">
      <w:pPr>
        <w:pStyle w:val="BodyText"/>
        <w:spacing w:before="6"/>
        <w:rPr>
          <w:del w:id="1104" w:author="Changed/Added" w:date="2021-04-26T11:03:00Z"/>
          <w:sz w:val="18"/>
        </w:rPr>
      </w:pPr>
    </w:p>
    <w:p w14:paraId="000003F5" w14:textId="5730CD2C" w:rsidR="000A4521" w:rsidRDefault="00211562">
      <w:pPr>
        <w:spacing w:before="37"/>
        <w:ind w:left="220"/>
        <w:rPr>
          <w:ins w:id="1105" w:author="Changed/Added" w:date="2021-04-26T11:03:00Z"/>
          <w:sz w:val="19"/>
          <w:szCs w:val="19"/>
        </w:rPr>
        <w:sectPr w:rsidR="000A4521">
          <w:pgSz w:w="12240" w:h="15840"/>
          <w:pgMar w:top="1340" w:right="1340" w:bottom="960" w:left="1220" w:header="726" w:footer="768" w:gutter="0"/>
          <w:cols w:space="720"/>
        </w:sectPr>
      </w:pPr>
      <w:del w:id="1106" w:author="Changed/Added" w:date="2021-04-26T11:03:00Z">
        <w:r>
          <w:rPr>
            <w:b/>
            <w:w w:val="105"/>
            <w:sz w:val="19"/>
          </w:rPr>
          <w:delText>Using the RIPE NCC RPKI</w:delText>
        </w:r>
        <w:r>
          <w:rPr>
            <w:b/>
            <w:spacing w:val="5"/>
            <w:w w:val="105"/>
            <w:sz w:val="19"/>
          </w:rPr>
          <w:delText xml:space="preserve"> </w:delText>
        </w:r>
        <w:r>
          <w:rPr>
            <w:b/>
            <w:w w:val="105"/>
            <w:sz w:val="19"/>
          </w:rPr>
          <w:delText>Validator</w:delText>
        </w:r>
      </w:del>
    </w:p>
    <w:p w14:paraId="000003F6" w14:textId="77777777" w:rsidR="000A4521" w:rsidRDefault="000A4521">
      <w:pPr>
        <w:pBdr>
          <w:top w:val="nil"/>
          <w:left w:val="nil"/>
          <w:bottom w:val="nil"/>
          <w:right w:val="nil"/>
          <w:between w:val="nil"/>
        </w:pBdr>
        <w:spacing w:before="6"/>
        <w:rPr>
          <w:ins w:id="1107" w:author="Changed/Added" w:date="2021-04-26T11:03:00Z"/>
          <w:color w:val="000000"/>
          <w:sz w:val="18"/>
          <w:szCs w:val="18"/>
        </w:rPr>
      </w:pPr>
    </w:p>
    <w:p w14:paraId="000003F7" w14:textId="3FEF2881" w:rsidR="000A4521" w:rsidRDefault="00501204">
      <w:pPr>
        <w:numPr>
          <w:ilvl w:val="3"/>
          <w:numId w:val="38"/>
        </w:numPr>
        <w:pBdr>
          <w:top w:val="nil"/>
          <w:left w:val="nil"/>
          <w:bottom w:val="nil"/>
          <w:right w:val="nil"/>
          <w:between w:val="nil"/>
        </w:pBdr>
        <w:tabs>
          <w:tab w:val="left" w:pos="943"/>
        </w:tabs>
        <w:spacing w:before="100"/>
        <w:ind w:hanging="722"/>
        <w:rPr>
          <w:ins w:id="1108" w:author="Changed/Added" w:date="2021-04-26T11:03:00Z"/>
          <w:b/>
          <w:color w:val="000000"/>
          <w:sz w:val="19"/>
          <w:szCs w:val="19"/>
        </w:rPr>
      </w:pPr>
      <w:customXmlInsRangeStart w:id="1109" w:author="Changed/Added" w:date="2021-04-26T11:03:00Z"/>
      <w:sdt>
        <w:sdtPr>
          <w:tag w:val="goog_rdk_71"/>
          <w:id w:val="1227033201"/>
        </w:sdtPr>
        <w:sdtContent>
          <w:customXmlInsRangeEnd w:id="1109"/>
          <w:ins w:id="1110" w:author="Changed/Added" w:date="2021-04-26T11:03:00Z">
            <w:r w:rsidR="007473E9">
              <w:rPr>
                <w:color w:val="000000"/>
                <w:sz w:val="18"/>
                <w:szCs w:val="18"/>
              </w:rPr>
              <w:t xml:space="preserve">Relying Party </w:t>
            </w:r>
            <w:r w:rsidR="007473E9">
              <w:rPr>
                <w:sz w:val="18"/>
                <w:szCs w:val="18"/>
              </w:rPr>
              <w:t>C</w:t>
            </w:r>
            <w:r w:rsidR="007473E9">
              <w:rPr>
                <w:color w:val="000000"/>
                <w:sz w:val="18"/>
                <w:szCs w:val="18"/>
              </w:rPr>
              <w:t>aches / Validators</w:t>
            </w:r>
          </w:ins>
          <w:customXmlInsRangeStart w:id="1111" w:author="Changed/Added" w:date="2021-04-26T11:03:00Z"/>
        </w:sdtContent>
      </w:sdt>
      <w:customXmlInsRangeEnd w:id="1111"/>
      <w:customXmlInsRangeStart w:id="1112" w:author="Changed/Added" w:date="2021-04-26T11:03:00Z"/>
      <w:sdt>
        <w:sdtPr>
          <w:tag w:val="goog_rdk_72"/>
          <w:id w:val="-675725368"/>
          <w:showingPlcHdr/>
        </w:sdtPr>
        <w:sdtContent>
          <w:customXmlInsRangeEnd w:id="1112"/>
          <w:ins w:id="1113" w:author="Changed/Added" w:date="2021-04-26T11:03:00Z">
            <w:r w:rsidR="00E57A48">
              <w:t xml:space="preserve">     </w:t>
            </w:r>
          </w:ins>
          <w:customXmlInsRangeStart w:id="1114" w:author="Changed/Added" w:date="2021-04-26T11:03:00Z"/>
        </w:sdtContent>
      </w:sdt>
      <w:customXmlInsRangeEnd w:id="1114"/>
    </w:p>
    <w:p w14:paraId="000003FC" w14:textId="6FEDFCE8" w:rsidR="000A4521" w:rsidRDefault="00501204">
      <w:pPr>
        <w:pBdr>
          <w:top w:val="nil"/>
          <w:left w:val="nil"/>
          <w:bottom w:val="nil"/>
          <w:right w:val="nil"/>
          <w:between w:val="nil"/>
        </w:pBdr>
        <w:spacing w:line="290" w:lineRule="auto"/>
        <w:ind w:left="220"/>
        <w:rPr>
          <w:ins w:id="1115" w:author="Changed/Added" w:date="2021-04-26T11:03:00Z"/>
          <w:color w:val="000000"/>
          <w:sz w:val="21"/>
          <w:szCs w:val="21"/>
        </w:rPr>
      </w:pPr>
      <w:customXmlInsRangeStart w:id="1116" w:author="Changed/Added" w:date="2021-04-26T11:03:00Z"/>
      <w:sdt>
        <w:sdtPr>
          <w:tag w:val="goog_rdk_76"/>
          <w:id w:val="-1176116534"/>
        </w:sdtPr>
        <w:sdtContent>
          <w:customXmlInsRangeEnd w:id="1116"/>
          <w:customXmlInsRangeStart w:id="1117" w:author="Changed/Added" w:date="2021-04-26T11:03:00Z"/>
          <w:sdt>
            <w:sdtPr>
              <w:tag w:val="goog_rdk_74"/>
              <w:id w:val="-1535799703"/>
            </w:sdtPr>
            <w:sdtContent>
              <w:customXmlInsRangeEnd w:id="1117"/>
              <w:customXmlInsRangeStart w:id="1118" w:author="Changed/Added" w:date="2021-04-26T11:03:00Z"/>
              <w:sdt>
                <w:sdtPr>
                  <w:tag w:val="goog_rdk_75"/>
                  <w:id w:val="1036618598"/>
                </w:sdtPr>
                <w:sdtContent>
                  <w:customXmlInsRangeEnd w:id="1118"/>
                  <w:customXmlInsRangeStart w:id="1119" w:author="Changed/Added" w:date="2021-04-26T11:03:00Z"/>
                </w:sdtContent>
              </w:sdt>
              <w:customXmlInsRangeEnd w:id="1119"/>
              <w:customXmlInsRangeStart w:id="1120" w:author="Changed/Added" w:date="2021-04-26T11:03:00Z"/>
            </w:sdtContent>
          </w:sdt>
          <w:customXmlInsRangeEnd w:id="1120"/>
          <w:customXmlInsRangeStart w:id="1121" w:author="Changed/Added" w:date="2021-04-26T11:03:00Z"/>
        </w:sdtContent>
      </w:sdt>
      <w:customXmlInsRangeEnd w:id="1121"/>
      <w:customXmlInsRangeStart w:id="1122" w:author="Changed/Added" w:date="2021-04-26T11:03:00Z"/>
      <w:sdt>
        <w:sdtPr>
          <w:tag w:val="goog_rdk_78"/>
          <w:id w:val="780158282"/>
        </w:sdtPr>
        <w:sdtContent>
          <w:customXmlInsRangeEnd w:id="1122"/>
          <w:customXmlInsRangeStart w:id="1123" w:author="Changed/Added" w:date="2021-04-26T11:03:00Z"/>
          <w:sdt>
            <w:sdtPr>
              <w:tag w:val="goog_rdk_77"/>
              <w:id w:val="-922639465"/>
            </w:sdtPr>
            <w:sdtContent>
              <w:customXmlInsRangeEnd w:id="1123"/>
              <w:customXmlInsRangeStart w:id="1124" w:author="Changed/Added" w:date="2021-04-26T11:03:00Z"/>
            </w:sdtContent>
          </w:sdt>
          <w:customXmlInsRangeEnd w:id="1124"/>
          <w:customXmlInsRangeStart w:id="1125" w:author="Changed/Added" w:date="2021-04-26T11:03:00Z"/>
        </w:sdtContent>
      </w:sdt>
      <w:customXmlInsRangeEnd w:id="1125"/>
      <w:customXmlInsRangeStart w:id="1126" w:author="Changed/Added" w:date="2021-04-26T11:03:00Z"/>
      <w:sdt>
        <w:sdtPr>
          <w:tag w:val="goog_rdk_80"/>
          <w:id w:val="1165438322"/>
        </w:sdtPr>
        <w:sdtContent>
          <w:customXmlInsRangeEnd w:id="1126"/>
          <w:customXmlInsRangeStart w:id="1127" w:author="Changed/Added" w:date="2021-04-26T11:03:00Z"/>
          <w:sdt>
            <w:sdtPr>
              <w:tag w:val="goog_rdk_79"/>
              <w:id w:val="1762324451"/>
              <w:showingPlcHdr/>
            </w:sdtPr>
            <w:sdtContent>
              <w:customXmlInsRangeEnd w:id="1127"/>
              <w:ins w:id="1128" w:author="Changed/Added" w:date="2021-04-26T11:03:00Z">
                <w:r w:rsidR="00CA4BF4">
                  <w:t xml:space="preserve">     </w:t>
                </w:r>
              </w:ins>
              <w:customXmlInsRangeStart w:id="1129" w:author="Changed/Added" w:date="2021-04-26T11:03:00Z"/>
            </w:sdtContent>
          </w:sdt>
          <w:customXmlInsRangeEnd w:id="1129"/>
          <w:customXmlInsRangeStart w:id="1130" w:author="Changed/Added" w:date="2021-04-26T11:03:00Z"/>
        </w:sdtContent>
      </w:sdt>
      <w:customXmlInsRangeEnd w:id="1130"/>
      <w:customXmlInsRangeStart w:id="1131" w:author="Changed/Added" w:date="2021-04-26T11:03:00Z"/>
      <w:sdt>
        <w:sdtPr>
          <w:tag w:val="goog_rdk_82"/>
          <w:id w:val="-1980138620"/>
        </w:sdtPr>
        <w:sdtContent>
          <w:customXmlInsRangeEnd w:id="1131"/>
          <w:customXmlInsRangeStart w:id="1132" w:author="Changed/Added" w:date="2021-04-26T11:03:00Z"/>
          <w:sdt>
            <w:sdtPr>
              <w:tag w:val="goog_rdk_81"/>
              <w:id w:val="-1075427668"/>
            </w:sdtPr>
            <w:sdtContent>
              <w:customXmlInsRangeEnd w:id="1132"/>
              <w:customXmlInsRangeStart w:id="1133" w:author="Changed/Added" w:date="2021-04-26T11:03:00Z"/>
            </w:sdtContent>
          </w:sdt>
          <w:customXmlInsRangeEnd w:id="1133"/>
          <w:customXmlInsRangeStart w:id="1134" w:author="Changed/Added" w:date="2021-04-26T11:03:00Z"/>
        </w:sdtContent>
      </w:sdt>
      <w:customXmlInsRangeEnd w:id="1134"/>
      <w:customXmlInsRangeStart w:id="1135" w:author="Changed/Added" w:date="2021-04-26T11:03:00Z"/>
      <w:sdt>
        <w:sdtPr>
          <w:tag w:val="goog_rdk_83"/>
          <w:id w:val="-461267033"/>
          <w:showingPlcHdr/>
        </w:sdtPr>
        <w:sdtContent>
          <w:customXmlInsRangeEnd w:id="1135"/>
          <w:ins w:id="1136" w:author="Changed/Added" w:date="2021-04-26T11:03:00Z">
            <w:r w:rsidR="00CA4BF4">
              <w:t xml:space="preserve">     </w:t>
            </w:r>
          </w:ins>
          <w:customXmlInsRangeStart w:id="1137" w:author="Changed/Added" w:date="2021-04-26T11:03:00Z"/>
        </w:sdtContent>
      </w:sdt>
      <w:customXmlInsRangeEnd w:id="1137"/>
    </w:p>
    <w:p w14:paraId="000003FD" w14:textId="3FDC7E1F" w:rsidR="000A4521" w:rsidRDefault="007473E9">
      <w:pPr>
        <w:pBdr>
          <w:top w:val="nil"/>
          <w:left w:val="nil"/>
          <w:bottom w:val="nil"/>
          <w:right w:val="nil"/>
          <w:between w:val="nil"/>
        </w:pBdr>
        <w:spacing w:before="4"/>
        <w:rPr>
          <w:ins w:id="1138" w:author="Changed/Added" w:date="2021-04-26T11:03:00Z"/>
          <w:color w:val="000000"/>
          <w:sz w:val="21"/>
          <w:szCs w:val="21"/>
        </w:rPr>
      </w:pPr>
      <w:ins w:id="1139" w:author="Changed/Added" w:date="2021-04-26T11:03:00Z">
        <w:del w:id="1140" w:author="Kevin Chege" w:date="2021-05-06T17:13:00Z">
          <w:r w:rsidDel="000D2AF1">
            <w:rPr>
              <w:noProof/>
            </w:rPr>
            <w:drawing>
              <wp:anchor distT="0" distB="0" distL="0" distR="0" simplePos="0" relativeHeight="251665408" behindDoc="0" locked="0" layoutInCell="1" hidden="0" allowOverlap="1" wp14:anchorId="0438F6C8" wp14:editId="4D0A1245">
                <wp:simplePos x="0" y="0"/>
                <wp:positionH relativeFrom="column">
                  <wp:posOffset>139700</wp:posOffset>
                </wp:positionH>
                <wp:positionV relativeFrom="paragraph">
                  <wp:posOffset>180820</wp:posOffset>
                </wp:positionV>
                <wp:extent cx="5990791" cy="3931920"/>
                <wp:effectExtent l="0" t="0" r="0" b="0"/>
                <wp:wrapTopAndBottom distT="0" distB="0"/>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3"/>
                        <a:srcRect/>
                        <a:stretch>
                          <a:fillRect/>
                        </a:stretch>
                      </pic:blipFill>
                      <pic:spPr>
                        <a:xfrm>
                          <a:off x="0" y="0"/>
                          <a:ext cx="5990791" cy="3931920"/>
                        </a:xfrm>
                        <a:prstGeom prst="rect">
                          <a:avLst/>
                        </a:prstGeom>
                        <a:ln/>
                      </pic:spPr>
                    </pic:pic>
                  </a:graphicData>
                </a:graphic>
              </wp:anchor>
            </w:drawing>
          </w:r>
        </w:del>
      </w:ins>
      <w:ins w:id="1141" w:author="Kevin Chege" w:date="2021-05-06T17:13:00Z">
        <w:r w:rsidR="000D2AF1">
          <w:rPr>
            <w:noProof/>
            <w:color w:val="000000"/>
            <w:sz w:val="21"/>
            <w:szCs w:val="21"/>
          </w:rPr>
          <w:drawing>
            <wp:inline distT="0" distB="0" distL="0" distR="0" wp14:anchorId="08DF4DCC" wp14:editId="548DA599">
              <wp:extent cx="6146800" cy="2660650"/>
              <wp:effectExtent l="0" t="0" r="0" b="635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146800" cy="2660650"/>
                      </a:xfrm>
                      <a:prstGeom prst="rect">
                        <a:avLst/>
                      </a:prstGeom>
                    </pic:spPr>
                  </pic:pic>
                </a:graphicData>
              </a:graphic>
            </wp:inline>
          </w:drawing>
        </w:r>
      </w:ins>
    </w:p>
    <w:p w14:paraId="000003FE" w14:textId="77777777" w:rsidR="000A4521" w:rsidRDefault="000A4521">
      <w:pPr>
        <w:pBdr>
          <w:top w:val="nil"/>
          <w:left w:val="nil"/>
          <w:bottom w:val="nil"/>
          <w:right w:val="nil"/>
          <w:between w:val="nil"/>
        </w:pBdr>
        <w:spacing w:before="6"/>
        <w:rPr>
          <w:ins w:id="1142" w:author="Changed/Added" w:date="2021-04-26T11:03:00Z"/>
          <w:color w:val="000000"/>
          <w:sz w:val="32"/>
          <w:szCs w:val="32"/>
        </w:rPr>
      </w:pPr>
    </w:p>
    <w:p w14:paraId="00000401" w14:textId="32DA7AE3" w:rsidR="000A4521" w:rsidRDefault="00501204">
      <w:pPr>
        <w:pBdr>
          <w:top w:val="nil"/>
          <w:left w:val="nil"/>
          <w:bottom w:val="nil"/>
          <w:right w:val="nil"/>
          <w:between w:val="nil"/>
        </w:pBdr>
        <w:spacing w:before="1" w:line="290" w:lineRule="auto"/>
        <w:ind w:left="220" w:right="87"/>
        <w:rPr>
          <w:ins w:id="1143" w:author="Changed/Added" w:date="2021-04-26T11:03:00Z"/>
          <w:color w:val="000000"/>
          <w:sz w:val="21"/>
          <w:szCs w:val="21"/>
        </w:rPr>
      </w:pPr>
      <w:customXmlInsRangeStart w:id="1144" w:author="Changed/Added" w:date="2021-04-26T11:03:00Z"/>
      <w:sdt>
        <w:sdtPr>
          <w:tag w:val="goog_rdk_87"/>
          <w:id w:val="295881925"/>
        </w:sdtPr>
        <w:sdtContent>
          <w:customXmlInsRangeEnd w:id="1144"/>
          <w:customXmlInsRangeStart w:id="1145" w:author="Changed/Added" w:date="2021-04-26T11:03:00Z"/>
          <w:sdt>
            <w:sdtPr>
              <w:tag w:val="goog_rdk_85"/>
              <w:id w:val="1611014859"/>
            </w:sdtPr>
            <w:sdtContent>
              <w:customXmlInsRangeEnd w:id="1145"/>
              <w:customXmlInsRangeStart w:id="1146" w:author="Changed/Added" w:date="2021-04-26T11:03:00Z"/>
              <w:sdt>
                <w:sdtPr>
                  <w:tag w:val="goog_rdk_86"/>
                  <w:id w:val="679541857"/>
                </w:sdtPr>
                <w:sdtContent>
                  <w:customXmlInsRangeEnd w:id="1146"/>
                  <w:customXmlInsRangeStart w:id="1147" w:author="Changed/Added" w:date="2021-04-26T11:03:00Z"/>
                </w:sdtContent>
              </w:sdt>
              <w:customXmlInsRangeEnd w:id="1147"/>
              <w:customXmlInsRangeStart w:id="1148" w:author="Changed/Added" w:date="2021-04-26T11:03:00Z"/>
            </w:sdtContent>
          </w:sdt>
          <w:customXmlInsRangeEnd w:id="1148"/>
          <w:customXmlInsRangeStart w:id="1149" w:author="Changed/Added" w:date="2021-04-26T11:03:00Z"/>
        </w:sdtContent>
      </w:sdt>
      <w:customXmlInsRangeEnd w:id="1149"/>
      <w:customXmlInsRangeStart w:id="1150" w:author="Changed/Added" w:date="2021-04-26T11:03:00Z"/>
      <w:sdt>
        <w:sdtPr>
          <w:tag w:val="goog_rdk_89"/>
          <w:id w:val="1937640111"/>
        </w:sdtPr>
        <w:sdtContent>
          <w:customXmlInsRangeEnd w:id="1150"/>
          <w:customXmlInsRangeStart w:id="1151" w:author="Changed/Added" w:date="2021-04-26T11:03:00Z"/>
          <w:sdt>
            <w:sdtPr>
              <w:tag w:val="goog_rdk_88"/>
              <w:id w:val="149263435"/>
            </w:sdtPr>
            <w:sdtContent>
              <w:customXmlInsRangeEnd w:id="1151"/>
              <w:customXmlInsRangeStart w:id="1152" w:author="Changed/Added" w:date="2021-04-26T11:03:00Z"/>
            </w:sdtContent>
          </w:sdt>
          <w:customXmlInsRangeEnd w:id="1152"/>
          <w:customXmlInsRangeStart w:id="1153" w:author="Changed/Added" w:date="2021-04-26T11:03:00Z"/>
        </w:sdtContent>
      </w:sdt>
      <w:customXmlInsRangeEnd w:id="1153"/>
      <w:customXmlInsRangeStart w:id="1154" w:author="Changed/Added" w:date="2021-04-26T11:03:00Z"/>
      <w:sdt>
        <w:sdtPr>
          <w:tag w:val="goog_rdk_90"/>
          <w:id w:val="685797833"/>
          <w:showingPlcHdr/>
        </w:sdtPr>
        <w:sdtContent>
          <w:customXmlInsRangeEnd w:id="1154"/>
          <w:ins w:id="1155" w:author="Changed/Added" w:date="2021-04-26T11:03:00Z">
            <w:r w:rsidR="00CA4BF4">
              <w:t xml:space="preserve">     </w:t>
            </w:r>
          </w:ins>
          <w:customXmlInsRangeStart w:id="1156" w:author="Changed/Added" w:date="2021-04-26T11:03:00Z"/>
        </w:sdtContent>
      </w:sdt>
      <w:customXmlInsRangeEnd w:id="1156"/>
    </w:p>
    <w:p w14:paraId="00000402" w14:textId="77777777" w:rsidR="000A4521" w:rsidRDefault="000A4521">
      <w:pPr>
        <w:pBdr>
          <w:top w:val="nil"/>
          <w:left w:val="nil"/>
          <w:bottom w:val="nil"/>
          <w:right w:val="nil"/>
          <w:between w:val="nil"/>
        </w:pBdr>
        <w:spacing w:before="1" w:line="290" w:lineRule="auto"/>
        <w:ind w:left="220" w:right="87"/>
        <w:rPr>
          <w:ins w:id="1157" w:author="Changed/Added" w:date="2021-04-26T11:03:00Z"/>
          <w:sz w:val="21"/>
          <w:szCs w:val="21"/>
        </w:rPr>
      </w:pPr>
    </w:p>
    <w:p w14:paraId="00000403" w14:textId="77777777" w:rsidR="000A4521" w:rsidRDefault="007473E9">
      <w:pPr>
        <w:pBdr>
          <w:top w:val="nil"/>
          <w:left w:val="nil"/>
          <w:bottom w:val="nil"/>
          <w:right w:val="nil"/>
          <w:between w:val="nil"/>
        </w:pBdr>
        <w:spacing w:before="1" w:line="290" w:lineRule="auto"/>
        <w:ind w:left="220" w:right="87"/>
        <w:rPr>
          <w:ins w:id="1158" w:author="Changed/Added" w:date="2021-04-26T11:03:00Z"/>
          <w:sz w:val="21"/>
          <w:szCs w:val="21"/>
        </w:rPr>
      </w:pPr>
      <w:commentRangeStart w:id="1159"/>
      <w:ins w:id="1160" w:author="Changed/Added" w:date="2021-04-26T11:03:00Z">
        <w:r>
          <w:rPr>
            <w:sz w:val="21"/>
            <w:szCs w:val="21"/>
          </w:rPr>
          <w:t xml:space="preserve">All </w:t>
        </w:r>
        <w:commentRangeEnd w:id="1159"/>
        <w:r w:rsidR="00E57A48">
          <w:rPr>
            <w:rStyle w:val="CommentReference"/>
          </w:rPr>
          <w:commentReference w:id="1159"/>
        </w:r>
        <w:r>
          <w:rPr>
            <w:sz w:val="21"/>
            <w:szCs w:val="21"/>
          </w:rPr>
          <w:t>RPKI objects (</w:t>
        </w:r>
        <w:proofErr w:type="gramStart"/>
        <w:r>
          <w:rPr>
            <w:sz w:val="21"/>
            <w:szCs w:val="21"/>
          </w:rPr>
          <w:t>e.g.</w:t>
        </w:r>
        <w:proofErr w:type="gramEnd"/>
        <w:r>
          <w:rPr>
            <w:sz w:val="21"/>
            <w:szCs w:val="21"/>
          </w:rPr>
          <w:t xml:space="preserve"> ROAs) are scattered as files in distributed repositories. These repositories make RPKI data available to RPs which periodi</w:t>
        </w:r>
      </w:ins>
      <w:customXmlInsRangeStart w:id="1161" w:author="Changed/Added" w:date="2021-04-26T11:03:00Z"/>
      <w:sdt>
        <w:sdtPr>
          <w:tag w:val="goog_rdk_91"/>
          <w:id w:val="-2007884980"/>
        </w:sdtPr>
        <w:sdtContent>
          <w:customXmlInsRangeEnd w:id="1161"/>
          <w:commentRangeStart w:id="1162"/>
          <w:customXmlInsRangeStart w:id="1163" w:author="Changed/Added" w:date="2021-04-26T11:03:00Z"/>
        </w:sdtContent>
      </w:sdt>
      <w:customXmlInsRangeEnd w:id="1163"/>
      <w:ins w:id="1164" w:author="Changed/Added" w:date="2021-04-26T11:03:00Z">
        <w:r>
          <w:rPr>
            <w:sz w:val="21"/>
            <w:szCs w:val="21"/>
          </w:rPr>
          <w:t xml:space="preserve">cally gather all authoritative data and maintain a complete view (by using </w:t>
        </w:r>
        <w:proofErr w:type="spellStart"/>
        <w:r>
          <w:rPr>
            <w:i/>
            <w:sz w:val="21"/>
            <w:szCs w:val="21"/>
          </w:rPr>
          <w:t>rsync</w:t>
        </w:r>
        <w:proofErr w:type="spellEnd"/>
        <w:r>
          <w:rPr>
            <w:sz w:val="21"/>
            <w:szCs w:val="21"/>
          </w:rPr>
          <w:t xml:space="preserve"> or </w:t>
        </w:r>
        <w:proofErr w:type="spellStart"/>
        <w:r>
          <w:rPr>
            <w:i/>
            <w:sz w:val="21"/>
            <w:szCs w:val="21"/>
          </w:rPr>
          <w:t>rrdp</w:t>
        </w:r>
        <w:proofErr w:type="spellEnd"/>
        <w:r>
          <w:rPr>
            <w:sz w:val="21"/>
            <w:szCs w:val="21"/>
          </w:rPr>
          <w:t xml:space="preserve"> for data retrieval). They then cryptographically validate the RPKI objects received, cache the result and relay as a valid prefix/origin AS bindings to routers for use in the validation process. The RPKI validators are usually based upon </w:t>
        </w:r>
        <w:proofErr w:type="gramStart"/>
        <w:r>
          <w:rPr>
            <w:sz w:val="21"/>
            <w:szCs w:val="21"/>
          </w:rPr>
          <w:t>open source</w:t>
        </w:r>
        <w:proofErr w:type="gramEnd"/>
        <w:r>
          <w:rPr>
            <w:sz w:val="21"/>
            <w:szCs w:val="21"/>
          </w:rPr>
          <w:t xml:space="preserve"> software. At the time of this writing, the best known and most used are the following:</w:t>
        </w:r>
      </w:ins>
    </w:p>
    <w:p w14:paraId="00000404" w14:textId="77777777" w:rsidR="000A4521" w:rsidRDefault="000A4521">
      <w:pPr>
        <w:pBdr>
          <w:top w:val="nil"/>
          <w:left w:val="nil"/>
          <w:bottom w:val="nil"/>
          <w:right w:val="nil"/>
          <w:between w:val="nil"/>
        </w:pBdr>
        <w:spacing w:before="1" w:line="290" w:lineRule="auto"/>
        <w:ind w:left="220" w:right="87"/>
        <w:rPr>
          <w:ins w:id="1165" w:author="Changed/Added" w:date="2021-04-26T11:03:00Z"/>
          <w:sz w:val="21"/>
          <w:szCs w:val="21"/>
        </w:rPr>
      </w:pPr>
    </w:p>
    <w:p w14:paraId="00000405" w14:textId="77777777" w:rsidR="000A4521" w:rsidRDefault="007473E9">
      <w:pPr>
        <w:numPr>
          <w:ilvl w:val="0"/>
          <w:numId w:val="39"/>
        </w:numPr>
        <w:pBdr>
          <w:top w:val="nil"/>
          <w:left w:val="nil"/>
          <w:bottom w:val="nil"/>
          <w:right w:val="nil"/>
          <w:between w:val="nil"/>
        </w:pBdr>
        <w:spacing w:before="1" w:line="290" w:lineRule="auto"/>
        <w:ind w:right="87"/>
        <w:rPr>
          <w:ins w:id="1166" w:author="Changed/Added" w:date="2021-04-26T11:03:00Z"/>
          <w:sz w:val="21"/>
          <w:szCs w:val="21"/>
        </w:rPr>
      </w:pPr>
      <w:proofErr w:type="spellStart"/>
      <w:ins w:id="1167" w:author="Changed/Added" w:date="2021-04-26T11:03:00Z">
        <w:r>
          <w:rPr>
            <w:sz w:val="21"/>
            <w:szCs w:val="21"/>
          </w:rPr>
          <w:t>Routinator</w:t>
        </w:r>
        <w:proofErr w:type="spellEnd"/>
        <w:r>
          <w:rPr>
            <w:sz w:val="21"/>
            <w:szCs w:val="21"/>
          </w:rPr>
          <w:t xml:space="preserve"> (</w:t>
        </w:r>
        <w:r w:rsidR="00E40EB0">
          <w:fldChar w:fldCharType="begin"/>
        </w:r>
        <w:r w:rsidR="00E40EB0">
          <w:instrText xml:space="preserve"> HYPERLINK "https://nlnetlabs.nl/projects/rpki/routinator/" \h </w:instrText>
        </w:r>
        <w:r w:rsidR="00E40EB0">
          <w:fldChar w:fldCharType="separate"/>
        </w:r>
        <w:r>
          <w:rPr>
            <w:color w:val="1155CC"/>
            <w:sz w:val="21"/>
            <w:szCs w:val="21"/>
            <w:u w:val="single"/>
          </w:rPr>
          <w:t>https://nlnetlabs.nl/projects/rpki/routinator/</w:t>
        </w:r>
        <w:r w:rsidR="00E40EB0">
          <w:rPr>
            <w:color w:val="1155CC"/>
            <w:sz w:val="21"/>
            <w:szCs w:val="21"/>
            <w:u w:val="single"/>
          </w:rPr>
          <w:fldChar w:fldCharType="end"/>
        </w:r>
        <w:r>
          <w:rPr>
            <w:sz w:val="21"/>
            <w:szCs w:val="21"/>
          </w:rPr>
          <w:t>)</w:t>
        </w:r>
      </w:ins>
    </w:p>
    <w:p w14:paraId="00000406" w14:textId="77777777" w:rsidR="000A4521" w:rsidRDefault="007473E9">
      <w:pPr>
        <w:numPr>
          <w:ilvl w:val="0"/>
          <w:numId w:val="39"/>
        </w:numPr>
        <w:pBdr>
          <w:top w:val="nil"/>
          <w:left w:val="nil"/>
          <w:bottom w:val="nil"/>
          <w:right w:val="nil"/>
          <w:between w:val="nil"/>
        </w:pBdr>
        <w:spacing w:line="290" w:lineRule="auto"/>
        <w:ind w:right="87"/>
        <w:rPr>
          <w:ins w:id="1168" w:author="Changed/Added" w:date="2021-04-26T11:03:00Z"/>
          <w:sz w:val="21"/>
          <w:szCs w:val="21"/>
        </w:rPr>
      </w:pPr>
      <w:ins w:id="1169" w:author="Changed/Added" w:date="2021-04-26T11:03:00Z">
        <w:r>
          <w:rPr>
            <w:sz w:val="21"/>
            <w:szCs w:val="21"/>
          </w:rPr>
          <w:t>FORT (</w:t>
        </w:r>
        <w:r w:rsidR="00E40EB0">
          <w:fldChar w:fldCharType="begin"/>
        </w:r>
        <w:r w:rsidR="00E40EB0">
          <w:instrText xml:space="preserve"> HYPERLINK "https://fortproject.net/en/validator" \h </w:instrText>
        </w:r>
        <w:r w:rsidR="00E40EB0">
          <w:fldChar w:fldCharType="separate"/>
        </w:r>
        <w:r>
          <w:rPr>
            <w:color w:val="1155CC"/>
            <w:sz w:val="21"/>
            <w:szCs w:val="21"/>
            <w:u w:val="single"/>
          </w:rPr>
          <w:t>https://fortproject.net/en/validator</w:t>
        </w:r>
        <w:r w:rsidR="00E40EB0">
          <w:rPr>
            <w:color w:val="1155CC"/>
            <w:sz w:val="21"/>
            <w:szCs w:val="21"/>
            <w:u w:val="single"/>
          </w:rPr>
          <w:fldChar w:fldCharType="end"/>
        </w:r>
        <w:r>
          <w:rPr>
            <w:sz w:val="21"/>
            <w:szCs w:val="21"/>
          </w:rPr>
          <w:t>)</w:t>
        </w:r>
      </w:ins>
    </w:p>
    <w:p w14:paraId="00000407" w14:textId="77777777" w:rsidR="000A4521" w:rsidRDefault="007473E9">
      <w:pPr>
        <w:numPr>
          <w:ilvl w:val="0"/>
          <w:numId w:val="39"/>
        </w:numPr>
        <w:pBdr>
          <w:top w:val="nil"/>
          <w:left w:val="nil"/>
          <w:bottom w:val="nil"/>
          <w:right w:val="nil"/>
          <w:between w:val="nil"/>
        </w:pBdr>
        <w:spacing w:line="290" w:lineRule="auto"/>
        <w:ind w:right="87"/>
        <w:rPr>
          <w:ins w:id="1170" w:author="Changed/Added" w:date="2021-04-26T11:03:00Z"/>
          <w:sz w:val="21"/>
          <w:szCs w:val="21"/>
        </w:rPr>
      </w:pPr>
      <w:ins w:id="1171" w:author="Changed/Added" w:date="2021-04-26T11:03:00Z">
        <w:r>
          <w:rPr>
            <w:sz w:val="21"/>
            <w:szCs w:val="21"/>
          </w:rPr>
          <w:t xml:space="preserve">OpenBSD </w:t>
        </w:r>
        <w:proofErr w:type="spellStart"/>
        <w:r>
          <w:rPr>
            <w:sz w:val="21"/>
            <w:szCs w:val="21"/>
          </w:rPr>
          <w:t>rpki</w:t>
        </w:r>
        <w:proofErr w:type="spellEnd"/>
        <w:r>
          <w:rPr>
            <w:sz w:val="21"/>
            <w:szCs w:val="21"/>
          </w:rPr>
          <w:t>-client (</w:t>
        </w:r>
        <w:r w:rsidR="00E40EB0">
          <w:fldChar w:fldCharType="begin"/>
        </w:r>
        <w:r w:rsidR="00E40EB0">
          <w:instrText xml:space="preserve"> HYPERLINK "https://www.rpki-client.org" \h </w:instrText>
        </w:r>
        <w:r w:rsidR="00E40EB0">
          <w:fldChar w:fldCharType="separate"/>
        </w:r>
        <w:r>
          <w:rPr>
            <w:color w:val="1155CC"/>
            <w:sz w:val="21"/>
            <w:szCs w:val="21"/>
            <w:u w:val="single"/>
          </w:rPr>
          <w:t>https://www.rpki-client.org</w:t>
        </w:r>
        <w:r w:rsidR="00E40EB0">
          <w:rPr>
            <w:color w:val="1155CC"/>
            <w:sz w:val="21"/>
            <w:szCs w:val="21"/>
            <w:u w:val="single"/>
          </w:rPr>
          <w:fldChar w:fldCharType="end"/>
        </w:r>
        <w:r>
          <w:rPr>
            <w:sz w:val="21"/>
            <w:szCs w:val="21"/>
          </w:rPr>
          <w:t>)</w:t>
        </w:r>
      </w:ins>
    </w:p>
    <w:p w14:paraId="00000408" w14:textId="77777777" w:rsidR="000A4521" w:rsidRDefault="007473E9">
      <w:pPr>
        <w:numPr>
          <w:ilvl w:val="0"/>
          <w:numId w:val="39"/>
        </w:numPr>
        <w:pBdr>
          <w:top w:val="nil"/>
          <w:left w:val="nil"/>
          <w:bottom w:val="nil"/>
          <w:right w:val="nil"/>
          <w:between w:val="nil"/>
        </w:pBdr>
        <w:spacing w:line="290" w:lineRule="auto"/>
        <w:ind w:right="87"/>
        <w:rPr>
          <w:ins w:id="1172" w:author="Changed/Added" w:date="2021-04-26T11:03:00Z"/>
          <w:sz w:val="21"/>
          <w:szCs w:val="21"/>
        </w:rPr>
      </w:pPr>
      <w:proofErr w:type="spellStart"/>
      <w:ins w:id="1173" w:author="Changed/Added" w:date="2021-04-26T11:03:00Z">
        <w:r>
          <w:rPr>
            <w:sz w:val="21"/>
            <w:szCs w:val="21"/>
          </w:rPr>
          <w:t>OctoRPKI</w:t>
        </w:r>
        <w:proofErr w:type="spellEnd"/>
        <w:r>
          <w:rPr>
            <w:sz w:val="21"/>
            <w:szCs w:val="21"/>
          </w:rPr>
          <w:t xml:space="preserve"> (</w:t>
        </w:r>
        <w:r w:rsidR="00E40EB0">
          <w:fldChar w:fldCharType="begin"/>
        </w:r>
        <w:r w:rsidR="00E40EB0">
          <w:instrText xml:space="preserve"> HYPERLINK "https://github.com/cloudflare/cfrpki" \h </w:instrText>
        </w:r>
        <w:r w:rsidR="00E40EB0">
          <w:fldChar w:fldCharType="separate"/>
        </w:r>
        <w:r>
          <w:rPr>
            <w:color w:val="1155CC"/>
            <w:sz w:val="21"/>
            <w:szCs w:val="21"/>
            <w:u w:val="single"/>
          </w:rPr>
          <w:t>https://github.com/cloudflare/cfrpki</w:t>
        </w:r>
        <w:r w:rsidR="00E40EB0">
          <w:rPr>
            <w:color w:val="1155CC"/>
            <w:sz w:val="21"/>
            <w:szCs w:val="21"/>
            <w:u w:val="single"/>
          </w:rPr>
          <w:fldChar w:fldCharType="end"/>
        </w:r>
        <w:r>
          <w:rPr>
            <w:sz w:val="21"/>
            <w:szCs w:val="21"/>
          </w:rPr>
          <w:t>)</w:t>
        </w:r>
      </w:ins>
    </w:p>
    <w:p w14:paraId="00000409" w14:textId="77777777" w:rsidR="000A4521" w:rsidRDefault="007473E9">
      <w:pPr>
        <w:numPr>
          <w:ilvl w:val="0"/>
          <w:numId w:val="39"/>
        </w:numPr>
        <w:pBdr>
          <w:top w:val="nil"/>
          <w:left w:val="nil"/>
          <w:bottom w:val="nil"/>
          <w:right w:val="nil"/>
          <w:between w:val="nil"/>
        </w:pBdr>
        <w:spacing w:line="290" w:lineRule="auto"/>
        <w:ind w:right="87"/>
        <w:rPr>
          <w:ins w:id="1174" w:author="Changed/Added" w:date="2021-04-26T11:03:00Z"/>
          <w:sz w:val="21"/>
          <w:szCs w:val="21"/>
        </w:rPr>
        <w:sectPr w:rsidR="000A4521">
          <w:footerReference w:type="default" r:id="rId85"/>
          <w:pgSz w:w="12240" w:h="15840"/>
          <w:pgMar w:top="1340" w:right="1340" w:bottom="1800" w:left="1220" w:header="726" w:footer="1600" w:gutter="0"/>
          <w:pgNumType w:start="41"/>
          <w:cols w:space="720"/>
        </w:sectPr>
      </w:pPr>
      <w:ins w:id="1175" w:author="Changed/Added" w:date="2021-04-26T11:03:00Z">
        <w:r>
          <w:rPr>
            <w:sz w:val="21"/>
            <w:szCs w:val="21"/>
          </w:rPr>
          <w:t xml:space="preserve">rpki.net </w:t>
        </w:r>
        <w:proofErr w:type="spellStart"/>
        <w:r>
          <w:rPr>
            <w:sz w:val="21"/>
            <w:szCs w:val="21"/>
          </w:rPr>
          <w:t>rcynic</w:t>
        </w:r>
        <w:proofErr w:type="spellEnd"/>
        <w:r>
          <w:rPr>
            <w:sz w:val="21"/>
            <w:szCs w:val="21"/>
          </w:rPr>
          <w:t xml:space="preserve"> (</w:t>
        </w:r>
        <w:r w:rsidR="00E40EB0">
          <w:fldChar w:fldCharType="begin"/>
        </w:r>
        <w:r w:rsidR="00E40EB0">
          <w:instrText xml:space="preserve"> HYPERLINK "https://github.com/dragonresearch/rpki.net" \h </w:instrText>
        </w:r>
        <w:r w:rsidR="00E40EB0">
          <w:fldChar w:fldCharType="separate"/>
        </w:r>
        <w:r>
          <w:rPr>
            <w:color w:val="1155CC"/>
            <w:sz w:val="21"/>
            <w:szCs w:val="21"/>
            <w:u w:val="single"/>
          </w:rPr>
          <w:t>https://github.com/dragonresearch/rpki.net</w:t>
        </w:r>
        <w:r w:rsidR="00E40EB0">
          <w:rPr>
            <w:color w:val="1155CC"/>
            <w:sz w:val="21"/>
            <w:szCs w:val="21"/>
            <w:u w:val="single"/>
          </w:rPr>
          <w:fldChar w:fldCharType="end"/>
        </w:r>
        <w:r>
          <w:rPr>
            <w:sz w:val="21"/>
            <w:szCs w:val="21"/>
          </w:rPr>
          <w:t>)</w:t>
        </w:r>
      </w:ins>
    </w:p>
    <w:p w14:paraId="063BF923" w14:textId="77777777" w:rsidR="000A4521" w:rsidRPr="00E40EB0" w:rsidRDefault="000A4521" w:rsidP="00E40EB0">
      <w:pPr>
        <w:pBdr>
          <w:top w:val="nil"/>
          <w:left w:val="nil"/>
          <w:bottom w:val="nil"/>
          <w:right w:val="nil"/>
          <w:between w:val="nil"/>
        </w:pBdr>
        <w:spacing w:before="80" w:line="290" w:lineRule="auto"/>
        <w:ind w:left="220"/>
        <w:rPr>
          <w:moveFrom w:id="1176" w:author="Changed/Added" w:date="2021-04-26T11:03:00Z"/>
          <w:color w:val="000000"/>
          <w:sz w:val="21"/>
          <w:szCs w:val="21"/>
        </w:rPr>
      </w:pPr>
      <w:moveFromRangeStart w:id="1177" w:author="Changed/Added" w:date="2021-04-26T11:03:00Z" w:name="move70327447"/>
    </w:p>
    <w:p w14:paraId="1033B4A9" w14:textId="77777777" w:rsidR="0008389A" w:rsidRDefault="007473E9">
      <w:pPr>
        <w:pStyle w:val="BodyText"/>
        <w:spacing w:before="80" w:line="288" w:lineRule="auto"/>
        <w:ind w:left="220"/>
        <w:rPr>
          <w:del w:id="1178" w:author="Changed/Added" w:date="2021-04-26T11:03:00Z"/>
        </w:rPr>
      </w:pPr>
      <w:moveFrom w:id="1179" w:author="Changed/Added" w:date="2021-04-26T11:03:00Z">
        <w:r w:rsidRPr="00E40EB0">
          <w:rPr>
            <w:color w:val="000000"/>
          </w:rPr>
          <w:t xml:space="preserve">The </w:t>
        </w:r>
      </w:moveFrom>
      <w:moveFromRangeEnd w:id="1177"/>
      <w:del w:id="1180" w:author="Changed/Added" w:date="2021-04-26T11:03:00Z">
        <w:r w:rsidR="00211562">
          <w:rPr>
            <w:w w:val="105"/>
          </w:rPr>
          <w:delText>RIPE NCC RPKI Validator is implemented in Java and provides a nice web interface to manually query the data it has collected. Download the validator from the RIPE NCC website</w:delText>
        </w:r>
        <w:r w:rsidR="00211562">
          <w:rPr>
            <w:w w:val="105"/>
            <w:vertAlign w:val="superscript"/>
          </w:rPr>
          <w:delText>4</w:delText>
        </w:r>
        <w:r w:rsidR="00211562">
          <w:rPr>
            <w:w w:val="105"/>
          </w:rPr>
          <w:delText>, unpack it and run:</w:delText>
        </w:r>
      </w:del>
    </w:p>
    <w:p w14:paraId="2AA68074" w14:textId="77777777" w:rsidR="0008389A" w:rsidRDefault="0008389A">
      <w:pPr>
        <w:pStyle w:val="BodyText"/>
        <w:spacing w:before="8"/>
        <w:rPr>
          <w:del w:id="1181" w:author="Changed/Added" w:date="2021-04-26T11:03:00Z"/>
          <w:sz w:val="25"/>
        </w:rPr>
      </w:pPr>
    </w:p>
    <w:p w14:paraId="509A9970" w14:textId="77777777" w:rsidR="0008389A" w:rsidRDefault="00211562">
      <w:pPr>
        <w:pStyle w:val="BodyText"/>
        <w:ind w:left="580"/>
        <w:rPr>
          <w:del w:id="1182" w:author="Changed/Added" w:date="2021-04-26T11:03:00Z"/>
          <w:rFonts w:ascii="Courier New"/>
        </w:rPr>
      </w:pPr>
      <w:del w:id="1183" w:author="Changed/Added" w:date="2021-04-26T11:03:00Z">
        <w:r>
          <w:rPr>
            <w:rFonts w:ascii="Courier New"/>
            <w:w w:val="105"/>
          </w:rPr>
          <w:delText>rpki-validator.sh start</w:delText>
        </w:r>
      </w:del>
    </w:p>
    <w:p w14:paraId="6E92C45A" w14:textId="77777777" w:rsidR="000A4521" w:rsidRDefault="000A4521">
      <w:pPr>
        <w:pBdr>
          <w:top w:val="nil"/>
          <w:left w:val="nil"/>
          <w:bottom w:val="nil"/>
          <w:right w:val="nil"/>
          <w:between w:val="nil"/>
        </w:pBdr>
        <w:spacing w:before="40"/>
        <w:ind w:left="220"/>
        <w:rPr>
          <w:moveFrom w:id="1184" w:author="Changed/Added" w:date="2021-04-26T11:03:00Z"/>
          <w:sz w:val="21"/>
          <w:szCs w:val="21"/>
        </w:rPr>
      </w:pPr>
      <w:moveFromRangeStart w:id="1185" w:author="Changed/Added" w:date="2021-04-26T11:03:00Z" w:name="move70327444"/>
    </w:p>
    <w:p w14:paraId="4585EE95" w14:textId="77777777" w:rsidR="0008389A" w:rsidRDefault="007473E9">
      <w:pPr>
        <w:pStyle w:val="BodyText"/>
        <w:spacing w:line="290" w:lineRule="auto"/>
        <w:ind w:left="220"/>
        <w:rPr>
          <w:del w:id="1186" w:author="Changed/Added" w:date="2021-04-26T11:03:00Z"/>
        </w:rPr>
      </w:pPr>
      <w:moveFrom w:id="1187" w:author="Changed/Added" w:date="2021-04-26T11:03:00Z">
        <w:r>
          <w:t xml:space="preserve">This </w:t>
        </w:r>
      </w:moveFrom>
      <w:moveFromRangeEnd w:id="1185"/>
      <w:del w:id="1188" w:author="Changed/Added" w:date="2021-04-26T11:03:00Z">
        <w:r w:rsidR="00211562">
          <w:rPr>
            <w:w w:val="105"/>
          </w:rPr>
          <w:delText>will start the validation software which provides a web server on port 8080. The web interface will let you keep an eye on the synchronization with the trust anchors:</w:delText>
        </w:r>
      </w:del>
    </w:p>
    <w:p w14:paraId="3E1EB461" w14:textId="77777777" w:rsidR="0008389A" w:rsidRDefault="00211562">
      <w:pPr>
        <w:pStyle w:val="BodyText"/>
        <w:spacing w:before="4"/>
        <w:rPr>
          <w:del w:id="1189" w:author="Changed/Added" w:date="2021-04-26T11:03:00Z"/>
        </w:rPr>
      </w:pPr>
      <w:del w:id="1190" w:author="Changed/Added" w:date="2021-04-26T11:03:00Z">
        <w:r>
          <w:rPr>
            <w:noProof/>
          </w:rPr>
          <w:drawing>
            <wp:anchor distT="0" distB="0" distL="0" distR="0" simplePos="0" relativeHeight="251684864" behindDoc="0" locked="0" layoutInCell="1" allowOverlap="1" wp14:anchorId="517616E9" wp14:editId="3A59B91E">
              <wp:simplePos x="0" y="0"/>
              <wp:positionH relativeFrom="page">
                <wp:posOffset>914400</wp:posOffset>
              </wp:positionH>
              <wp:positionV relativeFrom="paragraph">
                <wp:posOffset>180820</wp:posOffset>
              </wp:positionV>
              <wp:extent cx="5990791" cy="3931920"/>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86" cstate="print"/>
                      <a:stretch>
                        <a:fillRect/>
                      </a:stretch>
                    </pic:blipFill>
                    <pic:spPr>
                      <a:xfrm>
                        <a:off x="0" y="0"/>
                        <a:ext cx="5990791" cy="3931920"/>
                      </a:xfrm>
                      <a:prstGeom prst="rect">
                        <a:avLst/>
                      </a:prstGeom>
                    </pic:spPr>
                  </pic:pic>
                </a:graphicData>
              </a:graphic>
            </wp:anchor>
          </w:drawing>
        </w:r>
      </w:del>
    </w:p>
    <w:p w14:paraId="3AFAB672" w14:textId="77777777" w:rsidR="0008389A" w:rsidRDefault="0008389A">
      <w:pPr>
        <w:pStyle w:val="BodyText"/>
        <w:spacing w:before="6"/>
        <w:rPr>
          <w:del w:id="1191" w:author="Changed/Added" w:date="2021-04-26T11:03:00Z"/>
          <w:sz w:val="32"/>
        </w:rPr>
      </w:pPr>
    </w:p>
    <w:p w14:paraId="3F35F8A6" w14:textId="77777777" w:rsidR="0008389A" w:rsidRDefault="00211562">
      <w:pPr>
        <w:pStyle w:val="BodyText"/>
        <w:spacing w:line="288" w:lineRule="auto"/>
        <w:ind w:left="220" w:right="102"/>
        <w:rPr>
          <w:del w:id="1192" w:author="Changed/Added" w:date="2021-04-26T11:03:00Z"/>
        </w:rPr>
      </w:pPr>
      <w:del w:id="1193" w:author="Changed/Added" w:date="2021-04-26T11:03:00Z">
        <w:r>
          <w:rPr>
            <w:w w:val="105"/>
          </w:rPr>
          <w:delText>It also allows you to query the database of ROAs, check the ROAs against the BGP routing table (as seen from the RIPE NCC Route Collectors) and export the ROAs as ROUTE/ROUTE6 objects for integration with tools that can use IRR data.</w:delText>
        </w:r>
      </w:del>
    </w:p>
    <w:p w14:paraId="1490CBDA" w14:textId="77777777" w:rsidR="0008389A" w:rsidRDefault="0008389A">
      <w:pPr>
        <w:pStyle w:val="BodyText"/>
        <w:spacing w:before="4"/>
        <w:rPr>
          <w:del w:id="1194" w:author="Changed/Added" w:date="2021-04-26T11:03:00Z"/>
          <w:sz w:val="25"/>
        </w:rPr>
      </w:pPr>
    </w:p>
    <w:p w14:paraId="11E931FB" w14:textId="77777777" w:rsidR="0008389A" w:rsidRDefault="00211562">
      <w:pPr>
        <w:pStyle w:val="BodyText"/>
        <w:spacing w:before="1" w:line="290" w:lineRule="auto"/>
        <w:ind w:left="220" w:right="87"/>
        <w:rPr>
          <w:del w:id="1195" w:author="Changed/Added" w:date="2021-04-26T11:03:00Z"/>
        </w:rPr>
      </w:pPr>
      <w:del w:id="1196" w:author="Changed/Added" w:date="2021-04-26T11:03:00Z">
        <w:r>
          <w:rPr>
            <w:w w:val="105"/>
          </w:rPr>
          <w:delText>The validator also provides an RPKI-to-Router interface on port 8282. See below on how to make a router use this service.</w:delText>
        </w:r>
      </w:del>
    </w:p>
    <w:p w14:paraId="3A2F1E1C" w14:textId="77777777" w:rsidR="0008389A" w:rsidRDefault="0008389A">
      <w:pPr>
        <w:spacing w:line="290" w:lineRule="auto"/>
        <w:rPr>
          <w:del w:id="1197" w:author="Changed/Added" w:date="2021-04-26T11:03:00Z"/>
        </w:rPr>
        <w:sectPr w:rsidR="0008389A">
          <w:footerReference w:type="default" r:id="rId87"/>
          <w:pgSz w:w="12240" w:h="15840"/>
          <w:pgMar w:top="1340" w:right="1340" w:bottom="1800" w:left="1220" w:header="726" w:footer="1600" w:gutter="0"/>
          <w:pgNumType w:start="41"/>
          <w:cols w:space="720"/>
        </w:sectPr>
      </w:pPr>
    </w:p>
    <w:p w14:paraId="0000040A" w14:textId="3CA2ED4A" w:rsidR="000A4521" w:rsidRDefault="007473E9">
      <w:pPr>
        <w:numPr>
          <w:ilvl w:val="3"/>
          <w:numId w:val="38"/>
        </w:numPr>
        <w:pBdr>
          <w:top w:val="nil"/>
          <w:left w:val="nil"/>
          <w:bottom w:val="nil"/>
          <w:right w:val="nil"/>
          <w:between w:val="nil"/>
        </w:pBdr>
        <w:tabs>
          <w:tab w:val="left" w:pos="943"/>
        </w:tabs>
        <w:spacing w:before="93"/>
        <w:ind w:hanging="722"/>
        <w:rPr>
          <w:b/>
          <w:color w:val="000000"/>
          <w:sz w:val="19"/>
          <w:szCs w:val="19"/>
        </w:rPr>
      </w:pPr>
      <w:r>
        <w:rPr>
          <w:b/>
          <w:color w:val="000000"/>
          <w:sz w:val="19"/>
          <w:szCs w:val="19"/>
        </w:rPr>
        <w:t>Using the Dragon Research Labs RPKI Toolkit</w:t>
      </w:r>
    </w:p>
    <w:p w14:paraId="0000040B" w14:textId="481C03B2"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 xml:space="preserve">The easiest way to use the RPKI Toolkit is to run it on Ubuntu </w:t>
      </w:r>
      <w:proofErr w:type="spellStart"/>
      <w:r>
        <w:rPr>
          <w:color w:val="000000"/>
          <w:sz w:val="21"/>
          <w:szCs w:val="21"/>
        </w:rPr>
        <w:t>Xenial</w:t>
      </w:r>
      <w:proofErr w:type="spellEnd"/>
      <w:r>
        <w:rPr>
          <w:color w:val="000000"/>
          <w:sz w:val="21"/>
          <w:szCs w:val="21"/>
        </w:rPr>
        <w:t xml:space="preserve"> or Debian Jessie using the provided </w:t>
      </w:r>
      <w:del w:id="1198" w:author="Changed/Added" w:date="2021-04-26T11:03:00Z">
        <w:r w:rsidR="00211562">
          <w:rPr>
            <w:w w:val="105"/>
          </w:rPr>
          <w:delText>APT</w:delText>
        </w:r>
      </w:del>
      <w:ins w:id="1199" w:author="Changed/Added" w:date="2021-04-26T11:03:00Z">
        <w:r>
          <w:rPr>
            <w:color w:val="000000"/>
            <w:sz w:val="21"/>
            <w:szCs w:val="21"/>
          </w:rPr>
          <w:t>AP</w:t>
        </w:r>
        <w:commentRangeEnd w:id="1162"/>
        <w:r>
          <w:commentReference w:id="1162"/>
        </w:r>
        <w:r>
          <w:rPr>
            <w:color w:val="000000"/>
            <w:sz w:val="21"/>
            <w:szCs w:val="21"/>
          </w:rPr>
          <w:t>T</w:t>
        </w:r>
      </w:ins>
      <w:r>
        <w:rPr>
          <w:color w:val="000000"/>
          <w:sz w:val="21"/>
          <w:szCs w:val="21"/>
        </w:rPr>
        <w:t xml:space="preserve"> repositories</w:t>
      </w:r>
      <w:r>
        <w:rPr>
          <w:color w:val="000000"/>
          <w:sz w:val="21"/>
          <w:szCs w:val="21"/>
          <w:vertAlign w:val="superscript"/>
        </w:rPr>
        <w:t>5</w:t>
      </w:r>
      <w:r>
        <w:rPr>
          <w:color w:val="000000"/>
          <w:sz w:val="21"/>
          <w:szCs w:val="21"/>
        </w:rPr>
        <w:t>. Install the Relying Party (Validator) software with</w:t>
      </w:r>
      <w:ins w:id="1200" w:author="Changed/Added" w:date="2021-04-26T11:03:00Z">
        <w:r>
          <w:rPr>
            <w:color w:val="000000"/>
            <w:sz w:val="21"/>
            <w:szCs w:val="21"/>
          </w:rPr>
          <w:t>:</w:t>
        </w:r>
      </w:ins>
    </w:p>
    <w:p w14:paraId="0000040C" w14:textId="77777777" w:rsidR="000A4521" w:rsidRDefault="000A4521">
      <w:pPr>
        <w:pBdr>
          <w:top w:val="nil"/>
          <w:left w:val="nil"/>
          <w:bottom w:val="nil"/>
          <w:right w:val="nil"/>
          <w:between w:val="nil"/>
        </w:pBdr>
        <w:rPr>
          <w:color w:val="000000"/>
          <w:sz w:val="25"/>
          <w:szCs w:val="25"/>
        </w:rPr>
      </w:pPr>
    </w:p>
    <w:p w14:paraId="0000040D" w14:textId="77777777" w:rsidR="000A4521" w:rsidRDefault="007473E9">
      <w:pPr>
        <w:pBdr>
          <w:top w:val="nil"/>
          <w:left w:val="nil"/>
          <w:bottom w:val="nil"/>
          <w:right w:val="nil"/>
          <w:between w:val="nil"/>
        </w:pBdr>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apt install </w:t>
      </w:r>
      <w:proofErr w:type="spellStart"/>
      <w:r>
        <w:rPr>
          <w:rFonts w:ascii="Courier New" w:eastAsia="Courier New" w:hAnsi="Courier New" w:cs="Courier New"/>
          <w:color w:val="000000"/>
          <w:sz w:val="21"/>
          <w:szCs w:val="21"/>
        </w:rPr>
        <w:t>rpki-rp</w:t>
      </w:r>
      <w:proofErr w:type="spellEnd"/>
    </w:p>
    <w:p w14:paraId="0000040E" w14:textId="77777777" w:rsidR="000A4521" w:rsidRDefault="000A4521">
      <w:pPr>
        <w:pBdr>
          <w:top w:val="nil"/>
          <w:left w:val="nil"/>
          <w:bottom w:val="nil"/>
          <w:right w:val="nil"/>
          <w:between w:val="nil"/>
        </w:pBdr>
        <w:spacing w:before="5"/>
        <w:rPr>
          <w:rFonts w:ascii="Courier New" w:eastAsia="Courier New" w:hAnsi="Courier New" w:cs="Courier New"/>
          <w:color w:val="000000"/>
          <w:sz w:val="30"/>
          <w:szCs w:val="30"/>
        </w:rPr>
      </w:pPr>
    </w:p>
    <w:p w14:paraId="0000040F" w14:textId="77777777"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 xml:space="preserve">This will install all the dependencies and install a </w:t>
      </w:r>
      <w:proofErr w:type="spellStart"/>
      <w:r>
        <w:rPr>
          <w:color w:val="000000"/>
          <w:sz w:val="21"/>
          <w:szCs w:val="21"/>
        </w:rPr>
        <w:t>cron</w:t>
      </w:r>
      <w:proofErr w:type="spellEnd"/>
      <w:r>
        <w:rPr>
          <w:color w:val="000000"/>
          <w:sz w:val="21"/>
          <w:szCs w:val="21"/>
        </w:rPr>
        <w:t>-job to update the local cache every hour. Statistics are written as HTML files to /var/www/</w:t>
      </w:r>
      <w:proofErr w:type="spellStart"/>
      <w:r>
        <w:rPr>
          <w:color w:val="000000"/>
          <w:sz w:val="21"/>
          <w:szCs w:val="21"/>
        </w:rPr>
        <w:t>rcynic</w:t>
      </w:r>
      <w:proofErr w:type="spellEnd"/>
      <w:r>
        <w:rPr>
          <w:color w:val="000000"/>
          <w:sz w:val="21"/>
          <w:szCs w:val="21"/>
        </w:rPr>
        <w:t>, which can usually be accessed through the web server as http://&lt;hostname&gt;/rcynic/:</w:t>
      </w:r>
    </w:p>
    <w:p w14:paraId="75C691E3" w14:textId="77777777" w:rsidR="0008389A" w:rsidRDefault="00211562">
      <w:pPr>
        <w:pStyle w:val="BodyText"/>
        <w:spacing w:before="7"/>
        <w:rPr>
          <w:del w:id="1201" w:author="Changed/Added" w:date="2021-04-26T11:03:00Z"/>
        </w:rPr>
      </w:pPr>
      <w:del w:id="1202" w:author="Changed/Added" w:date="2021-04-26T11:03:00Z">
        <w:r>
          <w:rPr>
            <w:noProof/>
          </w:rPr>
          <w:drawing>
            <wp:anchor distT="0" distB="0" distL="0" distR="0" simplePos="0" relativeHeight="251686912" behindDoc="0" locked="0" layoutInCell="1" allowOverlap="1" wp14:anchorId="5DD7A394" wp14:editId="34AB572F">
              <wp:simplePos x="0" y="0"/>
              <wp:positionH relativeFrom="page">
                <wp:posOffset>914400</wp:posOffset>
              </wp:positionH>
              <wp:positionV relativeFrom="paragraph">
                <wp:posOffset>182906</wp:posOffset>
              </wp:positionV>
              <wp:extent cx="5909464" cy="4672012"/>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88" cstate="print"/>
                      <a:stretch>
                        <a:fillRect/>
                      </a:stretch>
                    </pic:blipFill>
                    <pic:spPr>
                      <a:xfrm>
                        <a:off x="0" y="0"/>
                        <a:ext cx="5909464" cy="4672012"/>
                      </a:xfrm>
                      <a:prstGeom prst="rect">
                        <a:avLst/>
                      </a:prstGeom>
                    </pic:spPr>
                  </pic:pic>
                </a:graphicData>
              </a:graphic>
            </wp:anchor>
          </w:drawing>
        </w:r>
      </w:del>
    </w:p>
    <w:p w14:paraId="00000410" w14:textId="77777777" w:rsidR="000A4521" w:rsidRDefault="007473E9">
      <w:pPr>
        <w:pBdr>
          <w:top w:val="nil"/>
          <w:left w:val="nil"/>
          <w:bottom w:val="nil"/>
          <w:right w:val="nil"/>
          <w:between w:val="nil"/>
        </w:pBdr>
        <w:spacing w:before="7"/>
        <w:rPr>
          <w:ins w:id="1203" w:author="Changed/Added" w:date="2021-04-26T11:03:00Z"/>
          <w:color w:val="000000"/>
          <w:sz w:val="21"/>
          <w:szCs w:val="21"/>
        </w:rPr>
      </w:pPr>
      <w:ins w:id="1204" w:author="Changed/Added" w:date="2021-04-26T11:03:00Z">
        <w:r>
          <w:rPr>
            <w:noProof/>
          </w:rPr>
          <w:drawing>
            <wp:anchor distT="0" distB="0" distL="0" distR="0" simplePos="0" relativeHeight="251666432" behindDoc="0" locked="0" layoutInCell="1" hidden="0" allowOverlap="1" wp14:anchorId="35CAFF09" wp14:editId="47A6CDA4">
              <wp:simplePos x="0" y="0"/>
              <wp:positionH relativeFrom="column">
                <wp:posOffset>139700</wp:posOffset>
              </wp:positionH>
              <wp:positionV relativeFrom="paragraph">
                <wp:posOffset>182906</wp:posOffset>
              </wp:positionV>
              <wp:extent cx="5909464" cy="4672012"/>
              <wp:effectExtent l="0" t="0" r="0" b="0"/>
              <wp:wrapTopAndBottom distT="0" distB="0"/>
              <wp:docPr id="6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9"/>
                      <a:srcRect/>
                      <a:stretch>
                        <a:fillRect/>
                      </a:stretch>
                    </pic:blipFill>
                    <pic:spPr>
                      <a:xfrm>
                        <a:off x="0" y="0"/>
                        <a:ext cx="5909464" cy="4672012"/>
                      </a:xfrm>
                      <a:prstGeom prst="rect">
                        <a:avLst/>
                      </a:prstGeom>
                      <a:ln/>
                    </pic:spPr>
                  </pic:pic>
                </a:graphicData>
              </a:graphic>
            </wp:anchor>
          </w:drawing>
        </w:r>
      </w:ins>
    </w:p>
    <w:p w14:paraId="00000411" w14:textId="77777777" w:rsidR="000A4521" w:rsidRDefault="000A4521">
      <w:pPr>
        <w:pBdr>
          <w:top w:val="nil"/>
          <w:left w:val="nil"/>
          <w:bottom w:val="nil"/>
          <w:right w:val="nil"/>
          <w:between w:val="nil"/>
        </w:pBdr>
        <w:spacing w:before="1"/>
        <w:rPr>
          <w:color w:val="000000"/>
          <w:sz w:val="30"/>
          <w:szCs w:val="30"/>
        </w:rPr>
      </w:pPr>
    </w:p>
    <w:p w14:paraId="00000412"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 xml:space="preserve">The </w:t>
      </w:r>
      <w:proofErr w:type="spellStart"/>
      <w:r>
        <w:rPr>
          <w:color w:val="000000"/>
          <w:sz w:val="21"/>
          <w:szCs w:val="21"/>
        </w:rPr>
        <w:t>rpki-rp</w:t>
      </w:r>
      <w:proofErr w:type="spellEnd"/>
      <w:r>
        <w:rPr>
          <w:color w:val="000000"/>
          <w:sz w:val="21"/>
          <w:szCs w:val="21"/>
        </w:rPr>
        <w:t xml:space="preserve"> package also provides an RPKI-to-Router interface through </w:t>
      </w:r>
      <w:proofErr w:type="spellStart"/>
      <w:r>
        <w:rPr>
          <w:color w:val="000000"/>
          <w:sz w:val="21"/>
          <w:szCs w:val="21"/>
        </w:rPr>
        <w:t>xinetd</w:t>
      </w:r>
      <w:proofErr w:type="spellEnd"/>
      <w:r>
        <w:rPr>
          <w:color w:val="000000"/>
          <w:sz w:val="21"/>
          <w:szCs w:val="21"/>
        </w:rPr>
        <w:t xml:space="preserve"> on port 323. See below on how to make a router use this service.</w:t>
      </w:r>
    </w:p>
    <w:p w14:paraId="00000413" w14:textId="77777777" w:rsidR="000A4521" w:rsidRDefault="000A4521">
      <w:pPr>
        <w:pBdr>
          <w:top w:val="nil"/>
          <w:left w:val="nil"/>
          <w:bottom w:val="nil"/>
          <w:right w:val="nil"/>
          <w:between w:val="nil"/>
        </w:pBdr>
        <w:spacing w:before="3"/>
        <w:rPr>
          <w:color w:val="000000"/>
          <w:sz w:val="19"/>
          <w:szCs w:val="19"/>
        </w:rPr>
      </w:pPr>
    </w:p>
    <w:p w14:paraId="00000414" w14:textId="77777777" w:rsidR="000A4521" w:rsidRDefault="007473E9">
      <w:pPr>
        <w:numPr>
          <w:ilvl w:val="3"/>
          <w:numId w:val="38"/>
        </w:numPr>
        <w:pBdr>
          <w:top w:val="nil"/>
          <w:left w:val="nil"/>
          <w:bottom w:val="nil"/>
          <w:right w:val="nil"/>
          <w:between w:val="nil"/>
        </w:pBdr>
        <w:tabs>
          <w:tab w:val="left" w:pos="943"/>
        </w:tabs>
        <w:ind w:hanging="722"/>
        <w:rPr>
          <w:b/>
          <w:color w:val="000000"/>
          <w:sz w:val="19"/>
          <w:szCs w:val="19"/>
        </w:rPr>
      </w:pPr>
      <w:r>
        <w:rPr>
          <w:b/>
          <w:color w:val="000000"/>
          <w:sz w:val="19"/>
          <w:szCs w:val="19"/>
        </w:rPr>
        <w:t>Connecting a router to the RPKI-to-Router interface</w:t>
      </w:r>
    </w:p>
    <w:p w14:paraId="00000415" w14:textId="77777777" w:rsidR="000A4521" w:rsidRDefault="007473E9">
      <w:pPr>
        <w:pBdr>
          <w:top w:val="nil"/>
          <w:left w:val="nil"/>
          <w:bottom w:val="nil"/>
          <w:right w:val="nil"/>
          <w:between w:val="nil"/>
        </w:pBdr>
        <w:spacing w:before="84" w:line="285" w:lineRule="auto"/>
        <w:ind w:left="220"/>
        <w:rPr>
          <w:color w:val="000000"/>
          <w:sz w:val="21"/>
          <w:szCs w:val="21"/>
        </w:rPr>
      </w:pPr>
      <w:r>
        <w:rPr>
          <w:color w:val="000000"/>
          <w:sz w:val="21"/>
          <w:szCs w:val="21"/>
        </w:rPr>
        <w:t>The RIPE NCC website</w:t>
      </w:r>
      <w:r>
        <w:rPr>
          <w:color w:val="000000"/>
          <w:sz w:val="21"/>
          <w:szCs w:val="21"/>
          <w:vertAlign w:val="superscript"/>
        </w:rPr>
        <w:t>6</w:t>
      </w:r>
      <w:r>
        <w:rPr>
          <w:color w:val="000000"/>
          <w:sz w:val="21"/>
          <w:szCs w:val="21"/>
        </w:rPr>
        <w:t xml:space="preserve"> provides extensive examples on how to configure routers to use an RPKI validator. The following basic examples are based on their documentation.</w:t>
      </w:r>
    </w:p>
    <w:p w14:paraId="2C3C6790" w14:textId="77777777" w:rsidR="0008389A" w:rsidRDefault="001253A1">
      <w:pPr>
        <w:pStyle w:val="BodyText"/>
        <w:spacing w:before="8"/>
        <w:rPr>
          <w:del w:id="1205" w:author="Changed/Added" w:date="2021-04-26T11:03:00Z"/>
          <w:sz w:val="19"/>
        </w:rPr>
      </w:pPr>
      <w:del w:id="1206" w:author="Changed/Added" w:date="2021-04-26T11:03:00Z">
        <w:r>
          <w:rPr>
            <w:noProof/>
          </w:rPr>
          <mc:AlternateContent>
            <mc:Choice Requires="wps">
              <w:drawing>
                <wp:anchor distT="0" distB="0" distL="0" distR="0" simplePos="0" relativeHeight="251688960" behindDoc="0" locked="0" layoutInCell="1" allowOverlap="1" wp14:anchorId="245DCFB6" wp14:editId="3DF64F23">
                  <wp:simplePos x="0" y="0"/>
                  <wp:positionH relativeFrom="page">
                    <wp:posOffset>914400</wp:posOffset>
                  </wp:positionH>
                  <wp:positionV relativeFrom="paragraph">
                    <wp:posOffset>172085</wp:posOffset>
                  </wp:positionV>
                  <wp:extent cx="1828800" cy="0"/>
                  <wp:effectExtent l="0" t="0" r="0" b="0"/>
                  <wp:wrapTopAndBottom/>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53E2C" id="Line 3" o:spid="_x0000_s1026" style="position:absolute;z-index:1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3.55pt" to="3in,1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" strokeweight=".48pt">
                  <o:lock v:ext="edit" shapetype="f"/>
                  <w10:wrap type="topAndBottom" anchorx="page"/>
                </v:line>
              </w:pict>
            </mc:Fallback>
          </mc:AlternateContent>
        </w:r>
      </w:del>
    </w:p>
    <w:p w14:paraId="00000416" w14:textId="77777777" w:rsidR="000A4521" w:rsidRDefault="007473E9">
      <w:pPr>
        <w:pBdr>
          <w:top w:val="nil"/>
          <w:left w:val="nil"/>
          <w:bottom w:val="nil"/>
          <w:right w:val="nil"/>
          <w:between w:val="nil"/>
        </w:pBdr>
        <w:spacing w:before="8"/>
        <w:rPr>
          <w:ins w:id="1207" w:author="Changed/Added" w:date="2021-04-26T11:03:00Z"/>
          <w:color w:val="000000"/>
          <w:sz w:val="19"/>
          <w:szCs w:val="19"/>
        </w:rPr>
      </w:pPr>
      <w:ins w:id="1208" w:author="Changed/Added" w:date="2021-04-26T11:03:00Z">
        <w:r>
          <w:rPr>
            <w:noProof/>
          </w:rPr>
          <mc:AlternateContent>
            <mc:Choice Requires="wpg">
              <w:drawing>
                <wp:anchor distT="0" distB="0" distL="0" distR="0" simplePos="0" relativeHeight="251667456" behindDoc="0" locked="0" layoutInCell="1" hidden="0" allowOverlap="1" wp14:anchorId="652BF075" wp14:editId="61B49736">
                  <wp:simplePos x="0" y="0"/>
                  <wp:positionH relativeFrom="column">
                    <wp:posOffset>114300</wp:posOffset>
                  </wp:positionH>
                  <wp:positionV relativeFrom="paragraph">
                    <wp:posOffset>139700</wp:posOffset>
                  </wp:positionV>
                  <wp:extent cx="1847850" cy="31750"/>
                  <wp:effectExtent l="0" t="0" r="0" b="0"/>
                  <wp:wrapTopAndBottom distT="0" distB="0"/>
                  <wp:docPr id="58" name="Straight Arrow Connector 58"/>
                  <wp:cNvGraphicFramePr/>
                  <a:graphic xmlns:a="http://schemas.openxmlformats.org/drawingml/2006/main">
                    <a:graphicData uri="http://schemas.microsoft.com/office/word/2010/wordprocessingShape">
                      <wps:wsp>
                        <wps:cNvCnPr/>
                        <wps:spPr>
                          <a:xfrm>
                            <a:off x="4431600" y="3780000"/>
                            <a:ext cx="18288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114300</wp:posOffset>
                  </wp:positionH>
                  <wp:positionV relativeFrom="paragraph">
                    <wp:posOffset>139700</wp:posOffset>
                  </wp:positionV>
                  <wp:extent cx="1847850" cy="31750"/>
                  <wp:effectExtent b="0" l="0" r="0" t="0"/>
                  <wp:wrapTopAndBottom distB="0" distT="0"/>
                  <wp:docPr id="58" name="image13.png"/>
                  <a:graphic>
                    <a:graphicData uri="http://schemas.openxmlformats.org/drawingml/2006/picture">
                      <pic:pic>
                        <pic:nvPicPr>
                          <pic:cNvPr id="0" name="image13.png"/>
                          <pic:cNvPicPr preferRelativeResize="0"/>
                        </pic:nvPicPr>
                        <pic:blipFill>
                          <a:blip r:embed="rId90"/>
                          <a:srcRect/>
                          <a:stretch>
                            <a:fillRect/>
                          </a:stretch>
                        </pic:blipFill>
                        <pic:spPr>
                          <a:xfrm>
                            <a:off x="0" y="0"/>
                            <a:ext cx="1847850" cy="31750"/>
                          </a:xfrm>
                          <a:prstGeom prst="rect"/>
                          <a:ln/>
                        </pic:spPr>
                      </pic:pic>
                    </a:graphicData>
                  </a:graphic>
                </wp:anchor>
              </w:drawing>
            </mc:Fallback>
          </mc:AlternateContent>
        </w:r>
      </w:ins>
    </w:p>
    <w:p w14:paraId="2D46B946" w14:textId="77777777" w:rsidR="0008389A" w:rsidRDefault="007473E9">
      <w:pPr>
        <w:spacing w:before="37"/>
        <w:ind w:left="220"/>
        <w:rPr>
          <w:del w:id="1209" w:author="Changed/Added" w:date="2021-04-26T11:03:00Z"/>
          <w:sz w:val="19"/>
        </w:rPr>
      </w:pPr>
      <w:r>
        <w:rPr>
          <w:sz w:val="23"/>
          <w:szCs w:val="23"/>
          <w:vertAlign w:val="superscript"/>
        </w:rPr>
        <w:t xml:space="preserve">5 </w:t>
      </w:r>
      <w:r>
        <w:rPr>
          <w:sz w:val="19"/>
          <w:szCs w:val="19"/>
        </w:rPr>
        <w:t>https://download.rpki.net/APTng/</w:t>
      </w:r>
    </w:p>
    <w:p w14:paraId="00000417" w14:textId="0D3E77D1" w:rsidR="000A4521" w:rsidRDefault="000A4521">
      <w:pPr>
        <w:spacing w:before="37"/>
        <w:ind w:left="220"/>
        <w:rPr>
          <w:sz w:val="19"/>
          <w:szCs w:val="19"/>
        </w:rPr>
        <w:sectPr w:rsidR="000A4521">
          <w:footerReference w:type="default" r:id="rId91"/>
          <w:pgSz w:w="12240" w:h="15840"/>
          <w:pgMar w:top="1340" w:right="1340" w:bottom="960" w:left="1220" w:header="726" w:footer="768" w:gutter="0"/>
          <w:cols w:space="720"/>
        </w:sectPr>
      </w:pPr>
    </w:p>
    <w:p w14:paraId="00000418" w14:textId="77777777" w:rsidR="000A4521" w:rsidRDefault="007473E9">
      <w:pPr>
        <w:numPr>
          <w:ilvl w:val="4"/>
          <w:numId w:val="38"/>
        </w:numPr>
        <w:pBdr>
          <w:top w:val="nil"/>
          <w:left w:val="nil"/>
          <w:bottom w:val="nil"/>
          <w:right w:val="nil"/>
          <w:between w:val="nil"/>
        </w:pBdr>
        <w:tabs>
          <w:tab w:val="left" w:pos="1110"/>
        </w:tabs>
        <w:spacing w:before="93"/>
        <w:ind w:hanging="889"/>
        <w:rPr>
          <w:b/>
          <w:color w:val="000000"/>
          <w:sz w:val="19"/>
          <w:szCs w:val="19"/>
        </w:rPr>
      </w:pPr>
      <w:r>
        <w:rPr>
          <w:b/>
          <w:color w:val="000000"/>
          <w:sz w:val="19"/>
          <w:szCs w:val="19"/>
        </w:rPr>
        <w:lastRenderedPageBreak/>
        <w:t xml:space="preserve">Juniper </w:t>
      </w:r>
      <w:ins w:id="1210" w:author="Changed/Added" w:date="2021-04-26T11:03:00Z">
        <w:r>
          <w:rPr>
            <w:b/>
            <w:color w:val="000000"/>
            <w:sz w:val="19"/>
            <w:szCs w:val="19"/>
          </w:rPr>
          <w:t>Net</w:t>
        </w:r>
        <w:r>
          <w:rPr>
            <w:b/>
            <w:sz w:val="19"/>
            <w:szCs w:val="19"/>
          </w:rPr>
          <w:t xml:space="preserve">works </w:t>
        </w:r>
      </w:ins>
      <w:proofErr w:type="spellStart"/>
      <w:r>
        <w:rPr>
          <w:b/>
          <w:color w:val="000000"/>
          <w:sz w:val="19"/>
          <w:szCs w:val="19"/>
        </w:rPr>
        <w:t>JunOS</w:t>
      </w:r>
      <w:proofErr w:type="spellEnd"/>
    </w:p>
    <w:p w14:paraId="00000419" w14:textId="361F236D" w:rsidR="000A4521" w:rsidRDefault="00211562">
      <w:pPr>
        <w:pBdr>
          <w:top w:val="nil"/>
          <w:left w:val="nil"/>
          <w:bottom w:val="nil"/>
          <w:right w:val="nil"/>
          <w:between w:val="nil"/>
        </w:pBdr>
        <w:spacing w:before="79"/>
        <w:ind w:left="220"/>
        <w:rPr>
          <w:color w:val="000000"/>
          <w:sz w:val="21"/>
          <w:szCs w:val="21"/>
        </w:rPr>
      </w:pPr>
      <w:del w:id="1211" w:author="Changed/Added" w:date="2021-04-26T11:03:00Z">
        <w:r>
          <w:rPr>
            <w:w w:val="105"/>
          </w:rPr>
          <w:delText xml:space="preserve">First </w:delText>
        </w:r>
      </w:del>
      <w:ins w:id="1212" w:author="Changed/Added" w:date="2021-04-26T11:03:00Z">
        <w:r w:rsidR="007473E9">
          <w:rPr>
            <w:sz w:val="21"/>
            <w:szCs w:val="21"/>
          </w:rPr>
          <w:t>The f</w:t>
        </w:r>
        <w:r w:rsidR="007473E9">
          <w:rPr>
            <w:color w:val="000000"/>
            <w:sz w:val="21"/>
            <w:szCs w:val="21"/>
          </w:rPr>
          <w:t xml:space="preserve">irst step is to </w:t>
        </w:r>
      </w:ins>
      <w:r w:rsidR="007473E9">
        <w:rPr>
          <w:color w:val="000000"/>
          <w:sz w:val="21"/>
          <w:szCs w:val="21"/>
        </w:rPr>
        <w:t xml:space="preserve">connect the router to </w:t>
      </w:r>
      <w:del w:id="1213" w:author="Changed/Added" w:date="2021-04-26T11:03:00Z">
        <w:r>
          <w:rPr>
            <w:w w:val="105"/>
          </w:rPr>
          <w:delText xml:space="preserve">the </w:delText>
        </w:r>
      </w:del>
      <w:ins w:id="1214" w:author="Changed/Added" w:date="2021-04-26T11:03:00Z">
        <w:r w:rsidR="007473E9">
          <w:rPr>
            <w:color w:val="000000"/>
            <w:sz w:val="21"/>
            <w:szCs w:val="21"/>
          </w:rPr>
          <w:t xml:space="preserve">at least </w:t>
        </w:r>
        <w:r w:rsidR="007473E9">
          <w:rPr>
            <w:sz w:val="21"/>
            <w:szCs w:val="21"/>
          </w:rPr>
          <w:t>a single</w:t>
        </w:r>
        <w:r w:rsidR="007473E9">
          <w:rPr>
            <w:color w:val="000000"/>
            <w:sz w:val="21"/>
            <w:szCs w:val="21"/>
          </w:rPr>
          <w:t xml:space="preserve"> </w:t>
        </w:r>
      </w:ins>
      <w:r w:rsidR="007473E9">
        <w:rPr>
          <w:color w:val="000000"/>
          <w:sz w:val="21"/>
          <w:szCs w:val="21"/>
        </w:rPr>
        <w:t xml:space="preserve">RPKI validator. </w:t>
      </w:r>
      <w:del w:id="1215" w:author="Changed/Added" w:date="2021-04-26T11:03:00Z">
        <w:r>
          <w:rPr>
            <w:w w:val="105"/>
          </w:rPr>
          <w:delText xml:space="preserve">In </w:delText>
        </w:r>
      </w:del>
      <w:r w:rsidR="007473E9">
        <w:rPr>
          <w:sz w:val="21"/>
          <w:szCs w:val="21"/>
        </w:rPr>
        <w:t xml:space="preserve">The </w:t>
      </w:r>
      <w:r w:rsidR="007473E9">
        <w:rPr>
          <w:color w:val="000000"/>
          <w:sz w:val="21"/>
          <w:szCs w:val="21"/>
        </w:rPr>
        <w:t xml:space="preserve">following </w:t>
      </w:r>
      <w:del w:id="1216" w:author="Changed/Added" w:date="2021-04-26T11:03:00Z">
        <w:r>
          <w:rPr>
            <w:w w:val="105"/>
          </w:rPr>
          <w:delText>example</w:delText>
        </w:r>
      </w:del>
      <w:ins w:id="1217" w:author="Changed/Added" w:date="2021-04-26T11:03:00Z">
        <w:r w:rsidR="007473E9">
          <w:rPr>
            <w:sz w:val="21"/>
            <w:szCs w:val="21"/>
          </w:rPr>
          <w:t>lines will define that connection. After issuing the “commit” command</w:t>
        </w:r>
      </w:ins>
      <w:r w:rsidR="007473E9">
        <w:rPr>
          <w:sz w:val="21"/>
          <w:szCs w:val="21"/>
        </w:rPr>
        <w:t xml:space="preserve"> the router </w:t>
      </w:r>
      <w:del w:id="1218" w:author="Changed/Added" w:date="2021-04-26T11:03:00Z">
        <w:r>
          <w:rPr>
            <w:w w:val="105"/>
          </w:rPr>
          <w:delText>with address</w:delText>
        </w:r>
      </w:del>
      <w:ins w:id="1219" w:author="Changed/Added" w:date="2021-04-26T11:03:00Z">
        <w:r w:rsidR="007473E9">
          <w:rPr>
            <w:sz w:val="21"/>
            <w:szCs w:val="21"/>
          </w:rPr>
          <w:t>will initiate the connection and start building up the validation database consisting of the VRPs (ROA Validated Payload) it receives from the validator.</w:t>
        </w:r>
      </w:ins>
    </w:p>
    <w:p w14:paraId="639EE0D1" w14:textId="77777777" w:rsidR="0008389A" w:rsidRDefault="00211562">
      <w:pPr>
        <w:pStyle w:val="BodyText"/>
        <w:spacing w:before="52"/>
        <w:ind w:left="220"/>
        <w:rPr>
          <w:del w:id="1220" w:author="Changed/Added" w:date="2021-04-26T11:03:00Z"/>
        </w:rPr>
      </w:pPr>
      <w:del w:id="1221" w:author="Changed/Added" w:date="2021-04-26T11:03:00Z">
        <w:r>
          <w:rPr>
            <w:w w:val="105"/>
          </w:rPr>
          <w:delText>192.0.2.1 connects to an RPKI Validator with address 192.0.2.2:</w:delText>
        </w:r>
      </w:del>
    </w:p>
    <w:p w14:paraId="0000041A" w14:textId="77777777" w:rsidR="000A4521" w:rsidRDefault="000A4521">
      <w:pPr>
        <w:pBdr>
          <w:top w:val="nil"/>
          <w:left w:val="nil"/>
          <w:bottom w:val="nil"/>
          <w:right w:val="nil"/>
          <w:between w:val="nil"/>
        </w:pBdr>
        <w:spacing w:before="3"/>
        <w:rPr>
          <w:color w:val="000000"/>
          <w:sz w:val="29"/>
          <w:szCs w:val="29"/>
        </w:rPr>
      </w:pPr>
    </w:p>
    <w:p w14:paraId="0000041B" w14:textId="77777777" w:rsidR="000A4521" w:rsidRDefault="007473E9">
      <w:pPr>
        <w:pBdr>
          <w:top w:val="nil"/>
          <w:left w:val="nil"/>
          <w:bottom w:val="nil"/>
          <w:right w:val="nil"/>
          <w:between w:val="nil"/>
        </w:pBdr>
        <w:spacing w:line="290" w:lineRule="auto"/>
        <w:ind w:left="1108" w:right="6002"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routing-options </w:t>
      </w:r>
      <w:proofErr w:type="gramStart"/>
      <w:r>
        <w:rPr>
          <w:rFonts w:ascii="Courier New" w:eastAsia="Courier New" w:hAnsi="Courier New" w:cs="Courier New"/>
          <w:color w:val="000000"/>
          <w:sz w:val="21"/>
          <w:szCs w:val="21"/>
        </w:rPr>
        <w:t>{ validation</w:t>
      </w:r>
      <w:proofErr w:type="gramEnd"/>
      <w:r>
        <w:rPr>
          <w:rFonts w:ascii="Courier New" w:eastAsia="Courier New" w:hAnsi="Courier New" w:cs="Courier New"/>
          <w:color w:val="000000"/>
          <w:sz w:val="21"/>
          <w:szCs w:val="21"/>
        </w:rPr>
        <w:t xml:space="preserve"> {</w:t>
      </w:r>
    </w:p>
    <w:p w14:paraId="0000041C" w14:textId="77777777" w:rsidR="000A4521" w:rsidRDefault="007473E9">
      <w:pPr>
        <w:pBdr>
          <w:top w:val="nil"/>
          <w:left w:val="nil"/>
          <w:bottom w:val="nil"/>
          <w:right w:val="nil"/>
          <w:between w:val="nil"/>
        </w:pBdr>
        <w:spacing w:before="1" w:line="285" w:lineRule="auto"/>
        <w:ind w:left="2164" w:right="4876"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group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-validator </w:t>
      </w:r>
      <w:proofErr w:type="gramStart"/>
      <w:r>
        <w:rPr>
          <w:rFonts w:ascii="Courier New" w:eastAsia="Courier New" w:hAnsi="Courier New" w:cs="Courier New"/>
          <w:color w:val="000000"/>
          <w:sz w:val="21"/>
          <w:szCs w:val="21"/>
        </w:rPr>
        <w:t>{ session</w:t>
      </w:r>
      <w:proofErr w:type="gramEnd"/>
      <w:r>
        <w:rPr>
          <w:rFonts w:ascii="Courier New" w:eastAsia="Courier New" w:hAnsi="Courier New" w:cs="Courier New"/>
          <w:color w:val="000000"/>
          <w:sz w:val="21"/>
          <w:szCs w:val="21"/>
        </w:rPr>
        <w:t xml:space="preserve"> 192.0.2.2 {</w:t>
      </w:r>
    </w:p>
    <w:p w14:paraId="6123920F" w14:textId="77777777" w:rsidR="0008389A" w:rsidRDefault="00211562">
      <w:pPr>
        <w:pStyle w:val="BodyText"/>
        <w:spacing w:before="5"/>
        <w:ind w:left="2692"/>
        <w:rPr>
          <w:del w:id="1222" w:author="Changed/Added" w:date="2021-04-26T11:03:00Z"/>
          <w:rFonts w:ascii="Courier New"/>
        </w:rPr>
      </w:pPr>
      <w:del w:id="1223" w:author="Changed/Added" w:date="2021-04-26T11:03:00Z">
        <w:r>
          <w:rPr>
            <w:rFonts w:ascii="Courier New"/>
            <w:w w:val="105"/>
          </w:rPr>
          <w:delText>refresh-time 120;</w:delText>
        </w:r>
      </w:del>
    </w:p>
    <w:p w14:paraId="2CA72503" w14:textId="77777777" w:rsidR="0008389A" w:rsidRDefault="00211562">
      <w:pPr>
        <w:pStyle w:val="BodyText"/>
        <w:spacing w:before="50"/>
        <w:ind w:left="2692"/>
        <w:rPr>
          <w:del w:id="1224" w:author="Changed/Added" w:date="2021-04-26T11:03:00Z"/>
          <w:rFonts w:ascii="Courier New"/>
        </w:rPr>
      </w:pPr>
      <w:del w:id="1225" w:author="Changed/Added" w:date="2021-04-26T11:03:00Z">
        <w:r>
          <w:rPr>
            <w:rFonts w:ascii="Courier New"/>
            <w:w w:val="105"/>
          </w:rPr>
          <w:delText>hold-time 180;</w:delText>
        </w:r>
      </w:del>
    </w:p>
    <w:p w14:paraId="0000041D" w14:textId="77777777" w:rsidR="000A4521" w:rsidRDefault="007473E9">
      <w:pPr>
        <w:pBdr>
          <w:top w:val="nil"/>
          <w:left w:val="nil"/>
          <w:bottom w:val="nil"/>
          <w:right w:val="nil"/>
          <w:between w:val="nil"/>
        </w:pBdr>
        <w:spacing w:before="50"/>
        <w:ind w:left="2692"/>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port </w:t>
      </w:r>
      <w:proofErr w:type="gramStart"/>
      <w:r>
        <w:rPr>
          <w:rFonts w:ascii="Courier New" w:eastAsia="Courier New" w:hAnsi="Courier New" w:cs="Courier New"/>
          <w:color w:val="000000"/>
          <w:sz w:val="21"/>
          <w:szCs w:val="21"/>
        </w:rPr>
        <w:t>8282;</w:t>
      </w:r>
      <w:proofErr w:type="gramEnd"/>
    </w:p>
    <w:p w14:paraId="2343BC95" w14:textId="77777777" w:rsidR="0008389A" w:rsidRDefault="00211562">
      <w:pPr>
        <w:pStyle w:val="BodyText"/>
        <w:spacing w:before="45"/>
        <w:ind w:left="2692"/>
        <w:rPr>
          <w:del w:id="1226" w:author="Changed/Added" w:date="2021-04-26T11:03:00Z"/>
          <w:rFonts w:ascii="Courier New"/>
        </w:rPr>
      </w:pPr>
      <w:del w:id="1227" w:author="Changed/Added" w:date="2021-04-26T11:03:00Z">
        <w:r>
          <w:rPr>
            <w:rFonts w:ascii="Courier New"/>
            <w:w w:val="105"/>
          </w:rPr>
          <w:delText>local-address 192.0.2.1;</w:delText>
        </w:r>
      </w:del>
    </w:p>
    <w:p w14:paraId="78A66775" w14:textId="77777777" w:rsidR="0008389A" w:rsidRDefault="00211562">
      <w:pPr>
        <w:pStyle w:val="BodyText"/>
        <w:spacing w:before="50"/>
        <w:ind w:left="2164"/>
        <w:rPr>
          <w:del w:id="1228" w:author="Changed/Added" w:date="2021-04-26T11:03:00Z"/>
          <w:rFonts w:ascii="Courier New"/>
        </w:rPr>
      </w:pPr>
      <w:del w:id="1229" w:author="Changed/Added" w:date="2021-04-26T11:03:00Z">
        <w:r>
          <w:rPr>
            <w:rFonts w:ascii="Courier New"/>
            <w:w w:val="102"/>
          </w:rPr>
          <w:delText>}</w:delText>
        </w:r>
      </w:del>
    </w:p>
    <w:p w14:paraId="22DBF0B6" w14:textId="77777777" w:rsidR="0008389A" w:rsidRDefault="00211562">
      <w:pPr>
        <w:pStyle w:val="BodyText"/>
        <w:spacing w:before="51"/>
        <w:ind w:left="1636"/>
        <w:rPr>
          <w:del w:id="1230" w:author="Changed/Added" w:date="2021-04-26T11:03:00Z"/>
          <w:rFonts w:ascii="Courier New"/>
        </w:rPr>
      </w:pPr>
      <w:del w:id="1231" w:author="Changed/Added" w:date="2021-04-26T11:03:00Z">
        <w:r>
          <w:rPr>
            <w:rFonts w:ascii="Courier New"/>
            <w:w w:val="102"/>
          </w:rPr>
          <w:delText>}</w:delText>
        </w:r>
      </w:del>
    </w:p>
    <w:p w14:paraId="6AAE3DAC" w14:textId="77777777" w:rsidR="0008389A" w:rsidRDefault="00211562">
      <w:pPr>
        <w:pStyle w:val="BodyText"/>
        <w:spacing w:before="45"/>
        <w:ind w:left="1108"/>
        <w:rPr>
          <w:del w:id="1232" w:author="Changed/Added" w:date="2021-04-26T11:03:00Z"/>
          <w:rFonts w:ascii="Courier New"/>
        </w:rPr>
      </w:pPr>
      <w:del w:id="1233" w:author="Changed/Added" w:date="2021-04-26T11:03:00Z">
        <w:r>
          <w:rPr>
            <w:rFonts w:ascii="Courier New"/>
            <w:w w:val="102"/>
          </w:rPr>
          <w:delText>}</w:delText>
        </w:r>
      </w:del>
    </w:p>
    <w:p w14:paraId="3980DB3B" w14:textId="77777777" w:rsidR="0008389A" w:rsidRDefault="00211562">
      <w:pPr>
        <w:pStyle w:val="BodyText"/>
        <w:spacing w:before="50"/>
        <w:ind w:left="580"/>
        <w:rPr>
          <w:del w:id="1234" w:author="Changed/Added" w:date="2021-04-26T11:03:00Z"/>
          <w:rFonts w:ascii="Courier New"/>
        </w:rPr>
      </w:pPr>
      <w:del w:id="1235" w:author="Changed/Added" w:date="2021-04-26T11:03:00Z">
        <w:r>
          <w:rPr>
            <w:rFonts w:ascii="Courier New"/>
            <w:w w:val="102"/>
          </w:rPr>
          <w:delText>}</w:delText>
        </w:r>
      </w:del>
    </w:p>
    <w:p w14:paraId="1F6747EB" w14:textId="77777777" w:rsidR="0008389A" w:rsidRDefault="0008389A">
      <w:pPr>
        <w:pStyle w:val="BodyText"/>
        <w:spacing w:before="3"/>
        <w:rPr>
          <w:del w:id="1236" w:author="Changed/Added" w:date="2021-04-26T11:03:00Z"/>
          <w:rFonts w:ascii="Courier New"/>
        </w:rPr>
      </w:pPr>
    </w:p>
    <w:p w14:paraId="583EC1E9" w14:textId="77777777" w:rsidR="0008389A" w:rsidRDefault="00211562">
      <w:pPr>
        <w:pStyle w:val="BodyText"/>
        <w:spacing w:before="99" w:line="290" w:lineRule="auto"/>
        <w:ind w:left="220" w:right="349"/>
        <w:rPr>
          <w:del w:id="1237" w:author="Changed/Added" w:date="2021-04-26T11:03:00Z"/>
        </w:rPr>
      </w:pPr>
      <w:del w:id="1238" w:author="Changed/Added" w:date="2021-04-26T11:03:00Z">
        <w:r>
          <w:rPr>
            <w:w w:val="105"/>
          </w:rPr>
          <w:delText>The router will now keep track of which routes are valid according to the ROAs, which routes are invalid and which routes aren’t covered by ROAs. You can use that in your routing policy:</w:delText>
        </w:r>
      </w:del>
    </w:p>
    <w:p w14:paraId="0000041E" w14:textId="77777777" w:rsidR="000A4521" w:rsidRDefault="007473E9">
      <w:pPr>
        <w:pBdr>
          <w:top w:val="nil"/>
          <w:left w:val="nil"/>
          <w:bottom w:val="nil"/>
          <w:right w:val="nil"/>
          <w:between w:val="nil"/>
        </w:pBdr>
        <w:spacing w:before="50"/>
        <w:ind w:left="2164"/>
        <w:rPr>
          <w:ins w:id="1239" w:author="Changed/Added" w:date="2021-04-26T11:03:00Z"/>
          <w:rFonts w:ascii="Courier New" w:eastAsia="Courier New" w:hAnsi="Courier New" w:cs="Courier New"/>
          <w:color w:val="000000"/>
          <w:sz w:val="21"/>
          <w:szCs w:val="21"/>
        </w:rPr>
      </w:pPr>
      <w:ins w:id="1240" w:author="Changed/Added" w:date="2021-04-26T11:03:00Z">
        <w:r>
          <w:rPr>
            <w:rFonts w:ascii="Courier New" w:eastAsia="Courier New" w:hAnsi="Courier New" w:cs="Courier New"/>
            <w:color w:val="000000"/>
            <w:sz w:val="21"/>
            <w:szCs w:val="21"/>
          </w:rPr>
          <w:t>}</w:t>
        </w:r>
      </w:ins>
    </w:p>
    <w:p w14:paraId="0000041F" w14:textId="77777777" w:rsidR="000A4521" w:rsidRDefault="007473E9">
      <w:pPr>
        <w:pBdr>
          <w:top w:val="nil"/>
          <w:left w:val="nil"/>
          <w:bottom w:val="nil"/>
          <w:right w:val="nil"/>
          <w:between w:val="nil"/>
        </w:pBdr>
        <w:spacing w:before="51"/>
        <w:ind w:left="1636"/>
        <w:rPr>
          <w:ins w:id="1241" w:author="Changed/Added" w:date="2021-04-26T11:03:00Z"/>
          <w:rFonts w:ascii="Courier New" w:eastAsia="Courier New" w:hAnsi="Courier New" w:cs="Courier New"/>
          <w:color w:val="000000"/>
          <w:sz w:val="21"/>
          <w:szCs w:val="21"/>
        </w:rPr>
      </w:pPr>
      <w:ins w:id="1242" w:author="Changed/Added" w:date="2021-04-26T11:03:00Z">
        <w:r>
          <w:rPr>
            <w:rFonts w:ascii="Courier New" w:eastAsia="Courier New" w:hAnsi="Courier New" w:cs="Courier New"/>
            <w:color w:val="000000"/>
            <w:sz w:val="21"/>
            <w:szCs w:val="21"/>
          </w:rPr>
          <w:t>}</w:t>
        </w:r>
      </w:ins>
    </w:p>
    <w:p w14:paraId="00000420" w14:textId="77777777" w:rsidR="000A4521" w:rsidRDefault="007473E9">
      <w:pPr>
        <w:pBdr>
          <w:top w:val="nil"/>
          <w:left w:val="nil"/>
          <w:bottom w:val="nil"/>
          <w:right w:val="nil"/>
          <w:between w:val="nil"/>
        </w:pBdr>
        <w:spacing w:before="45"/>
        <w:ind w:left="1108"/>
        <w:rPr>
          <w:ins w:id="1243" w:author="Changed/Added" w:date="2021-04-26T11:03:00Z"/>
          <w:rFonts w:ascii="Courier New" w:eastAsia="Courier New" w:hAnsi="Courier New" w:cs="Courier New"/>
          <w:color w:val="000000"/>
          <w:sz w:val="21"/>
          <w:szCs w:val="21"/>
        </w:rPr>
      </w:pPr>
      <w:ins w:id="1244" w:author="Changed/Added" w:date="2021-04-26T11:03:00Z">
        <w:r>
          <w:rPr>
            <w:rFonts w:ascii="Courier New" w:eastAsia="Courier New" w:hAnsi="Courier New" w:cs="Courier New"/>
            <w:color w:val="000000"/>
            <w:sz w:val="21"/>
            <w:szCs w:val="21"/>
          </w:rPr>
          <w:t>}</w:t>
        </w:r>
      </w:ins>
    </w:p>
    <w:p w14:paraId="00000421" w14:textId="77777777" w:rsidR="000A4521" w:rsidRDefault="007473E9">
      <w:pPr>
        <w:pBdr>
          <w:top w:val="nil"/>
          <w:left w:val="nil"/>
          <w:bottom w:val="nil"/>
          <w:right w:val="nil"/>
          <w:between w:val="nil"/>
        </w:pBdr>
        <w:spacing w:before="50"/>
        <w:ind w:left="580"/>
        <w:rPr>
          <w:ins w:id="1245" w:author="Changed/Added" w:date="2021-04-26T11:03:00Z"/>
          <w:rFonts w:ascii="Courier New" w:eastAsia="Courier New" w:hAnsi="Courier New" w:cs="Courier New"/>
          <w:color w:val="000000"/>
          <w:sz w:val="21"/>
          <w:szCs w:val="21"/>
        </w:rPr>
      </w:pPr>
      <w:ins w:id="1246" w:author="Changed/Added" w:date="2021-04-26T11:03:00Z">
        <w:r>
          <w:rPr>
            <w:rFonts w:ascii="Courier New" w:eastAsia="Courier New" w:hAnsi="Courier New" w:cs="Courier New"/>
            <w:color w:val="000000"/>
            <w:sz w:val="21"/>
            <w:szCs w:val="21"/>
          </w:rPr>
          <w:t>}</w:t>
        </w:r>
      </w:ins>
    </w:p>
    <w:p w14:paraId="00000422" w14:textId="77777777" w:rsidR="000A4521" w:rsidRDefault="000A4521">
      <w:pPr>
        <w:pBdr>
          <w:top w:val="nil"/>
          <w:left w:val="nil"/>
          <w:bottom w:val="nil"/>
          <w:right w:val="nil"/>
          <w:between w:val="nil"/>
        </w:pBdr>
        <w:spacing w:before="3"/>
        <w:rPr>
          <w:ins w:id="1247" w:author="Changed/Added" w:date="2021-04-26T11:03:00Z"/>
          <w:rFonts w:ascii="Courier New" w:eastAsia="Courier New" w:hAnsi="Courier New" w:cs="Courier New"/>
          <w:sz w:val="21"/>
          <w:szCs w:val="21"/>
        </w:rPr>
      </w:pPr>
    </w:p>
    <w:p w14:paraId="00000423" w14:textId="77777777" w:rsidR="000A4521" w:rsidRDefault="007473E9">
      <w:pPr>
        <w:rPr>
          <w:ins w:id="1248" w:author="Changed/Added" w:date="2021-04-26T11:03:00Z"/>
        </w:rPr>
      </w:pPr>
      <w:ins w:id="1249" w:author="Changed/Added" w:date="2021-04-26T11:03:00Z">
        <w:r>
          <w:t>At this point nothing has happened to the routing decisions yet, hence this step could be considered not service impacting.</w:t>
        </w:r>
      </w:ins>
    </w:p>
    <w:p w14:paraId="00000424" w14:textId="77777777" w:rsidR="000A4521" w:rsidRDefault="000A4521">
      <w:pPr>
        <w:rPr>
          <w:ins w:id="1250" w:author="Changed/Added" w:date="2021-04-26T11:03:00Z"/>
        </w:rPr>
      </w:pPr>
    </w:p>
    <w:p w14:paraId="00000425" w14:textId="77777777" w:rsidR="000A4521" w:rsidRDefault="007473E9">
      <w:pPr>
        <w:rPr>
          <w:ins w:id="1251" w:author="Changed/Added" w:date="2021-04-26T11:03:00Z"/>
        </w:rPr>
      </w:pPr>
      <w:ins w:id="1252" w:author="Changed/Added" w:date="2021-04-26T11:03:00Z">
        <w:r>
          <w:t xml:space="preserve">Having a populated validation </w:t>
        </w:r>
        <w:proofErr w:type="gramStart"/>
        <w:r>
          <w:t>database</w:t>
        </w:r>
        <w:proofErr w:type="gramEnd"/>
        <w:r>
          <w:t xml:space="preserve"> the router can now start validating BGP updates it receives from </w:t>
        </w:r>
        <w:proofErr w:type="spellStart"/>
        <w:r>
          <w:t>it’s</w:t>
        </w:r>
        <w:proofErr w:type="spellEnd"/>
        <w:r>
          <w:t xml:space="preserve"> BGP neighbors. The following policy will actually start the validation process when applied as import policy. </w:t>
        </w:r>
      </w:ins>
    </w:p>
    <w:p w14:paraId="00000426" w14:textId="77777777" w:rsidR="000A4521" w:rsidRDefault="000A4521"/>
    <w:p w14:paraId="00000427" w14:textId="77777777" w:rsidR="000A4521" w:rsidRPr="00EF4D4F" w:rsidRDefault="007473E9">
      <w:pPr>
        <w:rPr>
          <w:rFonts w:ascii="Courier New" w:hAnsi="Courier New" w:cs="Courier New"/>
          <w:sz w:val="21"/>
          <w:szCs w:val="21"/>
          <w:rPrChange w:id="1253" w:author="Kevin Chege" w:date="2021-05-06T15:15:00Z">
            <w:rPr/>
          </w:rPrChange>
        </w:rPr>
      </w:pPr>
      <w:r w:rsidRPr="00EF4D4F">
        <w:rPr>
          <w:rFonts w:ascii="Courier New" w:hAnsi="Courier New" w:cs="Courier New"/>
          <w:sz w:val="21"/>
          <w:szCs w:val="21"/>
          <w:rPrChange w:id="1254" w:author="Kevin Chege" w:date="2021-05-06T15:15:00Z">
            <w:rPr/>
          </w:rPrChange>
        </w:rPr>
        <w:t>policy-options {</w:t>
      </w:r>
    </w:p>
    <w:p w14:paraId="00000428" w14:textId="7AA1E2AE" w:rsidR="000A4521" w:rsidRPr="00EF4D4F" w:rsidRDefault="007473E9">
      <w:pPr>
        <w:ind w:firstLine="720"/>
        <w:rPr>
          <w:ins w:id="1255" w:author="Changed/Added" w:date="2021-04-26T11:03:00Z"/>
          <w:rFonts w:ascii="Courier New" w:hAnsi="Courier New" w:cs="Courier New"/>
          <w:sz w:val="21"/>
          <w:szCs w:val="21"/>
          <w:rPrChange w:id="1256" w:author="Kevin Chege" w:date="2021-05-06T15:15:00Z">
            <w:rPr>
              <w:ins w:id="1257" w:author="Changed/Added" w:date="2021-04-26T11:03:00Z"/>
            </w:rPr>
          </w:rPrChange>
        </w:rPr>
      </w:pPr>
      <w:r w:rsidRPr="00EF4D4F">
        <w:rPr>
          <w:rFonts w:ascii="Courier New" w:hAnsi="Courier New" w:cs="Courier New"/>
          <w:sz w:val="21"/>
          <w:szCs w:val="21"/>
          <w:rPrChange w:id="1258" w:author="Kevin Chege" w:date="2021-05-06T15:15:00Z">
            <w:rPr/>
          </w:rPrChange>
        </w:rPr>
        <w:t xml:space="preserve">policy-statement </w:t>
      </w:r>
      <w:ins w:id="1259" w:author="Changed/Added" w:date="2021-04-26T11:03:00Z">
        <w:r w:rsidRPr="00EF4D4F">
          <w:rPr>
            <w:rFonts w:ascii="Courier New" w:hAnsi="Courier New" w:cs="Courier New"/>
            <w:sz w:val="21"/>
            <w:szCs w:val="21"/>
            <w:rPrChange w:id="1260" w:author="Kevin Chege" w:date="2021-05-06T15:15:00Z">
              <w:rPr/>
            </w:rPrChange>
          </w:rPr>
          <w:t>route-</w:t>
        </w:r>
      </w:ins>
      <w:r w:rsidRPr="00EF4D4F">
        <w:rPr>
          <w:rFonts w:ascii="Courier New" w:hAnsi="Courier New" w:cs="Courier New"/>
          <w:sz w:val="21"/>
          <w:szCs w:val="21"/>
          <w:rPrChange w:id="1261" w:author="Kevin Chege" w:date="2021-05-06T15:15:00Z">
            <w:rPr/>
          </w:rPrChange>
        </w:rPr>
        <w:t>validation</w:t>
      </w:r>
      <w:del w:id="1262" w:author="Changed/Added" w:date="2021-04-26T11:03:00Z">
        <w:r w:rsidR="00211562" w:rsidRPr="00EF4D4F">
          <w:rPr>
            <w:rFonts w:ascii="Courier New" w:hAnsi="Courier New" w:cs="Courier New"/>
            <w:w w:val="105"/>
            <w:sz w:val="21"/>
            <w:szCs w:val="21"/>
            <w:rPrChange w:id="1263" w:author="Kevin Chege" w:date="2021-05-06T15:15:00Z">
              <w:rPr>
                <w:rFonts w:ascii="Courier New"/>
                <w:w w:val="105"/>
              </w:rPr>
            </w:rPrChange>
          </w:rPr>
          <w:delText xml:space="preserve"> { </w:delText>
        </w:r>
      </w:del>
    </w:p>
    <w:p w14:paraId="00000429" w14:textId="77777777" w:rsidR="000A4521" w:rsidRPr="00EF4D4F" w:rsidRDefault="007473E9">
      <w:pPr>
        <w:ind w:left="720" w:firstLine="720"/>
        <w:rPr>
          <w:rFonts w:ascii="Courier New" w:hAnsi="Courier New" w:cs="Courier New"/>
          <w:sz w:val="21"/>
          <w:szCs w:val="21"/>
          <w:rPrChange w:id="1264" w:author="Kevin Chege" w:date="2021-05-06T15:15:00Z">
            <w:rPr/>
          </w:rPrChange>
        </w:rPr>
      </w:pPr>
      <w:r w:rsidRPr="00EF4D4F">
        <w:rPr>
          <w:rFonts w:ascii="Courier New" w:hAnsi="Courier New" w:cs="Courier New"/>
          <w:sz w:val="21"/>
          <w:szCs w:val="21"/>
          <w:rPrChange w:id="1265" w:author="Kevin Chege" w:date="2021-05-06T15:15:00Z">
            <w:rPr/>
          </w:rPrChange>
        </w:rPr>
        <w:t>term valid {</w:t>
      </w:r>
    </w:p>
    <w:p w14:paraId="0000042A" w14:textId="77777777" w:rsidR="000A4521" w:rsidRPr="00EF4D4F" w:rsidRDefault="007473E9">
      <w:pPr>
        <w:ind w:left="1440" w:firstLine="720"/>
        <w:rPr>
          <w:rFonts w:ascii="Courier New" w:hAnsi="Courier New" w:cs="Courier New"/>
          <w:sz w:val="21"/>
          <w:szCs w:val="21"/>
          <w:rPrChange w:id="1266" w:author="Kevin Chege" w:date="2021-05-06T15:15:00Z">
            <w:rPr/>
          </w:rPrChange>
        </w:rPr>
      </w:pPr>
      <w:r w:rsidRPr="00EF4D4F">
        <w:rPr>
          <w:rFonts w:ascii="Courier New" w:hAnsi="Courier New" w:cs="Courier New"/>
          <w:sz w:val="21"/>
          <w:szCs w:val="21"/>
          <w:rPrChange w:id="1267" w:author="Kevin Chege" w:date="2021-05-06T15:15:00Z">
            <w:rPr/>
          </w:rPrChange>
        </w:rPr>
        <w:t>from {</w:t>
      </w:r>
    </w:p>
    <w:p w14:paraId="0000042B" w14:textId="77777777" w:rsidR="000A4521" w:rsidRPr="00EF4D4F" w:rsidRDefault="007473E9">
      <w:pPr>
        <w:ind w:left="2160" w:firstLine="720"/>
        <w:rPr>
          <w:rFonts w:ascii="Courier New" w:hAnsi="Courier New" w:cs="Courier New"/>
          <w:sz w:val="21"/>
          <w:szCs w:val="21"/>
          <w:rPrChange w:id="1268" w:author="Kevin Chege" w:date="2021-05-06T15:15:00Z">
            <w:rPr/>
          </w:rPrChange>
        </w:rPr>
      </w:pPr>
      <w:r w:rsidRPr="00EF4D4F">
        <w:rPr>
          <w:rFonts w:ascii="Courier New" w:hAnsi="Courier New" w:cs="Courier New"/>
          <w:sz w:val="21"/>
          <w:szCs w:val="21"/>
          <w:rPrChange w:id="1269" w:author="Kevin Chege" w:date="2021-05-06T15:15:00Z">
            <w:rPr/>
          </w:rPrChange>
        </w:rPr>
        <w:t xml:space="preserve">protocol </w:t>
      </w:r>
      <w:proofErr w:type="spellStart"/>
      <w:proofErr w:type="gramStart"/>
      <w:r w:rsidRPr="00EF4D4F">
        <w:rPr>
          <w:rFonts w:ascii="Courier New" w:hAnsi="Courier New" w:cs="Courier New"/>
          <w:sz w:val="21"/>
          <w:szCs w:val="21"/>
          <w:rPrChange w:id="1270" w:author="Kevin Chege" w:date="2021-05-06T15:15:00Z">
            <w:rPr/>
          </w:rPrChange>
        </w:rPr>
        <w:t>bgp</w:t>
      </w:r>
      <w:proofErr w:type="spellEnd"/>
      <w:r w:rsidRPr="00EF4D4F">
        <w:rPr>
          <w:rFonts w:ascii="Courier New" w:hAnsi="Courier New" w:cs="Courier New"/>
          <w:sz w:val="21"/>
          <w:szCs w:val="21"/>
          <w:rPrChange w:id="1271" w:author="Kevin Chege" w:date="2021-05-06T15:15:00Z">
            <w:rPr/>
          </w:rPrChange>
        </w:rPr>
        <w:t>;</w:t>
      </w:r>
      <w:proofErr w:type="gramEnd"/>
    </w:p>
    <w:p w14:paraId="0000042C" w14:textId="77777777" w:rsidR="000A4521" w:rsidRPr="00EF4D4F" w:rsidRDefault="007473E9">
      <w:pPr>
        <w:ind w:left="2160" w:firstLine="720"/>
        <w:rPr>
          <w:rFonts w:ascii="Courier New" w:hAnsi="Courier New" w:cs="Courier New"/>
          <w:sz w:val="21"/>
          <w:szCs w:val="21"/>
          <w:rPrChange w:id="1272" w:author="Kevin Chege" w:date="2021-05-06T15:15:00Z">
            <w:rPr/>
          </w:rPrChange>
        </w:rPr>
      </w:pPr>
      <w:r w:rsidRPr="00EF4D4F">
        <w:rPr>
          <w:rFonts w:ascii="Courier New" w:hAnsi="Courier New" w:cs="Courier New"/>
          <w:sz w:val="21"/>
          <w:szCs w:val="21"/>
          <w:rPrChange w:id="1273" w:author="Kevin Chege" w:date="2021-05-06T15:15:00Z">
            <w:rPr/>
          </w:rPrChange>
        </w:rPr>
        <w:t xml:space="preserve">validation-database </w:t>
      </w:r>
      <w:proofErr w:type="gramStart"/>
      <w:r w:rsidRPr="00EF4D4F">
        <w:rPr>
          <w:rFonts w:ascii="Courier New" w:hAnsi="Courier New" w:cs="Courier New"/>
          <w:sz w:val="21"/>
          <w:szCs w:val="21"/>
          <w:rPrChange w:id="1274" w:author="Kevin Chege" w:date="2021-05-06T15:15:00Z">
            <w:rPr/>
          </w:rPrChange>
        </w:rPr>
        <w:t>valid;</w:t>
      </w:r>
      <w:proofErr w:type="gramEnd"/>
    </w:p>
    <w:p w14:paraId="0000042D" w14:textId="77777777" w:rsidR="000A4521" w:rsidRPr="00EF4D4F" w:rsidRDefault="007473E9">
      <w:pPr>
        <w:ind w:left="1440" w:firstLine="720"/>
        <w:rPr>
          <w:rFonts w:ascii="Courier New" w:hAnsi="Courier New" w:cs="Courier New"/>
          <w:sz w:val="21"/>
          <w:szCs w:val="21"/>
          <w:rPrChange w:id="1275" w:author="Kevin Chege" w:date="2021-05-06T15:15:00Z">
            <w:rPr/>
          </w:rPrChange>
        </w:rPr>
      </w:pPr>
      <w:r w:rsidRPr="00EF4D4F">
        <w:rPr>
          <w:rFonts w:ascii="Courier New" w:hAnsi="Courier New" w:cs="Courier New"/>
          <w:sz w:val="21"/>
          <w:szCs w:val="21"/>
          <w:rPrChange w:id="1276" w:author="Kevin Chege" w:date="2021-05-06T15:15:00Z">
            <w:rPr/>
          </w:rPrChange>
        </w:rPr>
        <w:t>}</w:t>
      </w:r>
    </w:p>
    <w:p w14:paraId="0000042E" w14:textId="77777777" w:rsidR="000A4521" w:rsidRPr="00EF4D4F" w:rsidRDefault="007473E9">
      <w:pPr>
        <w:ind w:left="1440" w:firstLine="720"/>
        <w:rPr>
          <w:rFonts w:ascii="Courier New" w:hAnsi="Courier New" w:cs="Courier New"/>
          <w:sz w:val="21"/>
          <w:szCs w:val="21"/>
          <w:rPrChange w:id="1277" w:author="Kevin Chege" w:date="2021-05-06T15:15:00Z">
            <w:rPr/>
          </w:rPrChange>
        </w:rPr>
      </w:pPr>
      <w:r w:rsidRPr="00EF4D4F">
        <w:rPr>
          <w:rFonts w:ascii="Courier New" w:hAnsi="Courier New" w:cs="Courier New"/>
          <w:sz w:val="21"/>
          <w:szCs w:val="21"/>
          <w:rPrChange w:id="1278" w:author="Kevin Chege" w:date="2021-05-06T15:15:00Z">
            <w:rPr/>
          </w:rPrChange>
        </w:rPr>
        <w:t>then {</w:t>
      </w:r>
    </w:p>
    <w:p w14:paraId="0000042F" w14:textId="77777777" w:rsidR="000A4521" w:rsidRPr="00EF4D4F" w:rsidRDefault="007473E9">
      <w:pPr>
        <w:ind w:left="2160" w:firstLine="720"/>
        <w:rPr>
          <w:rFonts w:ascii="Courier New" w:hAnsi="Courier New" w:cs="Courier New"/>
          <w:sz w:val="21"/>
          <w:szCs w:val="21"/>
          <w:rPrChange w:id="1279" w:author="Kevin Chege" w:date="2021-05-06T15:15:00Z">
            <w:rPr/>
          </w:rPrChange>
        </w:rPr>
      </w:pPr>
      <w:r w:rsidRPr="00EF4D4F">
        <w:rPr>
          <w:rFonts w:ascii="Courier New" w:hAnsi="Courier New" w:cs="Courier New"/>
          <w:sz w:val="21"/>
          <w:szCs w:val="21"/>
          <w:rPrChange w:id="1280" w:author="Kevin Chege" w:date="2021-05-06T15:15:00Z">
            <w:rPr/>
          </w:rPrChange>
        </w:rPr>
        <w:t xml:space="preserve">validation-state </w:t>
      </w:r>
      <w:proofErr w:type="gramStart"/>
      <w:r w:rsidRPr="00EF4D4F">
        <w:rPr>
          <w:rFonts w:ascii="Courier New" w:hAnsi="Courier New" w:cs="Courier New"/>
          <w:sz w:val="21"/>
          <w:szCs w:val="21"/>
          <w:rPrChange w:id="1281" w:author="Kevin Chege" w:date="2021-05-06T15:15:00Z">
            <w:rPr/>
          </w:rPrChange>
        </w:rPr>
        <w:t>valid;</w:t>
      </w:r>
      <w:proofErr w:type="gramEnd"/>
    </w:p>
    <w:p w14:paraId="2F8221A7" w14:textId="77777777" w:rsidR="0008389A" w:rsidRPr="00EF4D4F" w:rsidRDefault="00211562">
      <w:pPr>
        <w:pStyle w:val="BodyText"/>
        <w:spacing w:before="50" w:line="285" w:lineRule="auto"/>
        <w:ind w:left="2692" w:right="1063"/>
        <w:rPr>
          <w:del w:id="1282" w:author="Changed/Added" w:date="2021-04-26T11:03:00Z"/>
          <w:rFonts w:ascii="Courier New" w:hAnsi="Courier New" w:cs="Courier New"/>
          <w:rPrChange w:id="1283" w:author="Kevin Chege" w:date="2021-05-06T15:15:00Z">
            <w:rPr>
              <w:del w:id="1284" w:author="Changed/Added" w:date="2021-04-26T11:03:00Z"/>
              <w:rFonts w:ascii="Courier New"/>
            </w:rPr>
          </w:rPrChange>
        </w:rPr>
      </w:pPr>
      <w:del w:id="1285" w:author="Changed/Added" w:date="2021-04-26T11:03:00Z">
        <w:r w:rsidRPr="00EF4D4F">
          <w:rPr>
            <w:rFonts w:ascii="Courier New" w:hAnsi="Courier New" w:cs="Courier New"/>
            <w:w w:val="105"/>
            <w:rPrChange w:id="1286" w:author="Kevin Chege" w:date="2021-05-06T15:15:00Z">
              <w:rPr>
                <w:rFonts w:ascii="Courier New"/>
                <w:w w:val="105"/>
              </w:rPr>
            </w:rPrChange>
          </w:rPr>
          <w:delText>community add origin-validation-state-valid; next policy;</w:delText>
        </w:r>
      </w:del>
    </w:p>
    <w:p w14:paraId="00000430" w14:textId="77777777" w:rsidR="000A4521" w:rsidRPr="00EF4D4F" w:rsidRDefault="007473E9">
      <w:pPr>
        <w:ind w:left="2160" w:firstLine="720"/>
        <w:rPr>
          <w:ins w:id="1287" w:author="Changed/Added" w:date="2021-04-26T11:03:00Z"/>
          <w:rFonts w:ascii="Courier New" w:hAnsi="Courier New" w:cs="Courier New"/>
          <w:sz w:val="21"/>
          <w:szCs w:val="21"/>
          <w:rPrChange w:id="1288" w:author="Kevin Chege" w:date="2021-05-06T15:15:00Z">
            <w:rPr>
              <w:ins w:id="1289" w:author="Changed/Added" w:date="2021-04-26T11:03:00Z"/>
            </w:rPr>
          </w:rPrChange>
        </w:rPr>
      </w:pPr>
      <w:proofErr w:type="gramStart"/>
      <w:ins w:id="1290" w:author="Changed/Added" w:date="2021-04-26T11:03:00Z">
        <w:r w:rsidRPr="00EF4D4F">
          <w:rPr>
            <w:rFonts w:ascii="Courier New" w:hAnsi="Courier New" w:cs="Courier New"/>
            <w:sz w:val="21"/>
            <w:szCs w:val="21"/>
            <w:rPrChange w:id="1291" w:author="Kevin Chege" w:date="2021-05-06T15:15:00Z">
              <w:rPr/>
            </w:rPrChange>
          </w:rPr>
          <w:t>accept;</w:t>
        </w:r>
        <w:proofErr w:type="gramEnd"/>
      </w:ins>
    </w:p>
    <w:p w14:paraId="00000431" w14:textId="77777777" w:rsidR="000A4521" w:rsidRPr="00EF4D4F" w:rsidRDefault="007473E9">
      <w:pPr>
        <w:ind w:left="1440" w:firstLine="720"/>
        <w:rPr>
          <w:rFonts w:ascii="Courier New" w:hAnsi="Courier New" w:cs="Courier New"/>
          <w:sz w:val="21"/>
          <w:szCs w:val="21"/>
          <w:rPrChange w:id="1292" w:author="Kevin Chege" w:date="2021-05-06T15:15:00Z">
            <w:rPr/>
          </w:rPrChange>
        </w:rPr>
      </w:pPr>
      <w:r w:rsidRPr="00EF4D4F">
        <w:rPr>
          <w:rFonts w:ascii="Courier New" w:hAnsi="Courier New" w:cs="Courier New"/>
          <w:sz w:val="21"/>
          <w:szCs w:val="21"/>
          <w:rPrChange w:id="1293" w:author="Kevin Chege" w:date="2021-05-06T15:15:00Z">
            <w:rPr/>
          </w:rPrChange>
        </w:rPr>
        <w:t>}</w:t>
      </w:r>
    </w:p>
    <w:p w14:paraId="00000432" w14:textId="77777777" w:rsidR="000A4521" w:rsidRPr="00EF4D4F" w:rsidRDefault="007473E9">
      <w:pPr>
        <w:ind w:left="720" w:firstLine="720"/>
        <w:rPr>
          <w:rFonts w:ascii="Courier New" w:hAnsi="Courier New" w:cs="Courier New"/>
          <w:sz w:val="21"/>
          <w:szCs w:val="21"/>
          <w:rPrChange w:id="1294" w:author="Kevin Chege" w:date="2021-05-06T15:15:00Z">
            <w:rPr/>
          </w:rPrChange>
        </w:rPr>
      </w:pPr>
      <w:r w:rsidRPr="00EF4D4F">
        <w:rPr>
          <w:rFonts w:ascii="Courier New" w:hAnsi="Courier New" w:cs="Courier New"/>
          <w:sz w:val="21"/>
          <w:szCs w:val="21"/>
          <w:rPrChange w:id="1295" w:author="Kevin Chege" w:date="2021-05-06T15:15:00Z">
            <w:rPr/>
          </w:rPrChange>
        </w:rPr>
        <w:t>}</w:t>
      </w:r>
    </w:p>
    <w:p w14:paraId="00000433" w14:textId="77777777" w:rsidR="000A4521" w:rsidRPr="00EF4D4F" w:rsidRDefault="007473E9">
      <w:pPr>
        <w:ind w:left="720" w:firstLine="720"/>
        <w:rPr>
          <w:rFonts w:ascii="Courier New" w:hAnsi="Courier New" w:cs="Courier New"/>
          <w:sz w:val="21"/>
          <w:szCs w:val="21"/>
          <w:rPrChange w:id="1296" w:author="Kevin Chege" w:date="2021-05-06T15:15:00Z">
            <w:rPr/>
          </w:rPrChange>
        </w:rPr>
      </w:pPr>
      <w:r w:rsidRPr="00EF4D4F">
        <w:rPr>
          <w:rFonts w:ascii="Courier New" w:hAnsi="Courier New" w:cs="Courier New"/>
          <w:sz w:val="21"/>
          <w:szCs w:val="21"/>
          <w:rPrChange w:id="1297" w:author="Kevin Chege" w:date="2021-05-06T15:15:00Z">
            <w:rPr/>
          </w:rPrChange>
        </w:rPr>
        <w:t>term invalid {</w:t>
      </w:r>
    </w:p>
    <w:p w14:paraId="2E51C1A3" w14:textId="77777777" w:rsidR="0008389A" w:rsidRPr="00EF4D4F" w:rsidRDefault="00211562">
      <w:pPr>
        <w:pStyle w:val="BodyText"/>
        <w:spacing w:before="50"/>
        <w:ind w:left="436" w:right="4863"/>
        <w:jc w:val="center"/>
        <w:rPr>
          <w:del w:id="1298" w:author="Changed/Added" w:date="2021-04-26T11:03:00Z"/>
          <w:rFonts w:ascii="Courier New" w:hAnsi="Courier New" w:cs="Courier New"/>
        </w:rPr>
      </w:pPr>
      <w:del w:id="1299" w:author="Changed/Added" w:date="2021-04-26T11:03:00Z">
        <w:r w:rsidRPr="00EF4D4F">
          <w:rPr>
            <w:rFonts w:ascii="Courier New" w:hAnsi="Courier New" w:cs="Courier New"/>
            <w:w w:val="105"/>
          </w:rPr>
          <w:delText>… etc …</w:delText>
        </w:r>
      </w:del>
    </w:p>
    <w:p w14:paraId="117E4603" w14:textId="77777777" w:rsidR="0008389A" w:rsidRPr="00EF4D4F" w:rsidRDefault="0008389A">
      <w:pPr>
        <w:pStyle w:val="BodyText"/>
        <w:rPr>
          <w:del w:id="1300" w:author="Changed/Added" w:date="2021-04-26T11:03:00Z"/>
          <w:rFonts w:ascii="Courier New" w:hAnsi="Courier New" w:cs="Courier New"/>
          <w:rPrChange w:id="1301" w:author="Kevin Chege" w:date="2021-05-06T15:15:00Z">
            <w:rPr>
              <w:del w:id="1302" w:author="Changed/Added" w:date="2021-04-26T11:03:00Z"/>
              <w:rFonts w:ascii="Courier New"/>
              <w:sz w:val="20"/>
            </w:rPr>
          </w:rPrChange>
        </w:rPr>
      </w:pPr>
    </w:p>
    <w:p w14:paraId="3450929E" w14:textId="77777777" w:rsidR="0008389A" w:rsidRPr="00EF4D4F" w:rsidRDefault="0008389A">
      <w:pPr>
        <w:pStyle w:val="BodyText"/>
        <w:rPr>
          <w:del w:id="1303" w:author="Changed/Added" w:date="2021-04-26T11:03:00Z"/>
          <w:rFonts w:ascii="Courier New" w:hAnsi="Courier New" w:cs="Courier New"/>
          <w:rPrChange w:id="1304" w:author="Kevin Chege" w:date="2021-05-06T15:15:00Z">
            <w:rPr>
              <w:del w:id="1305" w:author="Changed/Added" w:date="2021-04-26T11:03:00Z"/>
              <w:rFonts w:ascii="Courier New"/>
              <w:sz w:val="20"/>
            </w:rPr>
          </w:rPrChange>
        </w:rPr>
      </w:pPr>
    </w:p>
    <w:p w14:paraId="121593B7" w14:textId="77777777" w:rsidR="0008389A" w:rsidRPr="00EF4D4F" w:rsidRDefault="0008389A">
      <w:pPr>
        <w:pStyle w:val="BodyText"/>
        <w:rPr>
          <w:del w:id="1306" w:author="Changed/Added" w:date="2021-04-26T11:03:00Z"/>
          <w:rFonts w:ascii="Courier New" w:hAnsi="Courier New" w:cs="Courier New"/>
          <w:rPrChange w:id="1307" w:author="Kevin Chege" w:date="2021-05-06T15:15:00Z">
            <w:rPr>
              <w:del w:id="1308" w:author="Changed/Added" w:date="2021-04-26T11:03:00Z"/>
              <w:rFonts w:ascii="Courier New"/>
              <w:sz w:val="20"/>
            </w:rPr>
          </w:rPrChange>
        </w:rPr>
      </w:pPr>
    </w:p>
    <w:p w14:paraId="60D07E90" w14:textId="77777777" w:rsidR="0008389A" w:rsidRPr="00EF4D4F" w:rsidRDefault="0008389A">
      <w:pPr>
        <w:pStyle w:val="BodyText"/>
        <w:rPr>
          <w:del w:id="1309" w:author="Changed/Added" w:date="2021-04-26T11:03:00Z"/>
          <w:rFonts w:ascii="Courier New" w:hAnsi="Courier New" w:cs="Courier New"/>
          <w:rPrChange w:id="1310" w:author="Kevin Chege" w:date="2021-05-06T15:15:00Z">
            <w:rPr>
              <w:del w:id="1311" w:author="Changed/Added" w:date="2021-04-26T11:03:00Z"/>
              <w:rFonts w:ascii="Courier New"/>
              <w:sz w:val="20"/>
            </w:rPr>
          </w:rPrChange>
        </w:rPr>
      </w:pPr>
    </w:p>
    <w:p w14:paraId="39944529" w14:textId="77777777" w:rsidR="0008389A" w:rsidRPr="00EF4D4F" w:rsidRDefault="0008389A">
      <w:pPr>
        <w:pStyle w:val="BodyText"/>
        <w:rPr>
          <w:del w:id="1312" w:author="Changed/Added" w:date="2021-04-26T11:03:00Z"/>
          <w:rFonts w:ascii="Courier New" w:hAnsi="Courier New" w:cs="Courier New"/>
          <w:rPrChange w:id="1313" w:author="Kevin Chege" w:date="2021-05-06T15:15:00Z">
            <w:rPr>
              <w:del w:id="1314" w:author="Changed/Added" w:date="2021-04-26T11:03:00Z"/>
              <w:rFonts w:ascii="Courier New"/>
              <w:sz w:val="20"/>
            </w:rPr>
          </w:rPrChange>
        </w:rPr>
      </w:pPr>
    </w:p>
    <w:p w14:paraId="082E107D" w14:textId="77777777" w:rsidR="0008389A" w:rsidRPr="00EF4D4F" w:rsidRDefault="0008389A">
      <w:pPr>
        <w:pStyle w:val="BodyText"/>
        <w:rPr>
          <w:del w:id="1315" w:author="Changed/Added" w:date="2021-04-26T11:03:00Z"/>
          <w:rFonts w:ascii="Courier New" w:hAnsi="Courier New" w:cs="Courier New"/>
          <w:rPrChange w:id="1316" w:author="Kevin Chege" w:date="2021-05-06T15:15:00Z">
            <w:rPr>
              <w:del w:id="1317" w:author="Changed/Added" w:date="2021-04-26T11:03:00Z"/>
              <w:rFonts w:ascii="Courier New"/>
              <w:sz w:val="20"/>
            </w:rPr>
          </w:rPrChange>
        </w:rPr>
      </w:pPr>
    </w:p>
    <w:p w14:paraId="6A3B2FAC" w14:textId="77777777" w:rsidR="0008389A" w:rsidRPr="00EF4D4F" w:rsidRDefault="0008389A">
      <w:pPr>
        <w:pStyle w:val="BodyText"/>
        <w:rPr>
          <w:del w:id="1318" w:author="Changed/Added" w:date="2021-04-26T11:03:00Z"/>
          <w:rFonts w:ascii="Courier New" w:hAnsi="Courier New" w:cs="Courier New"/>
          <w:rPrChange w:id="1319" w:author="Kevin Chege" w:date="2021-05-06T15:15:00Z">
            <w:rPr>
              <w:del w:id="1320" w:author="Changed/Added" w:date="2021-04-26T11:03:00Z"/>
              <w:rFonts w:ascii="Courier New"/>
              <w:sz w:val="20"/>
            </w:rPr>
          </w:rPrChange>
        </w:rPr>
      </w:pPr>
    </w:p>
    <w:p w14:paraId="7BA0D663" w14:textId="77777777" w:rsidR="0008389A" w:rsidRPr="00EF4D4F" w:rsidRDefault="0008389A">
      <w:pPr>
        <w:pStyle w:val="BodyText"/>
        <w:rPr>
          <w:del w:id="1321" w:author="Changed/Added" w:date="2021-04-26T11:03:00Z"/>
          <w:rFonts w:ascii="Courier New" w:hAnsi="Courier New" w:cs="Courier New"/>
          <w:rPrChange w:id="1322" w:author="Kevin Chege" w:date="2021-05-06T15:15:00Z">
            <w:rPr>
              <w:del w:id="1323" w:author="Changed/Added" w:date="2021-04-26T11:03:00Z"/>
              <w:rFonts w:ascii="Courier New"/>
              <w:sz w:val="20"/>
            </w:rPr>
          </w:rPrChange>
        </w:rPr>
      </w:pPr>
    </w:p>
    <w:p w14:paraId="644D8C4C" w14:textId="77777777" w:rsidR="0008389A" w:rsidRPr="00EF4D4F" w:rsidRDefault="0008389A">
      <w:pPr>
        <w:pStyle w:val="BodyText"/>
        <w:rPr>
          <w:del w:id="1324" w:author="Changed/Added" w:date="2021-04-26T11:03:00Z"/>
          <w:rFonts w:ascii="Courier New" w:hAnsi="Courier New" w:cs="Courier New"/>
          <w:rPrChange w:id="1325" w:author="Kevin Chege" w:date="2021-05-06T15:15:00Z">
            <w:rPr>
              <w:del w:id="1326" w:author="Changed/Added" w:date="2021-04-26T11:03:00Z"/>
              <w:rFonts w:ascii="Courier New"/>
              <w:sz w:val="20"/>
            </w:rPr>
          </w:rPrChange>
        </w:rPr>
      </w:pPr>
    </w:p>
    <w:p w14:paraId="0E0C3506" w14:textId="77777777" w:rsidR="0008389A" w:rsidRPr="00EF4D4F" w:rsidRDefault="0008389A">
      <w:pPr>
        <w:pStyle w:val="BodyText"/>
        <w:rPr>
          <w:del w:id="1327" w:author="Changed/Added" w:date="2021-04-26T11:03:00Z"/>
          <w:rFonts w:ascii="Courier New" w:hAnsi="Courier New" w:cs="Courier New"/>
          <w:rPrChange w:id="1328" w:author="Kevin Chege" w:date="2021-05-06T15:15:00Z">
            <w:rPr>
              <w:del w:id="1329" w:author="Changed/Added" w:date="2021-04-26T11:03:00Z"/>
              <w:rFonts w:ascii="Courier New"/>
              <w:sz w:val="20"/>
            </w:rPr>
          </w:rPrChange>
        </w:rPr>
      </w:pPr>
    </w:p>
    <w:p w14:paraId="055AF2DC" w14:textId="77777777" w:rsidR="0008389A" w:rsidRPr="00EF4D4F" w:rsidRDefault="001253A1">
      <w:pPr>
        <w:pStyle w:val="BodyText"/>
        <w:spacing w:before="2"/>
        <w:rPr>
          <w:del w:id="1330" w:author="Changed/Added" w:date="2021-04-26T11:03:00Z"/>
          <w:rFonts w:ascii="Courier New" w:hAnsi="Courier New" w:cs="Courier New"/>
          <w:rPrChange w:id="1331" w:author="Kevin Chege" w:date="2021-05-06T15:15:00Z">
            <w:rPr>
              <w:del w:id="1332" w:author="Changed/Added" w:date="2021-04-26T11:03:00Z"/>
              <w:rFonts w:ascii="Courier New"/>
              <w:sz w:val="23"/>
            </w:rPr>
          </w:rPrChange>
        </w:rPr>
      </w:pPr>
      <w:del w:id="1333" w:author="Changed/Added" w:date="2021-04-26T11:03:00Z">
        <w:r w:rsidRPr="00EF4D4F">
          <w:rPr>
            <w:rFonts w:ascii="Courier New" w:hAnsi="Courier New" w:cs="Courier New"/>
            <w:noProof/>
            <w:rPrChange w:id="1334" w:author="Kevin Chege" w:date="2021-05-06T15:15:00Z">
              <w:rPr>
                <w:noProof/>
              </w:rPr>
            </w:rPrChange>
          </w:rPr>
          <mc:AlternateContent>
            <mc:Choice Requires="wps">
              <w:drawing>
                <wp:anchor distT="0" distB="0" distL="0" distR="0" simplePos="0" relativeHeight="251691008" behindDoc="0" locked="0" layoutInCell="1" allowOverlap="1" wp14:anchorId="0D23A6EF" wp14:editId="2BC7DD77">
                  <wp:simplePos x="0" y="0"/>
                  <wp:positionH relativeFrom="page">
                    <wp:posOffset>914400</wp:posOffset>
                  </wp:positionH>
                  <wp:positionV relativeFrom="paragraph">
                    <wp:posOffset>194945</wp:posOffset>
                  </wp:positionV>
                  <wp:extent cx="5943600" cy="0"/>
                  <wp:effectExtent l="0" t="0" r="0" b="0"/>
                  <wp:wrapTopAndBottom/>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B07CF" id="Line 2" o:spid="_x0000_s1026" style="position:absolute;z-index: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5.35pt" to="540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" strokeweight=".48pt">
                  <o:lock v:ext="edit" shapetype="f"/>
                  <w10:wrap type="topAndBottom" anchorx="page"/>
                </v:line>
              </w:pict>
            </mc:Fallback>
          </mc:AlternateContent>
        </w:r>
      </w:del>
    </w:p>
    <w:p w14:paraId="00000434" w14:textId="77777777" w:rsidR="000A4521" w:rsidRPr="00EF4D4F" w:rsidRDefault="007473E9">
      <w:pPr>
        <w:ind w:left="1440" w:firstLine="720"/>
        <w:rPr>
          <w:ins w:id="1335" w:author="Changed/Added" w:date="2021-04-26T11:03:00Z"/>
          <w:rFonts w:ascii="Courier New" w:hAnsi="Courier New" w:cs="Courier New"/>
          <w:sz w:val="21"/>
          <w:szCs w:val="21"/>
          <w:rPrChange w:id="1336" w:author="Kevin Chege" w:date="2021-05-06T15:15:00Z">
            <w:rPr>
              <w:ins w:id="1337" w:author="Changed/Added" w:date="2021-04-26T11:03:00Z"/>
            </w:rPr>
          </w:rPrChange>
        </w:rPr>
      </w:pPr>
      <w:ins w:id="1338" w:author="Changed/Added" w:date="2021-04-26T11:03:00Z">
        <w:r w:rsidRPr="00EF4D4F">
          <w:rPr>
            <w:rFonts w:ascii="Courier New" w:hAnsi="Courier New" w:cs="Courier New"/>
            <w:sz w:val="21"/>
            <w:szCs w:val="21"/>
            <w:rPrChange w:id="1339" w:author="Kevin Chege" w:date="2021-05-06T15:15:00Z">
              <w:rPr/>
            </w:rPrChange>
          </w:rPr>
          <w:t>from {</w:t>
        </w:r>
      </w:ins>
    </w:p>
    <w:p w14:paraId="00000435" w14:textId="77777777" w:rsidR="000A4521" w:rsidRPr="00EF4D4F" w:rsidRDefault="007473E9">
      <w:pPr>
        <w:ind w:left="2160" w:firstLine="720"/>
        <w:rPr>
          <w:ins w:id="1340" w:author="Changed/Added" w:date="2021-04-26T11:03:00Z"/>
          <w:rFonts w:ascii="Courier New" w:hAnsi="Courier New" w:cs="Courier New"/>
          <w:sz w:val="21"/>
          <w:szCs w:val="21"/>
          <w:rPrChange w:id="1341" w:author="Kevin Chege" w:date="2021-05-06T15:15:00Z">
            <w:rPr>
              <w:ins w:id="1342" w:author="Changed/Added" w:date="2021-04-26T11:03:00Z"/>
            </w:rPr>
          </w:rPrChange>
        </w:rPr>
      </w:pPr>
      <w:ins w:id="1343" w:author="Changed/Added" w:date="2021-04-26T11:03:00Z">
        <w:r w:rsidRPr="00EF4D4F">
          <w:rPr>
            <w:rFonts w:ascii="Courier New" w:hAnsi="Courier New" w:cs="Courier New"/>
            <w:sz w:val="21"/>
            <w:szCs w:val="21"/>
            <w:rPrChange w:id="1344" w:author="Kevin Chege" w:date="2021-05-06T15:15:00Z">
              <w:rPr/>
            </w:rPrChange>
          </w:rPr>
          <w:t xml:space="preserve">protocol </w:t>
        </w:r>
        <w:proofErr w:type="spellStart"/>
        <w:proofErr w:type="gramStart"/>
        <w:r w:rsidRPr="00EF4D4F">
          <w:rPr>
            <w:rFonts w:ascii="Courier New" w:hAnsi="Courier New" w:cs="Courier New"/>
            <w:sz w:val="21"/>
            <w:szCs w:val="21"/>
            <w:rPrChange w:id="1345" w:author="Kevin Chege" w:date="2021-05-06T15:15:00Z">
              <w:rPr/>
            </w:rPrChange>
          </w:rPr>
          <w:t>bgp</w:t>
        </w:r>
        <w:proofErr w:type="spellEnd"/>
        <w:r w:rsidRPr="00EF4D4F">
          <w:rPr>
            <w:rFonts w:ascii="Courier New" w:hAnsi="Courier New" w:cs="Courier New"/>
            <w:sz w:val="21"/>
            <w:szCs w:val="21"/>
            <w:rPrChange w:id="1346" w:author="Kevin Chege" w:date="2021-05-06T15:15:00Z">
              <w:rPr/>
            </w:rPrChange>
          </w:rPr>
          <w:t>;</w:t>
        </w:r>
        <w:proofErr w:type="gramEnd"/>
      </w:ins>
    </w:p>
    <w:p w14:paraId="00000436" w14:textId="77777777" w:rsidR="000A4521" w:rsidRPr="00EF4D4F" w:rsidRDefault="007473E9">
      <w:pPr>
        <w:ind w:left="2160" w:firstLine="720"/>
        <w:rPr>
          <w:ins w:id="1347" w:author="Changed/Added" w:date="2021-04-26T11:03:00Z"/>
          <w:rFonts w:ascii="Courier New" w:hAnsi="Courier New" w:cs="Courier New"/>
          <w:sz w:val="21"/>
          <w:szCs w:val="21"/>
          <w:rPrChange w:id="1348" w:author="Kevin Chege" w:date="2021-05-06T15:15:00Z">
            <w:rPr>
              <w:ins w:id="1349" w:author="Changed/Added" w:date="2021-04-26T11:03:00Z"/>
            </w:rPr>
          </w:rPrChange>
        </w:rPr>
      </w:pPr>
      <w:ins w:id="1350" w:author="Changed/Added" w:date="2021-04-26T11:03:00Z">
        <w:r w:rsidRPr="00EF4D4F">
          <w:rPr>
            <w:rFonts w:ascii="Courier New" w:hAnsi="Courier New" w:cs="Courier New"/>
            <w:sz w:val="21"/>
            <w:szCs w:val="21"/>
            <w:rPrChange w:id="1351" w:author="Kevin Chege" w:date="2021-05-06T15:15:00Z">
              <w:rPr/>
            </w:rPrChange>
          </w:rPr>
          <w:t xml:space="preserve">validation-database </w:t>
        </w:r>
        <w:proofErr w:type="gramStart"/>
        <w:r w:rsidRPr="00EF4D4F">
          <w:rPr>
            <w:rFonts w:ascii="Courier New" w:hAnsi="Courier New" w:cs="Courier New"/>
            <w:sz w:val="21"/>
            <w:szCs w:val="21"/>
            <w:rPrChange w:id="1352" w:author="Kevin Chege" w:date="2021-05-06T15:15:00Z">
              <w:rPr/>
            </w:rPrChange>
          </w:rPr>
          <w:t>invalid;</w:t>
        </w:r>
        <w:proofErr w:type="gramEnd"/>
      </w:ins>
    </w:p>
    <w:p w14:paraId="00000437" w14:textId="77777777" w:rsidR="000A4521" w:rsidRPr="00EF4D4F" w:rsidRDefault="007473E9">
      <w:pPr>
        <w:ind w:left="1440" w:firstLine="720"/>
        <w:rPr>
          <w:ins w:id="1353" w:author="Changed/Added" w:date="2021-04-26T11:03:00Z"/>
          <w:rFonts w:ascii="Courier New" w:hAnsi="Courier New" w:cs="Courier New"/>
          <w:sz w:val="21"/>
          <w:szCs w:val="21"/>
          <w:rPrChange w:id="1354" w:author="Kevin Chege" w:date="2021-05-06T15:15:00Z">
            <w:rPr>
              <w:ins w:id="1355" w:author="Changed/Added" w:date="2021-04-26T11:03:00Z"/>
            </w:rPr>
          </w:rPrChange>
        </w:rPr>
      </w:pPr>
      <w:ins w:id="1356" w:author="Changed/Added" w:date="2021-04-26T11:03:00Z">
        <w:r w:rsidRPr="00EF4D4F">
          <w:rPr>
            <w:rFonts w:ascii="Courier New" w:hAnsi="Courier New" w:cs="Courier New"/>
            <w:sz w:val="21"/>
            <w:szCs w:val="21"/>
            <w:rPrChange w:id="1357" w:author="Kevin Chege" w:date="2021-05-06T15:15:00Z">
              <w:rPr/>
            </w:rPrChange>
          </w:rPr>
          <w:t>}</w:t>
        </w:r>
      </w:ins>
    </w:p>
    <w:p w14:paraId="00000438" w14:textId="77777777" w:rsidR="000A4521" w:rsidRPr="00EF4D4F" w:rsidRDefault="007473E9">
      <w:pPr>
        <w:ind w:left="1440" w:firstLine="720"/>
        <w:rPr>
          <w:ins w:id="1358" w:author="Changed/Added" w:date="2021-04-26T11:03:00Z"/>
          <w:rFonts w:ascii="Courier New" w:hAnsi="Courier New" w:cs="Courier New"/>
          <w:sz w:val="21"/>
          <w:szCs w:val="21"/>
          <w:rPrChange w:id="1359" w:author="Kevin Chege" w:date="2021-05-06T15:15:00Z">
            <w:rPr>
              <w:ins w:id="1360" w:author="Changed/Added" w:date="2021-04-26T11:03:00Z"/>
            </w:rPr>
          </w:rPrChange>
        </w:rPr>
      </w:pPr>
      <w:ins w:id="1361" w:author="Changed/Added" w:date="2021-04-26T11:03:00Z">
        <w:r w:rsidRPr="00EF4D4F">
          <w:rPr>
            <w:rFonts w:ascii="Courier New" w:hAnsi="Courier New" w:cs="Courier New"/>
            <w:sz w:val="21"/>
            <w:szCs w:val="21"/>
            <w:rPrChange w:id="1362" w:author="Kevin Chege" w:date="2021-05-06T15:15:00Z">
              <w:rPr/>
            </w:rPrChange>
          </w:rPr>
          <w:t>then {</w:t>
        </w:r>
      </w:ins>
    </w:p>
    <w:p w14:paraId="00000439" w14:textId="77777777" w:rsidR="000A4521" w:rsidRPr="00EF4D4F" w:rsidRDefault="007473E9">
      <w:pPr>
        <w:ind w:left="2160" w:firstLine="720"/>
        <w:rPr>
          <w:ins w:id="1363" w:author="Changed/Added" w:date="2021-04-26T11:03:00Z"/>
          <w:rFonts w:ascii="Courier New" w:hAnsi="Courier New" w:cs="Courier New"/>
          <w:sz w:val="21"/>
          <w:szCs w:val="21"/>
          <w:rPrChange w:id="1364" w:author="Kevin Chege" w:date="2021-05-06T15:15:00Z">
            <w:rPr>
              <w:ins w:id="1365" w:author="Changed/Added" w:date="2021-04-26T11:03:00Z"/>
            </w:rPr>
          </w:rPrChange>
        </w:rPr>
      </w:pPr>
      <w:ins w:id="1366" w:author="Changed/Added" w:date="2021-04-26T11:03:00Z">
        <w:r w:rsidRPr="00EF4D4F">
          <w:rPr>
            <w:rFonts w:ascii="Courier New" w:hAnsi="Courier New" w:cs="Courier New"/>
            <w:sz w:val="21"/>
            <w:szCs w:val="21"/>
            <w:rPrChange w:id="1367" w:author="Kevin Chege" w:date="2021-05-06T15:15:00Z">
              <w:rPr/>
            </w:rPrChange>
          </w:rPr>
          <w:t xml:space="preserve">validation-state </w:t>
        </w:r>
        <w:proofErr w:type="gramStart"/>
        <w:r w:rsidRPr="00EF4D4F">
          <w:rPr>
            <w:rFonts w:ascii="Courier New" w:hAnsi="Courier New" w:cs="Courier New"/>
            <w:sz w:val="21"/>
            <w:szCs w:val="21"/>
            <w:rPrChange w:id="1368" w:author="Kevin Chege" w:date="2021-05-06T15:15:00Z">
              <w:rPr/>
            </w:rPrChange>
          </w:rPr>
          <w:t>invalid;</w:t>
        </w:r>
        <w:proofErr w:type="gramEnd"/>
      </w:ins>
    </w:p>
    <w:p w14:paraId="0000043A" w14:textId="77777777" w:rsidR="000A4521" w:rsidRPr="00EF4D4F" w:rsidRDefault="007473E9">
      <w:pPr>
        <w:ind w:left="2160" w:firstLine="720"/>
        <w:rPr>
          <w:ins w:id="1369" w:author="Changed/Added" w:date="2021-04-26T11:03:00Z"/>
          <w:rFonts w:ascii="Courier New" w:hAnsi="Courier New" w:cs="Courier New"/>
          <w:sz w:val="21"/>
          <w:szCs w:val="21"/>
          <w:rPrChange w:id="1370" w:author="Kevin Chege" w:date="2021-05-06T15:15:00Z">
            <w:rPr>
              <w:ins w:id="1371" w:author="Changed/Added" w:date="2021-04-26T11:03:00Z"/>
            </w:rPr>
          </w:rPrChange>
        </w:rPr>
      </w:pPr>
      <w:proofErr w:type="gramStart"/>
      <w:ins w:id="1372" w:author="Changed/Added" w:date="2021-04-26T11:03:00Z">
        <w:r w:rsidRPr="00EF4D4F">
          <w:rPr>
            <w:rFonts w:ascii="Courier New" w:hAnsi="Courier New" w:cs="Courier New"/>
            <w:sz w:val="21"/>
            <w:szCs w:val="21"/>
            <w:rPrChange w:id="1373" w:author="Kevin Chege" w:date="2021-05-06T15:15:00Z">
              <w:rPr/>
            </w:rPrChange>
          </w:rPr>
          <w:t>reject;</w:t>
        </w:r>
        <w:proofErr w:type="gramEnd"/>
      </w:ins>
    </w:p>
    <w:p w14:paraId="0000043B" w14:textId="77777777" w:rsidR="000A4521" w:rsidRPr="00EF4D4F" w:rsidRDefault="007473E9">
      <w:pPr>
        <w:ind w:left="1440" w:firstLine="720"/>
        <w:rPr>
          <w:ins w:id="1374" w:author="Changed/Added" w:date="2021-04-26T11:03:00Z"/>
          <w:rFonts w:ascii="Courier New" w:hAnsi="Courier New" w:cs="Courier New"/>
          <w:sz w:val="21"/>
          <w:szCs w:val="21"/>
          <w:rPrChange w:id="1375" w:author="Kevin Chege" w:date="2021-05-06T15:15:00Z">
            <w:rPr>
              <w:ins w:id="1376" w:author="Changed/Added" w:date="2021-04-26T11:03:00Z"/>
            </w:rPr>
          </w:rPrChange>
        </w:rPr>
      </w:pPr>
      <w:ins w:id="1377" w:author="Changed/Added" w:date="2021-04-26T11:03:00Z">
        <w:r w:rsidRPr="00EF4D4F">
          <w:rPr>
            <w:rFonts w:ascii="Courier New" w:hAnsi="Courier New" w:cs="Courier New"/>
            <w:sz w:val="21"/>
            <w:szCs w:val="21"/>
            <w:rPrChange w:id="1378" w:author="Kevin Chege" w:date="2021-05-06T15:15:00Z">
              <w:rPr/>
            </w:rPrChange>
          </w:rPr>
          <w:t>}</w:t>
        </w:r>
      </w:ins>
    </w:p>
    <w:p w14:paraId="0000043C" w14:textId="77777777" w:rsidR="000A4521" w:rsidRPr="00EF4D4F" w:rsidRDefault="007473E9">
      <w:pPr>
        <w:ind w:left="720" w:firstLine="720"/>
        <w:rPr>
          <w:ins w:id="1379" w:author="Changed/Added" w:date="2021-04-26T11:03:00Z"/>
          <w:rFonts w:ascii="Courier New" w:hAnsi="Courier New" w:cs="Courier New"/>
          <w:sz w:val="21"/>
          <w:szCs w:val="21"/>
          <w:rPrChange w:id="1380" w:author="Kevin Chege" w:date="2021-05-06T15:15:00Z">
            <w:rPr>
              <w:ins w:id="1381" w:author="Changed/Added" w:date="2021-04-26T11:03:00Z"/>
            </w:rPr>
          </w:rPrChange>
        </w:rPr>
      </w:pPr>
      <w:ins w:id="1382" w:author="Changed/Added" w:date="2021-04-26T11:03:00Z">
        <w:r w:rsidRPr="00EF4D4F">
          <w:rPr>
            <w:rFonts w:ascii="Courier New" w:hAnsi="Courier New" w:cs="Courier New"/>
            <w:sz w:val="21"/>
            <w:szCs w:val="21"/>
            <w:rPrChange w:id="1383" w:author="Kevin Chege" w:date="2021-05-06T15:15:00Z">
              <w:rPr/>
            </w:rPrChange>
          </w:rPr>
          <w:t>}</w:t>
        </w:r>
      </w:ins>
    </w:p>
    <w:p w14:paraId="0000043D" w14:textId="77777777" w:rsidR="000A4521" w:rsidRPr="00EF4D4F" w:rsidRDefault="007473E9">
      <w:pPr>
        <w:ind w:left="720" w:firstLine="720"/>
        <w:rPr>
          <w:ins w:id="1384" w:author="Changed/Added" w:date="2021-04-26T11:03:00Z"/>
          <w:rFonts w:ascii="Courier New" w:hAnsi="Courier New" w:cs="Courier New"/>
          <w:sz w:val="21"/>
          <w:szCs w:val="21"/>
          <w:rPrChange w:id="1385" w:author="Kevin Chege" w:date="2021-05-06T15:15:00Z">
            <w:rPr>
              <w:ins w:id="1386" w:author="Changed/Added" w:date="2021-04-26T11:03:00Z"/>
            </w:rPr>
          </w:rPrChange>
        </w:rPr>
      </w:pPr>
      <w:ins w:id="1387" w:author="Changed/Added" w:date="2021-04-26T11:03:00Z">
        <w:r w:rsidRPr="00EF4D4F">
          <w:rPr>
            <w:rFonts w:ascii="Courier New" w:hAnsi="Courier New" w:cs="Courier New"/>
            <w:sz w:val="21"/>
            <w:szCs w:val="21"/>
            <w:rPrChange w:id="1388" w:author="Kevin Chege" w:date="2021-05-06T15:15:00Z">
              <w:rPr/>
            </w:rPrChange>
          </w:rPr>
          <w:t>term unknown {</w:t>
        </w:r>
      </w:ins>
    </w:p>
    <w:p w14:paraId="0000043E" w14:textId="77777777" w:rsidR="000A4521" w:rsidRPr="00EF4D4F" w:rsidRDefault="007473E9">
      <w:pPr>
        <w:ind w:left="1440" w:firstLine="720"/>
        <w:rPr>
          <w:ins w:id="1389" w:author="Changed/Added" w:date="2021-04-26T11:03:00Z"/>
          <w:rFonts w:ascii="Courier New" w:hAnsi="Courier New" w:cs="Courier New"/>
          <w:sz w:val="21"/>
          <w:szCs w:val="21"/>
          <w:rPrChange w:id="1390" w:author="Kevin Chege" w:date="2021-05-06T15:15:00Z">
            <w:rPr>
              <w:ins w:id="1391" w:author="Changed/Added" w:date="2021-04-26T11:03:00Z"/>
            </w:rPr>
          </w:rPrChange>
        </w:rPr>
      </w:pPr>
      <w:ins w:id="1392" w:author="Changed/Added" w:date="2021-04-26T11:03:00Z">
        <w:r w:rsidRPr="00EF4D4F">
          <w:rPr>
            <w:rFonts w:ascii="Courier New" w:hAnsi="Courier New" w:cs="Courier New"/>
            <w:sz w:val="21"/>
            <w:szCs w:val="21"/>
            <w:rPrChange w:id="1393" w:author="Kevin Chege" w:date="2021-05-06T15:15:00Z">
              <w:rPr/>
            </w:rPrChange>
          </w:rPr>
          <w:t xml:space="preserve">from protocol </w:t>
        </w:r>
        <w:proofErr w:type="spellStart"/>
        <w:proofErr w:type="gramStart"/>
        <w:r w:rsidRPr="00EF4D4F">
          <w:rPr>
            <w:rFonts w:ascii="Courier New" w:hAnsi="Courier New" w:cs="Courier New"/>
            <w:sz w:val="21"/>
            <w:szCs w:val="21"/>
            <w:rPrChange w:id="1394" w:author="Kevin Chege" w:date="2021-05-06T15:15:00Z">
              <w:rPr/>
            </w:rPrChange>
          </w:rPr>
          <w:t>bgp</w:t>
        </w:r>
        <w:proofErr w:type="spellEnd"/>
        <w:r w:rsidRPr="00EF4D4F">
          <w:rPr>
            <w:rFonts w:ascii="Courier New" w:hAnsi="Courier New" w:cs="Courier New"/>
            <w:sz w:val="21"/>
            <w:szCs w:val="21"/>
            <w:rPrChange w:id="1395" w:author="Kevin Chege" w:date="2021-05-06T15:15:00Z">
              <w:rPr/>
            </w:rPrChange>
          </w:rPr>
          <w:t>;</w:t>
        </w:r>
        <w:proofErr w:type="gramEnd"/>
      </w:ins>
    </w:p>
    <w:p w14:paraId="0000043F" w14:textId="77777777" w:rsidR="000A4521" w:rsidRPr="00EF4D4F" w:rsidRDefault="007473E9">
      <w:pPr>
        <w:ind w:left="1440" w:firstLine="720"/>
        <w:rPr>
          <w:ins w:id="1396" w:author="Changed/Added" w:date="2021-04-26T11:03:00Z"/>
          <w:rFonts w:ascii="Courier New" w:hAnsi="Courier New" w:cs="Courier New"/>
          <w:sz w:val="21"/>
          <w:szCs w:val="21"/>
          <w:rPrChange w:id="1397" w:author="Kevin Chege" w:date="2021-05-06T15:15:00Z">
            <w:rPr>
              <w:ins w:id="1398" w:author="Changed/Added" w:date="2021-04-26T11:03:00Z"/>
            </w:rPr>
          </w:rPrChange>
        </w:rPr>
      </w:pPr>
      <w:ins w:id="1399" w:author="Changed/Added" w:date="2021-04-26T11:03:00Z">
        <w:r w:rsidRPr="00EF4D4F">
          <w:rPr>
            <w:rFonts w:ascii="Courier New" w:hAnsi="Courier New" w:cs="Courier New"/>
            <w:sz w:val="21"/>
            <w:szCs w:val="21"/>
            <w:rPrChange w:id="1400" w:author="Kevin Chege" w:date="2021-05-06T15:15:00Z">
              <w:rPr/>
            </w:rPrChange>
          </w:rPr>
          <w:t>then {</w:t>
        </w:r>
      </w:ins>
    </w:p>
    <w:p w14:paraId="00000440" w14:textId="77777777" w:rsidR="000A4521" w:rsidRPr="00EF4D4F" w:rsidRDefault="007473E9">
      <w:pPr>
        <w:ind w:left="2160" w:firstLine="720"/>
        <w:rPr>
          <w:ins w:id="1401" w:author="Changed/Added" w:date="2021-04-26T11:03:00Z"/>
          <w:rFonts w:ascii="Courier New" w:hAnsi="Courier New" w:cs="Courier New"/>
          <w:sz w:val="21"/>
          <w:szCs w:val="21"/>
          <w:rPrChange w:id="1402" w:author="Kevin Chege" w:date="2021-05-06T15:15:00Z">
            <w:rPr>
              <w:ins w:id="1403" w:author="Changed/Added" w:date="2021-04-26T11:03:00Z"/>
            </w:rPr>
          </w:rPrChange>
        </w:rPr>
      </w:pPr>
      <w:ins w:id="1404" w:author="Changed/Added" w:date="2021-04-26T11:03:00Z">
        <w:r w:rsidRPr="00EF4D4F">
          <w:rPr>
            <w:rFonts w:ascii="Courier New" w:hAnsi="Courier New" w:cs="Courier New"/>
            <w:sz w:val="21"/>
            <w:szCs w:val="21"/>
            <w:rPrChange w:id="1405" w:author="Kevin Chege" w:date="2021-05-06T15:15:00Z">
              <w:rPr/>
            </w:rPrChange>
          </w:rPr>
          <w:t xml:space="preserve">validation-state </w:t>
        </w:r>
        <w:proofErr w:type="gramStart"/>
        <w:r w:rsidRPr="00EF4D4F">
          <w:rPr>
            <w:rFonts w:ascii="Courier New" w:hAnsi="Courier New" w:cs="Courier New"/>
            <w:sz w:val="21"/>
            <w:szCs w:val="21"/>
            <w:rPrChange w:id="1406" w:author="Kevin Chege" w:date="2021-05-06T15:15:00Z">
              <w:rPr/>
            </w:rPrChange>
          </w:rPr>
          <w:t>unknown;</w:t>
        </w:r>
        <w:proofErr w:type="gramEnd"/>
      </w:ins>
    </w:p>
    <w:p w14:paraId="00000441" w14:textId="77777777" w:rsidR="000A4521" w:rsidRPr="00EF4D4F" w:rsidRDefault="007473E9">
      <w:pPr>
        <w:ind w:left="2160" w:firstLine="720"/>
        <w:rPr>
          <w:ins w:id="1407" w:author="Changed/Added" w:date="2021-04-26T11:03:00Z"/>
          <w:rFonts w:ascii="Courier New" w:hAnsi="Courier New" w:cs="Courier New"/>
          <w:sz w:val="21"/>
          <w:szCs w:val="21"/>
          <w:rPrChange w:id="1408" w:author="Kevin Chege" w:date="2021-05-06T15:15:00Z">
            <w:rPr>
              <w:ins w:id="1409" w:author="Changed/Added" w:date="2021-04-26T11:03:00Z"/>
            </w:rPr>
          </w:rPrChange>
        </w:rPr>
      </w:pPr>
      <w:proofErr w:type="gramStart"/>
      <w:ins w:id="1410" w:author="Changed/Added" w:date="2021-04-26T11:03:00Z">
        <w:r w:rsidRPr="00EF4D4F">
          <w:rPr>
            <w:rFonts w:ascii="Courier New" w:hAnsi="Courier New" w:cs="Courier New"/>
            <w:sz w:val="21"/>
            <w:szCs w:val="21"/>
            <w:rPrChange w:id="1411" w:author="Kevin Chege" w:date="2021-05-06T15:15:00Z">
              <w:rPr/>
            </w:rPrChange>
          </w:rPr>
          <w:t>accept;</w:t>
        </w:r>
        <w:proofErr w:type="gramEnd"/>
      </w:ins>
    </w:p>
    <w:p w14:paraId="00000442" w14:textId="77777777" w:rsidR="000A4521" w:rsidRPr="00EF4D4F" w:rsidRDefault="007473E9">
      <w:pPr>
        <w:ind w:left="1440" w:firstLine="720"/>
        <w:rPr>
          <w:ins w:id="1412" w:author="Changed/Added" w:date="2021-04-26T11:03:00Z"/>
          <w:rFonts w:ascii="Courier New" w:hAnsi="Courier New" w:cs="Courier New"/>
          <w:sz w:val="21"/>
          <w:szCs w:val="21"/>
          <w:rPrChange w:id="1413" w:author="Kevin Chege" w:date="2021-05-06T15:15:00Z">
            <w:rPr>
              <w:ins w:id="1414" w:author="Changed/Added" w:date="2021-04-26T11:03:00Z"/>
            </w:rPr>
          </w:rPrChange>
        </w:rPr>
      </w:pPr>
      <w:ins w:id="1415" w:author="Changed/Added" w:date="2021-04-26T11:03:00Z">
        <w:r w:rsidRPr="00EF4D4F">
          <w:rPr>
            <w:rFonts w:ascii="Courier New" w:hAnsi="Courier New" w:cs="Courier New"/>
            <w:sz w:val="21"/>
            <w:szCs w:val="21"/>
            <w:rPrChange w:id="1416" w:author="Kevin Chege" w:date="2021-05-06T15:15:00Z">
              <w:rPr/>
            </w:rPrChange>
          </w:rPr>
          <w:t>}</w:t>
        </w:r>
      </w:ins>
    </w:p>
    <w:p w14:paraId="00000443" w14:textId="77777777" w:rsidR="000A4521" w:rsidRPr="00EF4D4F" w:rsidRDefault="007473E9">
      <w:pPr>
        <w:ind w:left="720" w:firstLine="720"/>
        <w:rPr>
          <w:ins w:id="1417" w:author="Changed/Added" w:date="2021-04-26T11:03:00Z"/>
          <w:rFonts w:ascii="Courier New" w:hAnsi="Courier New" w:cs="Courier New"/>
          <w:sz w:val="21"/>
          <w:szCs w:val="21"/>
          <w:rPrChange w:id="1418" w:author="Kevin Chege" w:date="2021-05-06T15:15:00Z">
            <w:rPr>
              <w:ins w:id="1419" w:author="Changed/Added" w:date="2021-04-26T11:03:00Z"/>
            </w:rPr>
          </w:rPrChange>
        </w:rPr>
      </w:pPr>
      <w:ins w:id="1420" w:author="Changed/Added" w:date="2021-04-26T11:03:00Z">
        <w:r w:rsidRPr="00EF4D4F">
          <w:rPr>
            <w:rFonts w:ascii="Courier New" w:hAnsi="Courier New" w:cs="Courier New"/>
            <w:sz w:val="21"/>
            <w:szCs w:val="21"/>
            <w:rPrChange w:id="1421" w:author="Kevin Chege" w:date="2021-05-06T15:15:00Z">
              <w:rPr/>
            </w:rPrChange>
          </w:rPr>
          <w:t>}</w:t>
        </w:r>
      </w:ins>
    </w:p>
    <w:p w14:paraId="00000444" w14:textId="77777777" w:rsidR="000A4521" w:rsidRPr="00EF4D4F" w:rsidRDefault="007473E9">
      <w:pPr>
        <w:ind w:firstLine="720"/>
        <w:rPr>
          <w:ins w:id="1422" w:author="Changed/Added" w:date="2021-04-26T11:03:00Z"/>
          <w:rFonts w:ascii="Courier New" w:hAnsi="Courier New" w:cs="Courier New"/>
          <w:sz w:val="21"/>
          <w:szCs w:val="21"/>
          <w:rPrChange w:id="1423" w:author="Kevin Chege" w:date="2021-05-06T15:15:00Z">
            <w:rPr>
              <w:ins w:id="1424" w:author="Changed/Added" w:date="2021-04-26T11:03:00Z"/>
            </w:rPr>
          </w:rPrChange>
        </w:rPr>
      </w:pPr>
      <w:ins w:id="1425" w:author="Changed/Added" w:date="2021-04-26T11:03:00Z">
        <w:r w:rsidRPr="00EF4D4F">
          <w:rPr>
            <w:rFonts w:ascii="Courier New" w:hAnsi="Courier New" w:cs="Courier New"/>
            <w:sz w:val="21"/>
            <w:szCs w:val="21"/>
            <w:rPrChange w:id="1426" w:author="Kevin Chege" w:date="2021-05-06T15:15:00Z">
              <w:rPr/>
            </w:rPrChange>
          </w:rPr>
          <w:t>}</w:t>
        </w:r>
      </w:ins>
    </w:p>
    <w:p w14:paraId="00000445" w14:textId="77777777" w:rsidR="000A4521" w:rsidRPr="00EF4D4F" w:rsidRDefault="007473E9">
      <w:pPr>
        <w:rPr>
          <w:ins w:id="1427" w:author="Changed/Added" w:date="2021-04-26T11:03:00Z"/>
          <w:rFonts w:ascii="Courier New" w:hAnsi="Courier New" w:cs="Courier New"/>
          <w:sz w:val="21"/>
          <w:szCs w:val="21"/>
          <w:rPrChange w:id="1428" w:author="Kevin Chege" w:date="2021-05-06T15:15:00Z">
            <w:rPr>
              <w:ins w:id="1429" w:author="Changed/Added" w:date="2021-04-26T11:03:00Z"/>
            </w:rPr>
          </w:rPrChange>
        </w:rPr>
      </w:pPr>
      <w:ins w:id="1430" w:author="Changed/Added" w:date="2021-04-26T11:03:00Z">
        <w:r w:rsidRPr="00EF4D4F">
          <w:rPr>
            <w:rFonts w:ascii="Courier New" w:hAnsi="Courier New" w:cs="Courier New"/>
            <w:sz w:val="21"/>
            <w:szCs w:val="21"/>
            <w:rPrChange w:id="1431" w:author="Kevin Chege" w:date="2021-05-06T15:15:00Z">
              <w:rPr/>
            </w:rPrChange>
          </w:rPr>
          <w:lastRenderedPageBreak/>
          <w:t>}</w:t>
        </w:r>
      </w:ins>
    </w:p>
    <w:p w14:paraId="00000446" w14:textId="77777777" w:rsidR="000A4521" w:rsidRDefault="000A4521">
      <w:pPr>
        <w:pBdr>
          <w:top w:val="nil"/>
          <w:left w:val="nil"/>
          <w:bottom w:val="nil"/>
          <w:right w:val="nil"/>
          <w:between w:val="nil"/>
        </w:pBdr>
        <w:spacing w:before="50"/>
        <w:ind w:left="436" w:right="4863"/>
        <w:jc w:val="center"/>
        <w:rPr>
          <w:ins w:id="1432" w:author="Changed/Added" w:date="2021-04-26T11:03:00Z"/>
          <w:rFonts w:ascii="Courier New" w:eastAsia="Courier New" w:hAnsi="Courier New" w:cs="Courier New"/>
          <w:sz w:val="21"/>
          <w:szCs w:val="21"/>
        </w:rPr>
      </w:pPr>
    </w:p>
    <w:p w14:paraId="00000447" w14:textId="77777777" w:rsidR="000A4521" w:rsidRDefault="007473E9">
      <w:pPr>
        <w:rPr>
          <w:ins w:id="1433" w:author="Changed/Added" w:date="2021-04-26T11:03:00Z"/>
        </w:rPr>
      </w:pPr>
      <w:ins w:id="1434" w:author="Changed/Added" w:date="2021-04-26T11:03:00Z">
        <w:r>
          <w:t xml:space="preserve">The ‘reject’ statement will actually drop received routes that are marked invalid based on the validation state. During the implementation phase It could be a good </w:t>
        </w:r>
        <w:proofErr w:type="spellStart"/>
        <w:r>
          <w:t>practise</w:t>
        </w:r>
        <w:proofErr w:type="spellEnd"/>
        <w:r>
          <w:t xml:space="preserve"> to not reject those routes yet. </w:t>
        </w:r>
      </w:ins>
    </w:p>
    <w:p w14:paraId="00000448" w14:textId="77777777" w:rsidR="000A4521" w:rsidRDefault="000A4521">
      <w:pPr>
        <w:rPr>
          <w:ins w:id="1435" w:author="Changed/Added" w:date="2021-04-26T11:03:00Z"/>
        </w:rPr>
      </w:pPr>
    </w:p>
    <w:p w14:paraId="00000449" w14:textId="77777777" w:rsidR="000A4521" w:rsidRDefault="007473E9">
      <w:pPr>
        <w:rPr>
          <w:ins w:id="1436" w:author="Changed/Added" w:date="2021-04-26T11:03:00Z"/>
        </w:rPr>
      </w:pPr>
      <w:ins w:id="1437" w:author="Changed/Added" w:date="2021-04-26T11:03:00Z">
        <w:r>
          <w:t>The final step is to apply the policy to the BGP session:</w:t>
        </w:r>
      </w:ins>
    </w:p>
    <w:p w14:paraId="0000044A" w14:textId="77777777" w:rsidR="000A4521" w:rsidRDefault="000A4521">
      <w:pPr>
        <w:rPr>
          <w:ins w:id="1438" w:author="Changed/Added" w:date="2021-04-26T11:03:00Z"/>
        </w:rPr>
      </w:pPr>
    </w:p>
    <w:p w14:paraId="0000044B" w14:textId="77777777" w:rsidR="000A4521" w:rsidRPr="00EF4D4F" w:rsidRDefault="007473E9">
      <w:pPr>
        <w:rPr>
          <w:ins w:id="1439" w:author="Changed/Added" w:date="2021-04-26T11:03:00Z"/>
          <w:rFonts w:ascii="Courier New" w:hAnsi="Courier New" w:cs="Courier New"/>
          <w:sz w:val="21"/>
          <w:szCs w:val="21"/>
          <w:rPrChange w:id="1440" w:author="Kevin Chege" w:date="2021-05-06T15:15:00Z">
            <w:rPr>
              <w:ins w:id="1441" w:author="Changed/Added" w:date="2021-04-26T11:03:00Z"/>
            </w:rPr>
          </w:rPrChange>
        </w:rPr>
      </w:pPr>
      <w:ins w:id="1442" w:author="Changed/Added" w:date="2021-04-26T11:03:00Z">
        <w:r w:rsidRPr="00EF4D4F">
          <w:rPr>
            <w:rFonts w:ascii="Courier New" w:hAnsi="Courier New" w:cs="Courier New"/>
            <w:sz w:val="21"/>
            <w:szCs w:val="21"/>
            <w:rPrChange w:id="1443" w:author="Kevin Chege" w:date="2021-05-06T15:15:00Z">
              <w:rPr/>
            </w:rPrChange>
          </w:rPr>
          <w:t>protocols {</w:t>
        </w:r>
      </w:ins>
    </w:p>
    <w:p w14:paraId="0000044C" w14:textId="77777777" w:rsidR="000A4521" w:rsidRPr="00EF4D4F" w:rsidRDefault="007473E9">
      <w:pPr>
        <w:ind w:firstLine="720"/>
        <w:rPr>
          <w:ins w:id="1444" w:author="Changed/Added" w:date="2021-04-26T11:03:00Z"/>
          <w:rFonts w:ascii="Courier New" w:hAnsi="Courier New" w:cs="Courier New"/>
          <w:sz w:val="21"/>
          <w:szCs w:val="21"/>
          <w:rPrChange w:id="1445" w:author="Kevin Chege" w:date="2021-05-06T15:15:00Z">
            <w:rPr>
              <w:ins w:id="1446" w:author="Changed/Added" w:date="2021-04-26T11:03:00Z"/>
            </w:rPr>
          </w:rPrChange>
        </w:rPr>
      </w:pPr>
      <w:proofErr w:type="spellStart"/>
      <w:ins w:id="1447" w:author="Changed/Added" w:date="2021-04-26T11:03:00Z">
        <w:r w:rsidRPr="00EF4D4F">
          <w:rPr>
            <w:rFonts w:ascii="Courier New" w:hAnsi="Courier New" w:cs="Courier New"/>
            <w:sz w:val="21"/>
            <w:szCs w:val="21"/>
            <w:rPrChange w:id="1448" w:author="Kevin Chege" w:date="2021-05-06T15:15:00Z">
              <w:rPr/>
            </w:rPrChange>
          </w:rPr>
          <w:t>bgp</w:t>
        </w:r>
        <w:proofErr w:type="spellEnd"/>
        <w:r w:rsidRPr="00EF4D4F">
          <w:rPr>
            <w:rFonts w:ascii="Courier New" w:hAnsi="Courier New" w:cs="Courier New"/>
            <w:sz w:val="21"/>
            <w:szCs w:val="21"/>
            <w:rPrChange w:id="1449" w:author="Kevin Chege" w:date="2021-05-06T15:15:00Z">
              <w:rPr/>
            </w:rPrChange>
          </w:rPr>
          <w:t xml:space="preserve"> {</w:t>
        </w:r>
      </w:ins>
    </w:p>
    <w:p w14:paraId="0000044D" w14:textId="77777777" w:rsidR="000A4521" w:rsidRPr="00EF4D4F" w:rsidRDefault="007473E9">
      <w:pPr>
        <w:ind w:left="720" w:firstLine="720"/>
        <w:rPr>
          <w:ins w:id="1450" w:author="Changed/Added" w:date="2021-04-26T11:03:00Z"/>
          <w:rFonts w:ascii="Courier New" w:hAnsi="Courier New" w:cs="Courier New"/>
          <w:sz w:val="21"/>
          <w:szCs w:val="21"/>
          <w:rPrChange w:id="1451" w:author="Kevin Chege" w:date="2021-05-06T15:15:00Z">
            <w:rPr>
              <w:ins w:id="1452" w:author="Changed/Added" w:date="2021-04-26T11:03:00Z"/>
            </w:rPr>
          </w:rPrChange>
        </w:rPr>
      </w:pPr>
      <w:ins w:id="1453" w:author="Changed/Added" w:date="2021-04-26T11:03:00Z">
        <w:r w:rsidRPr="00EF4D4F">
          <w:rPr>
            <w:rFonts w:ascii="Courier New" w:hAnsi="Courier New" w:cs="Courier New"/>
            <w:sz w:val="21"/>
            <w:szCs w:val="21"/>
            <w:rPrChange w:id="1454" w:author="Kevin Chege" w:date="2021-05-06T15:15:00Z">
              <w:rPr/>
            </w:rPrChange>
          </w:rPr>
          <w:t>group isp1-r1 {</w:t>
        </w:r>
      </w:ins>
    </w:p>
    <w:p w14:paraId="0000044E" w14:textId="77777777" w:rsidR="000A4521" w:rsidRPr="00EF4D4F" w:rsidRDefault="007473E9">
      <w:pPr>
        <w:ind w:left="1440" w:firstLine="720"/>
        <w:rPr>
          <w:ins w:id="1455" w:author="Changed/Added" w:date="2021-04-26T11:03:00Z"/>
          <w:rFonts w:ascii="Courier New" w:hAnsi="Courier New" w:cs="Courier New"/>
          <w:sz w:val="21"/>
          <w:szCs w:val="21"/>
          <w:rPrChange w:id="1456" w:author="Kevin Chege" w:date="2021-05-06T15:15:00Z">
            <w:rPr>
              <w:ins w:id="1457" w:author="Changed/Added" w:date="2021-04-26T11:03:00Z"/>
            </w:rPr>
          </w:rPrChange>
        </w:rPr>
      </w:pPr>
      <w:ins w:id="1458" w:author="Changed/Added" w:date="2021-04-26T11:03:00Z">
        <w:r w:rsidRPr="00EF4D4F">
          <w:rPr>
            <w:rFonts w:ascii="Courier New" w:hAnsi="Courier New" w:cs="Courier New"/>
            <w:sz w:val="21"/>
            <w:szCs w:val="21"/>
            <w:rPrChange w:id="1459" w:author="Kevin Chege" w:date="2021-05-06T15:15:00Z">
              <w:rPr/>
            </w:rPrChange>
          </w:rPr>
          <w:t xml:space="preserve">type </w:t>
        </w:r>
        <w:proofErr w:type="gramStart"/>
        <w:r w:rsidRPr="00EF4D4F">
          <w:rPr>
            <w:rFonts w:ascii="Courier New" w:hAnsi="Courier New" w:cs="Courier New"/>
            <w:sz w:val="21"/>
            <w:szCs w:val="21"/>
            <w:rPrChange w:id="1460" w:author="Kevin Chege" w:date="2021-05-06T15:15:00Z">
              <w:rPr/>
            </w:rPrChange>
          </w:rPr>
          <w:t>external;</w:t>
        </w:r>
        <w:proofErr w:type="gramEnd"/>
      </w:ins>
    </w:p>
    <w:p w14:paraId="0000044F" w14:textId="77777777" w:rsidR="000A4521" w:rsidRPr="00EF4D4F" w:rsidRDefault="007473E9">
      <w:pPr>
        <w:ind w:left="1440" w:firstLine="720"/>
        <w:rPr>
          <w:ins w:id="1461" w:author="Changed/Added" w:date="2021-04-26T11:03:00Z"/>
          <w:rFonts w:ascii="Courier New" w:hAnsi="Courier New" w:cs="Courier New"/>
          <w:sz w:val="21"/>
          <w:szCs w:val="21"/>
          <w:rPrChange w:id="1462" w:author="Kevin Chege" w:date="2021-05-06T15:15:00Z">
            <w:rPr>
              <w:ins w:id="1463" w:author="Changed/Added" w:date="2021-04-26T11:03:00Z"/>
            </w:rPr>
          </w:rPrChange>
        </w:rPr>
      </w:pPr>
      <w:ins w:id="1464" w:author="Changed/Added" w:date="2021-04-26T11:03:00Z">
        <w:r w:rsidRPr="00EF4D4F">
          <w:rPr>
            <w:rFonts w:ascii="Courier New" w:hAnsi="Courier New" w:cs="Courier New"/>
            <w:sz w:val="21"/>
            <w:szCs w:val="21"/>
            <w:rPrChange w:id="1465" w:author="Kevin Chege" w:date="2021-05-06T15:15:00Z">
              <w:rPr/>
            </w:rPrChange>
          </w:rPr>
          <w:t>import route-</w:t>
        </w:r>
        <w:proofErr w:type="gramStart"/>
        <w:r w:rsidRPr="00EF4D4F">
          <w:rPr>
            <w:rFonts w:ascii="Courier New" w:hAnsi="Courier New" w:cs="Courier New"/>
            <w:sz w:val="21"/>
            <w:szCs w:val="21"/>
            <w:rPrChange w:id="1466" w:author="Kevin Chege" w:date="2021-05-06T15:15:00Z">
              <w:rPr/>
            </w:rPrChange>
          </w:rPr>
          <w:t>validation;</w:t>
        </w:r>
        <w:proofErr w:type="gramEnd"/>
      </w:ins>
    </w:p>
    <w:p w14:paraId="00000450" w14:textId="77777777" w:rsidR="000A4521" w:rsidRPr="00EF4D4F" w:rsidRDefault="007473E9">
      <w:pPr>
        <w:ind w:left="1440" w:firstLine="720"/>
        <w:rPr>
          <w:ins w:id="1467" w:author="Changed/Added" w:date="2021-04-26T11:03:00Z"/>
          <w:rFonts w:ascii="Courier New" w:hAnsi="Courier New" w:cs="Courier New"/>
          <w:sz w:val="21"/>
          <w:szCs w:val="21"/>
          <w:rPrChange w:id="1468" w:author="Kevin Chege" w:date="2021-05-06T15:15:00Z">
            <w:rPr>
              <w:ins w:id="1469" w:author="Changed/Added" w:date="2021-04-26T11:03:00Z"/>
            </w:rPr>
          </w:rPrChange>
        </w:rPr>
      </w:pPr>
      <w:ins w:id="1470" w:author="Changed/Added" w:date="2021-04-26T11:03:00Z">
        <w:r w:rsidRPr="00EF4D4F">
          <w:rPr>
            <w:rFonts w:ascii="Courier New" w:hAnsi="Courier New" w:cs="Courier New"/>
            <w:sz w:val="21"/>
            <w:szCs w:val="21"/>
            <w:rPrChange w:id="1471" w:author="Kevin Chege" w:date="2021-05-06T15:15:00Z">
              <w:rPr/>
            </w:rPrChange>
          </w:rPr>
          <w:t>export export-</w:t>
        </w:r>
        <w:proofErr w:type="gramStart"/>
        <w:r w:rsidRPr="00EF4D4F">
          <w:rPr>
            <w:rFonts w:ascii="Courier New" w:hAnsi="Courier New" w:cs="Courier New"/>
            <w:sz w:val="21"/>
            <w:szCs w:val="21"/>
            <w:rPrChange w:id="1472" w:author="Kevin Chege" w:date="2021-05-06T15:15:00Z">
              <w:rPr/>
            </w:rPrChange>
          </w:rPr>
          <w:t>direct;</w:t>
        </w:r>
        <w:proofErr w:type="gramEnd"/>
      </w:ins>
    </w:p>
    <w:p w14:paraId="00000451" w14:textId="77777777" w:rsidR="000A4521" w:rsidRPr="00EF4D4F" w:rsidRDefault="007473E9">
      <w:pPr>
        <w:ind w:left="1440" w:firstLine="720"/>
        <w:rPr>
          <w:ins w:id="1473" w:author="Changed/Added" w:date="2021-04-26T11:03:00Z"/>
          <w:rFonts w:ascii="Courier New" w:hAnsi="Courier New" w:cs="Courier New"/>
          <w:sz w:val="21"/>
          <w:szCs w:val="21"/>
          <w:rPrChange w:id="1474" w:author="Kevin Chege" w:date="2021-05-06T15:15:00Z">
            <w:rPr>
              <w:ins w:id="1475" w:author="Changed/Added" w:date="2021-04-26T11:03:00Z"/>
            </w:rPr>
          </w:rPrChange>
        </w:rPr>
      </w:pPr>
      <w:ins w:id="1476" w:author="Changed/Added" w:date="2021-04-26T11:03:00Z">
        <w:r w:rsidRPr="00EF4D4F">
          <w:rPr>
            <w:rFonts w:ascii="Courier New" w:hAnsi="Courier New" w:cs="Courier New"/>
            <w:sz w:val="21"/>
            <w:szCs w:val="21"/>
            <w:rPrChange w:id="1477" w:author="Kevin Chege" w:date="2021-05-06T15:15:00Z">
              <w:rPr/>
            </w:rPrChange>
          </w:rPr>
          <w:t>neighbor 10.104.0.3 {</w:t>
        </w:r>
      </w:ins>
    </w:p>
    <w:p w14:paraId="00000452" w14:textId="77777777" w:rsidR="000A4521" w:rsidRPr="00EF4D4F" w:rsidRDefault="007473E9">
      <w:pPr>
        <w:ind w:left="2160" w:firstLine="720"/>
        <w:rPr>
          <w:ins w:id="1478" w:author="Changed/Added" w:date="2021-04-26T11:03:00Z"/>
          <w:rFonts w:ascii="Courier New" w:hAnsi="Courier New" w:cs="Courier New"/>
          <w:sz w:val="21"/>
          <w:szCs w:val="21"/>
          <w:rPrChange w:id="1479" w:author="Kevin Chege" w:date="2021-05-06T15:15:00Z">
            <w:rPr>
              <w:ins w:id="1480" w:author="Changed/Added" w:date="2021-04-26T11:03:00Z"/>
            </w:rPr>
          </w:rPrChange>
        </w:rPr>
      </w:pPr>
      <w:ins w:id="1481" w:author="Changed/Added" w:date="2021-04-26T11:03:00Z">
        <w:r w:rsidRPr="00EF4D4F">
          <w:rPr>
            <w:rFonts w:ascii="Courier New" w:hAnsi="Courier New" w:cs="Courier New"/>
            <w:sz w:val="21"/>
            <w:szCs w:val="21"/>
            <w:rPrChange w:id="1482" w:author="Kevin Chege" w:date="2021-05-06T15:15:00Z">
              <w:rPr/>
            </w:rPrChange>
          </w:rPr>
          <w:t xml:space="preserve">peer-as </w:t>
        </w:r>
        <w:proofErr w:type="gramStart"/>
        <w:r w:rsidRPr="00EF4D4F">
          <w:rPr>
            <w:rFonts w:ascii="Courier New" w:hAnsi="Courier New" w:cs="Courier New"/>
            <w:sz w:val="21"/>
            <w:szCs w:val="21"/>
            <w:rPrChange w:id="1483" w:author="Kevin Chege" w:date="2021-05-06T15:15:00Z">
              <w:rPr/>
            </w:rPrChange>
          </w:rPr>
          <w:t>64510;</w:t>
        </w:r>
        <w:proofErr w:type="gramEnd"/>
      </w:ins>
    </w:p>
    <w:p w14:paraId="00000453" w14:textId="77777777" w:rsidR="000A4521" w:rsidRPr="00EF4D4F" w:rsidRDefault="007473E9">
      <w:pPr>
        <w:ind w:left="1440" w:firstLine="720"/>
        <w:rPr>
          <w:ins w:id="1484" w:author="Changed/Added" w:date="2021-04-26T11:03:00Z"/>
          <w:rFonts w:ascii="Courier New" w:hAnsi="Courier New" w:cs="Courier New"/>
          <w:sz w:val="21"/>
          <w:szCs w:val="21"/>
          <w:rPrChange w:id="1485" w:author="Kevin Chege" w:date="2021-05-06T15:15:00Z">
            <w:rPr>
              <w:ins w:id="1486" w:author="Changed/Added" w:date="2021-04-26T11:03:00Z"/>
            </w:rPr>
          </w:rPrChange>
        </w:rPr>
      </w:pPr>
      <w:ins w:id="1487" w:author="Changed/Added" w:date="2021-04-26T11:03:00Z">
        <w:r w:rsidRPr="00EF4D4F">
          <w:rPr>
            <w:rFonts w:ascii="Courier New" w:hAnsi="Courier New" w:cs="Courier New"/>
            <w:sz w:val="21"/>
            <w:szCs w:val="21"/>
            <w:rPrChange w:id="1488" w:author="Kevin Chege" w:date="2021-05-06T15:15:00Z">
              <w:rPr/>
            </w:rPrChange>
          </w:rPr>
          <w:t>}</w:t>
        </w:r>
      </w:ins>
    </w:p>
    <w:p w14:paraId="00000454" w14:textId="77777777" w:rsidR="000A4521" w:rsidRPr="00EF4D4F" w:rsidRDefault="007473E9">
      <w:pPr>
        <w:ind w:left="720" w:firstLine="720"/>
        <w:rPr>
          <w:ins w:id="1489" w:author="Changed/Added" w:date="2021-04-26T11:03:00Z"/>
          <w:rFonts w:ascii="Courier New" w:hAnsi="Courier New" w:cs="Courier New"/>
          <w:sz w:val="21"/>
          <w:szCs w:val="21"/>
          <w:rPrChange w:id="1490" w:author="Kevin Chege" w:date="2021-05-06T15:15:00Z">
            <w:rPr>
              <w:ins w:id="1491" w:author="Changed/Added" w:date="2021-04-26T11:03:00Z"/>
            </w:rPr>
          </w:rPrChange>
        </w:rPr>
      </w:pPr>
      <w:ins w:id="1492" w:author="Changed/Added" w:date="2021-04-26T11:03:00Z">
        <w:r w:rsidRPr="00EF4D4F">
          <w:rPr>
            <w:rFonts w:ascii="Courier New" w:hAnsi="Courier New" w:cs="Courier New"/>
            <w:sz w:val="21"/>
            <w:szCs w:val="21"/>
            <w:rPrChange w:id="1493" w:author="Kevin Chege" w:date="2021-05-06T15:15:00Z">
              <w:rPr/>
            </w:rPrChange>
          </w:rPr>
          <w:t>}</w:t>
        </w:r>
      </w:ins>
    </w:p>
    <w:p w14:paraId="00000455" w14:textId="77777777" w:rsidR="000A4521" w:rsidRPr="00EF4D4F" w:rsidRDefault="007473E9">
      <w:pPr>
        <w:ind w:firstLine="720"/>
        <w:rPr>
          <w:ins w:id="1494" w:author="Changed/Added" w:date="2021-04-26T11:03:00Z"/>
          <w:rFonts w:ascii="Courier New" w:hAnsi="Courier New" w:cs="Courier New"/>
          <w:sz w:val="21"/>
          <w:szCs w:val="21"/>
          <w:rPrChange w:id="1495" w:author="Kevin Chege" w:date="2021-05-06T15:15:00Z">
            <w:rPr>
              <w:ins w:id="1496" w:author="Changed/Added" w:date="2021-04-26T11:03:00Z"/>
            </w:rPr>
          </w:rPrChange>
        </w:rPr>
      </w:pPr>
      <w:ins w:id="1497" w:author="Changed/Added" w:date="2021-04-26T11:03:00Z">
        <w:r w:rsidRPr="00EF4D4F">
          <w:rPr>
            <w:rFonts w:ascii="Courier New" w:hAnsi="Courier New" w:cs="Courier New"/>
            <w:sz w:val="21"/>
            <w:szCs w:val="21"/>
            <w:rPrChange w:id="1498" w:author="Kevin Chege" w:date="2021-05-06T15:15:00Z">
              <w:rPr/>
            </w:rPrChange>
          </w:rPr>
          <w:t>}</w:t>
        </w:r>
      </w:ins>
    </w:p>
    <w:p w14:paraId="00000456" w14:textId="77777777" w:rsidR="000A4521" w:rsidRPr="00EF4D4F" w:rsidRDefault="007473E9">
      <w:pPr>
        <w:rPr>
          <w:ins w:id="1499" w:author="Changed/Added" w:date="2021-04-26T11:03:00Z"/>
          <w:rFonts w:ascii="Courier New" w:hAnsi="Courier New" w:cs="Courier New"/>
          <w:sz w:val="21"/>
          <w:szCs w:val="21"/>
          <w:rPrChange w:id="1500" w:author="Kevin Chege" w:date="2021-05-06T15:15:00Z">
            <w:rPr>
              <w:ins w:id="1501" w:author="Changed/Added" w:date="2021-04-26T11:03:00Z"/>
            </w:rPr>
          </w:rPrChange>
        </w:rPr>
      </w:pPr>
      <w:ins w:id="1502" w:author="Changed/Added" w:date="2021-04-26T11:03:00Z">
        <w:r w:rsidRPr="00EF4D4F">
          <w:rPr>
            <w:rFonts w:ascii="Courier New" w:hAnsi="Courier New" w:cs="Courier New"/>
            <w:sz w:val="21"/>
            <w:szCs w:val="21"/>
            <w:rPrChange w:id="1503" w:author="Kevin Chege" w:date="2021-05-06T15:15:00Z">
              <w:rPr/>
            </w:rPrChange>
          </w:rPr>
          <w:t>}</w:t>
        </w:r>
      </w:ins>
    </w:p>
    <w:p w14:paraId="00000457" w14:textId="77777777" w:rsidR="000A4521" w:rsidRDefault="000A4521">
      <w:pPr>
        <w:rPr>
          <w:ins w:id="1504" w:author="Changed/Added" w:date="2021-04-26T11:03:00Z"/>
        </w:rPr>
      </w:pPr>
    </w:p>
    <w:p w14:paraId="00000458" w14:textId="77777777" w:rsidR="000A4521" w:rsidRDefault="000A4521">
      <w:pPr>
        <w:pBdr>
          <w:top w:val="nil"/>
          <w:left w:val="nil"/>
          <w:bottom w:val="nil"/>
          <w:right w:val="nil"/>
          <w:between w:val="nil"/>
        </w:pBdr>
        <w:rPr>
          <w:ins w:id="1505" w:author="Changed/Added" w:date="2021-04-26T11:03:00Z"/>
          <w:rFonts w:ascii="Courier New" w:eastAsia="Courier New" w:hAnsi="Courier New" w:cs="Courier New"/>
          <w:color w:val="000000"/>
          <w:sz w:val="20"/>
          <w:szCs w:val="20"/>
        </w:rPr>
      </w:pPr>
    </w:p>
    <w:p w14:paraId="00000459" w14:textId="77777777" w:rsidR="000A4521" w:rsidRDefault="000A4521">
      <w:pPr>
        <w:pBdr>
          <w:top w:val="nil"/>
          <w:left w:val="nil"/>
          <w:bottom w:val="nil"/>
          <w:right w:val="nil"/>
          <w:between w:val="nil"/>
        </w:pBdr>
        <w:rPr>
          <w:ins w:id="1506" w:author="Changed/Added" w:date="2021-04-26T11:03:00Z"/>
          <w:rFonts w:ascii="Courier New" w:eastAsia="Courier New" w:hAnsi="Courier New" w:cs="Courier New"/>
          <w:color w:val="000000"/>
          <w:sz w:val="20"/>
          <w:szCs w:val="20"/>
        </w:rPr>
      </w:pPr>
    </w:p>
    <w:p w14:paraId="0000045A" w14:textId="77777777" w:rsidR="000A4521" w:rsidRDefault="000A4521">
      <w:pPr>
        <w:pBdr>
          <w:top w:val="nil"/>
          <w:left w:val="nil"/>
          <w:bottom w:val="nil"/>
          <w:right w:val="nil"/>
          <w:between w:val="nil"/>
        </w:pBdr>
        <w:rPr>
          <w:ins w:id="1507" w:author="Changed/Added" w:date="2021-04-26T11:03:00Z"/>
          <w:rFonts w:ascii="Courier New" w:eastAsia="Courier New" w:hAnsi="Courier New" w:cs="Courier New"/>
          <w:color w:val="000000"/>
          <w:sz w:val="20"/>
          <w:szCs w:val="20"/>
        </w:rPr>
      </w:pPr>
    </w:p>
    <w:p w14:paraId="0000045B" w14:textId="77777777" w:rsidR="000A4521" w:rsidRDefault="000A4521">
      <w:pPr>
        <w:pBdr>
          <w:top w:val="nil"/>
          <w:left w:val="nil"/>
          <w:bottom w:val="nil"/>
          <w:right w:val="nil"/>
          <w:between w:val="nil"/>
        </w:pBdr>
        <w:rPr>
          <w:ins w:id="1508" w:author="Changed/Added" w:date="2021-04-26T11:03:00Z"/>
          <w:rFonts w:ascii="Courier New" w:eastAsia="Courier New" w:hAnsi="Courier New" w:cs="Courier New"/>
          <w:color w:val="000000"/>
          <w:sz w:val="20"/>
          <w:szCs w:val="20"/>
        </w:rPr>
      </w:pPr>
    </w:p>
    <w:p w14:paraId="0000045C" w14:textId="77777777" w:rsidR="000A4521" w:rsidRDefault="000A4521">
      <w:pPr>
        <w:pBdr>
          <w:top w:val="nil"/>
          <w:left w:val="nil"/>
          <w:bottom w:val="nil"/>
          <w:right w:val="nil"/>
          <w:between w:val="nil"/>
        </w:pBdr>
        <w:rPr>
          <w:ins w:id="1509" w:author="Changed/Added" w:date="2021-04-26T11:03:00Z"/>
          <w:rFonts w:ascii="Courier New" w:eastAsia="Courier New" w:hAnsi="Courier New" w:cs="Courier New"/>
          <w:color w:val="000000"/>
          <w:sz w:val="20"/>
          <w:szCs w:val="20"/>
        </w:rPr>
      </w:pPr>
    </w:p>
    <w:p w14:paraId="0000045D" w14:textId="77777777" w:rsidR="000A4521" w:rsidRDefault="000A4521">
      <w:pPr>
        <w:pBdr>
          <w:top w:val="nil"/>
          <w:left w:val="nil"/>
          <w:bottom w:val="nil"/>
          <w:right w:val="nil"/>
          <w:between w:val="nil"/>
        </w:pBdr>
        <w:rPr>
          <w:ins w:id="1510" w:author="Changed/Added" w:date="2021-04-26T11:03:00Z"/>
          <w:rFonts w:ascii="Courier New" w:eastAsia="Courier New" w:hAnsi="Courier New" w:cs="Courier New"/>
          <w:color w:val="000000"/>
          <w:sz w:val="20"/>
          <w:szCs w:val="20"/>
        </w:rPr>
      </w:pPr>
    </w:p>
    <w:p w14:paraId="0000045E" w14:textId="77777777" w:rsidR="000A4521" w:rsidRDefault="000A4521">
      <w:pPr>
        <w:pBdr>
          <w:top w:val="nil"/>
          <w:left w:val="nil"/>
          <w:bottom w:val="nil"/>
          <w:right w:val="nil"/>
          <w:between w:val="nil"/>
        </w:pBdr>
        <w:rPr>
          <w:ins w:id="1511" w:author="Changed/Added" w:date="2021-04-26T11:03:00Z"/>
          <w:rFonts w:ascii="Courier New" w:eastAsia="Courier New" w:hAnsi="Courier New" w:cs="Courier New"/>
          <w:color w:val="000000"/>
          <w:sz w:val="20"/>
          <w:szCs w:val="20"/>
        </w:rPr>
      </w:pPr>
    </w:p>
    <w:p w14:paraId="0000045F" w14:textId="77777777" w:rsidR="000A4521" w:rsidRDefault="000A4521">
      <w:pPr>
        <w:pBdr>
          <w:top w:val="nil"/>
          <w:left w:val="nil"/>
          <w:bottom w:val="nil"/>
          <w:right w:val="nil"/>
          <w:between w:val="nil"/>
        </w:pBdr>
        <w:rPr>
          <w:ins w:id="1512" w:author="Changed/Added" w:date="2021-04-26T11:03:00Z"/>
          <w:rFonts w:ascii="Courier New" w:eastAsia="Courier New" w:hAnsi="Courier New" w:cs="Courier New"/>
          <w:color w:val="000000"/>
          <w:sz w:val="20"/>
          <w:szCs w:val="20"/>
        </w:rPr>
      </w:pPr>
    </w:p>
    <w:p w14:paraId="00000460" w14:textId="77777777" w:rsidR="000A4521" w:rsidRDefault="000A4521">
      <w:pPr>
        <w:pBdr>
          <w:top w:val="nil"/>
          <w:left w:val="nil"/>
          <w:bottom w:val="nil"/>
          <w:right w:val="nil"/>
          <w:between w:val="nil"/>
        </w:pBdr>
        <w:rPr>
          <w:ins w:id="1513" w:author="Changed/Added" w:date="2021-04-26T11:03:00Z"/>
          <w:rFonts w:ascii="Courier New" w:eastAsia="Courier New" w:hAnsi="Courier New" w:cs="Courier New"/>
          <w:color w:val="000000"/>
          <w:sz w:val="20"/>
          <w:szCs w:val="20"/>
        </w:rPr>
      </w:pPr>
    </w:p>
    <w:p w14:paraId="00000461" w14:textId="77777777" w:rsidR="000A4521" w:rsidRDefault="007473E9">
      <w:pPr>
        <w:pBdr>
          <w:top w:val="nil"/>
          <w:left w:val="nil"/>
          <w:bottom w:val="nil"/>
          <w:right w:val="nil"/>
          <w:between w:val="nil"/>
        </w:pBdr>
        <w:spacing w:before="2"/>
        <w:rPr>
          <w:ins w:id="1514" w:author="Changed/Added" w:date="2021-04-26T11:03:00Z"/>
          <w:rFonts w:ascii="Courier New" w:eastAsia="Courier New" w:hAnsi="Courier New" w:cs="Courier New"/>
          <w:color w:val="000000"/>
          <w:sz w:val="23"/>
          <w:szCs w:val="23"/>
        </w:rPr>
      </w:pPr>
      <w:ins w:id="1515" w:author="Changed/Added" w:date="2021-04-26T11:03:00Z">
        <w:r>
          <w:rPr>
            <w:noProof/>
          </w:rPr>
          <mc:AlternateContent>
            <mc:Choice Requires="wpg">
              <w:drawing>
                <wp:anchor distT="0" distB="0" distL="0" distR="0" simplePos="0" relativeHeight="251668480" behindDoc="0" locked="0" layoutInCell="1" hidden="0" allowOverlap="1" wp14:anchorId="6819E33B" wp14:editId="442F4EDC">
                  <wp:simplePos x="0" y="0"/>
                  <wp:positionH relativeFrom="column">
                    <wp:posOffset>114300</wp:posOffset>
                  </wp:positionH>
                  <wp:positionV relativeFrom="paragraph">
                    <wp:posOffset>152400</wp:posOffset>
                  </wp:positionV>
                  <wp:extent cx="5962650" cy="31750"/>
                  <wp:effectExtent l="0" t="0" r="0" b="0"/>
                  <wp:wrapTopAndBottom distT="0" distB="0"/>
                  <wp:docPr id="55" name="Straight Arrow Connector 55"/>
                  <wp:cNvGraphicFramePr/>
                  <a:graphic xmlns:a="http://schemas.openxmlformats.org/drawingml/2006/main">
                    <a:graphicData uri="http://schemas.microsoft.com/office/word/2010/wordprocessingShape">
                      <wps:wsp>
                        <wps:cNvCnPr/>
                        <wps:spPr>
                          <a:xfrm>
                            <a:off x="2374200" y="3780000"/>
                            <a:ext cx="59436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114300</wp:posOffset>
                  </wp:positionH>
                  <wp:positionV relativeFrom="paragraph">
                    <wp:posOffset>152400</wp:posOffset>
                  </wp:positionV>
                  <wp:extent cx="5962650" cy="31750"/>
                  <wp:effectExtent b="0" l="0" r="0" t="0"/>
                  <wp:wrapTopAndBottom distB="0" distT="0"/>
                  <wp:docPr id="55" name="image10.png"/>
                  <a:graphic>
                    <a:graphicData uri="http://schemas.openxmlformats.org/drawingml/2006/picture">
                      <pic:pic>
                        <pic:nvPicPr>
                          <pic:cNvPr id="0" name="image10.png"/>
                          <pic:cNvPicPr preferRelativeResize="0"/>
                        </pic:nvPicPr>
                        <pic:blipFill>
                          <a:blip r:embed="rId92"/>
                          <a:srcRect/>
                          <a:stretch>
                            <a:fillRect/>
                          </a:stretch>
                        </pic:blipFill>
                        <pic:spPr>
                          <a:xfrm>
                            <a:off x="0" y="0"/>
                            <a:ext cx="5962650" cy="31750"/>
                          </a:xfrm>
                          <a:prstGeom prst="rect"/>
                          <a:ln/>
                        </pic:spPr>
                      </pic:pic>
                    </a:graphicData>
                  </a:graphic>
                </wp:anchor>
              </w:drawing>
            </mc:Fallback>
          </mc:AlternateContent>
        </w:r>
      </w:ins>
    </w:p>
    <w:p w14:paraId="2D87F260" w14:textId="77777777" w:rsidR="0008389A" w:rsidRDefault="007473E9">
      <w:pPr>
        <w:spacing w:before="37"/>
        <w:ind w:left="220"/>
        <w:rPr>
          <w:del w:id="1516" w:author="Changed/Added" w:date="2021-04-26T11:03:00Z"/>
          <w:sz w:val="19"/>
        </w:rPr>
      </w:pPr>
      <w:r>
        <w:rPr>
          <w:sz w:val="23"/>
          <w:szCs w:val="23"/>
          <w:vertAlign w:val="superscript"/>
        </w:rPr>
        <w:t xml:space="preserve">6 </w:t>
      </w:r>
      <w:r>
        <w:rPr>
          <w:color w:val="1155CC"/>
          <w:sz w:val="19"/>
          <w:szCs w:val="19"/>
          <w:u w:val="single"/>
        </w:rPr>
        <w:t>https://</w:t>
      </w:r>
      <w:hyperlink r:id="rId93">
        <w:r>
          <w:rPr>
            <w:color w:val="1155CC"/>
            <w:sz w:val="19"/>
            <w:szCs w:val="19"/>
            <w:u w:val="single"/>
          </w:rPr>
          <w:t>www.ripe.net/manage-ips-and-asns/resource-management/certification/router-configuration</w:t>
        </w:r>
      </w:hyperlink>
    </w:p>
    <w:p w14:paraId="00000462" w14:textId="536A260A" w:rsidR="000A4521" w:rsidRDefault="000A4521">
      <w:pPr>
        <w:spacing w:before="37"/>
        <w:ind w:left="220"/>
        <w:rPr>
          <w:sz w:val="19"/>
          <w:szCs w:val="19"/>
        </w:rPr>
        <w:sectPr w:rsidR="000A4521">
          <w:footerReference w:type="default" r:id="rId94"/>
          <w:pgSz w:w="12240" w:h="15840"/>
          <w:pgMar w:top="1340" w:right="1340" w:bottom="960" w:left="1220" w:header="726" w:footer="768" w:gutter="0"/>
          <w:pgNumType w:start="43"/>
          <w:cols w:space="720"/>
        </w:sectPr>
      </w:pPr>
    </w:p>
    <w:p w14:paraId="00000463" w14:textId="77777777" w:rsidR="000A4521" w:rsidRDefault="007473E9">
      <w:pPr>
        <w:pBdr>
          <w:top w:val="nil"/>
          <w:left w:val="nil"/>
          <w:bottom w:val="nil"/>
          <w:right w:val="nil"/>
          <w:between w:val="nil"/>
        </w:pBdr>
        <w:spacing w:before="88" w:line="288" w:lineRule="auto"/>
        <w:ind w:left="220" w:right="87"/>
        <w:rPr>
          <w:color w:val="000000"/>
          <w:sz w:val="21"/>
          <w:szCs w:val="21"/>
        </w:rPr>
      </w:pPr>
      <w:r>
        <w:rPr>
          <w:color w:val="000000"/>
          <w:sz w:val="21"/>
          <w:szCs w:val="21"/>
        </w:rPr>
        <w:lastRenderedPageBreak/>
        <w:t xml:space="preserve">You can use the commands under </w:t>
      </w:r>
      <w:r>
        <w:rPr>
          <w:rFonts w:ascii="Courier New" w:eastAsia="Courier New" w:hAnsi="Courier New" w:cs="Courier New"/>
          <w:color w:val="000000"/>
          <w:sz w:val="21"/>
          <w:szCs w:val="21"/>
        </w:rPr>
        <w:t xml:space="preserve">show validation </w:t>
      </w:r>
      <w:r>
        <w:rPr>
          <w:color w:val="000000"/>
          <w:sz w:val="21"/>
          <w:szCs w:val="21"/>
        </w:rPr>
        <w:t xml:space="preserve">to check the sessions to the validator, the received data </w:t>
      </w:r>
      <w:proofErr w:type="spellStart"/>
      <w:r>
        <w:rPr>
          <w:color w:val="000000"/>
          <w:sz w:val="21"/>
          <w:szCs w:val="21"/>
        </w:rPr>
        <w:t>etc</w:t>
      </w:r>
      <w:proofErr w:type="spellEnd"/>
      <w:r>
        <w:rPr>
          <w:color w:val="000000"/>
          <w:sz w:val="21"/>
          <w:szCs w:val="21"/>
        </w:rPr>
        <w:t>:</w:t>
      </w:r>
    </w:p>
    <w:p w14:paraId="00000464" w14:textId="77777777" w:rsidR="000A4521" w:rsidRDefault="000A4521">
      <w:pPr>
        <w:pBdr>
          <w:top w:val="nil"/>
          <w:left w:val="nil"/>
          <w:bottom w:val="nil"/>
          <w:right w:val="nil"/>
          <w:between w:val="nil"/>
        </w:pBdr>
        <w:spacing w:before="5"/>
        <w:rPr>
          <w:color w:val="000000"/>
          <w:sz w:val="25"/>
          <w:szCs w:val="25"/>
        </w:rPr>
      </w:pPr>
    </w:p>
    <w:p w14:paraId="00000465" w14:textId="77777777" w:rsidR="000A4521" w:rsidRDefault="007473E9">
      <w:pPr>
        <w:pBdr>
          <w:top w:val="nil"/>
          <w:left w:val="nil"/>
          <w:bottom w:val="nil"/>
          <w:right w:val="nil"/>
          <w:between w:val="nil"/>
        </w:pBdr>
        <w:spacing w:before="1" w:line="290" w:lineRule="auto"/>
        <w:ind w:left="580" w:right="4876"/>
        <w:rPr>
          <w:rFonts w:ascii="Courier New" w:eastAsia="Courier New" w:hAnsi="Courier New" w:cs="Courier New"/>
          <w:color w:val="000000"/>
          <w:sz w:val="21"/>
          <w:szCs w:val="21"/>
        </w:rPr>
      </w:pPr>
      <w:r>
        <w:rPr>
          <w:rFonts w:ascii="Courier New" w:eastAsia="Courier New" w:hAnsi="Courier New" w:cs="Courier New"/>
          <w:color w:val="000000"/>
          <w:sz w:val="21"/>
          <w:szCs w:val="21"/>
        </w:rPr>
        <w:t>&gt; show validation statistics Total RV records: 1487</w:t>
      </w:r>
    </w:p>
    <w:p w14:paraId="00000466" w14:textId="77777777" w:rsidR="000A4521" w:rsidRDefault="007473E9">
      <w:pPr>
        <w:pBdr>
          <w:top w:val="nil"/>
          <w:left w:val="nil"/>
          <w:bottom w:val="nil"/>
          <w:right w:val="nil"/>
          <w:between w:val="nil"/>
        </w:pBdr>
        <w:spacing w:line="290" w:lineRule="auto"/>
        <w:ind w:left="844" w:right="4201" w:hanging="265"/>
        <w:rPr>
          <w:rFonts w:ascii="Courier New" w:eastAsia="Courier New" w:hAnsi="Courier New" w:cs="Courier New"/>
          <w:color w:val="000000"/>
          <w:sz w:val="21"/>
          <w:szCs w:val="21"/>
        </w:rPr>
      </w:pPr>
      <w:r>
        <w:rPr>
          <w:rFonts w:ascii="Courier New" w:eastAsia="Courier New" w:hAnsi="Courier New" w:cs="Courier New"/>
          <w:color w:val="000000"/>
          <w:sz w:val="21"/>
          <w:szCs w:val="21"/>
        </w:rPr>
        <w:t>Total Replication RV records: 2946 Prefix entries: 1382</w:t>
      </w:r>
    </w:p>
    <w:p w14:paraId="00000467" w14:textId="77777777" w:rsidR="000A4521" w:rsidRDefault="007473E9">
      <w:pPr>
        <w:pBdr>
          <w:top w:val="nil"/>
          <w:left w:val="nil"/>
          <w:bottom w:val="nil"/>
          <w:right w:val="nil"/>
          <w:between w:val="nil"/>
        </w:pBdr>
        <w:spacing w:line="285" w:lineRule="auto"/>
        <w:ind w:left="580" w:right="4866" w:firstLine="264"/>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Origin-AS entries:  1487 Memory utilization: 440802 bytes</w:t>
      </w:r>
    </w:p>
    <w:p w14:paraId="00000468" w14:textId="77777777" w:rsidR="000A4521" w:rsidRDefault="007473E9">
      <w:pPr>
        <w:pBdr>
          <w:top w:val="nil"/>
          <w:left w:val="nil"/>
          <w:bottom w:val="nil"/>
          <w:right w:val="nil"/>
          <w:between w:val="nil"/>
        </w:pBdr>
        <w:spacing w:line="290" w:lineRule="auto"/>
        <w:ind w:left="844" w:right="3203" w:hanging="265"/>
        <w:rPr>
          <w:rFonts w:ascii="Courier New" w:eastAsia="Courier New" w:hAnsi="Courier New" w:cs="Courier New"/>
          <w:color w:val="000000"/>
          <w:sz w:val="21"/>
          <w:szCs w:val="21"/>
        </w:rPr>
      </w:pPr>
      <w:r>
        <w:rPr>
          <w:rFonts w:ascii="Courier New" w:eastAsia="Courier New" w:hAnsi="Courier New" w:cs="Courier New"/>
          <w:color w:val="000000"/>
          <w:sz w:val="21"/>
          <w:szCs w:val="21"/>
        </w:rPr>
        <w:t>Policy origin-validation requests: 13065187 Valid: 35605</w:t>
      </w:r>
    </w:p>
    <w:p w14:paraId="00000469" w14:textId="77777777" w:rsidR="000A4521" w:rsidRDefault="007473E9">
      <w:pPr>
        <w:pBdr>
          <w:top w:val="nil"/>
          <w:left w:val="nil"/>
          <w:bottom w:val="nil"/>
          <w:right w:val="nil"/>
          <w:between w:val="nil"/>
        </w:pBdr>
        <w:spacing w:before="1"/>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Invalid: 37896</w:t>
      </w:r>
    </w:p>
    <w:p w14:paraId="0000046A" w14:textId="77777777" w:rsidR="000A4521" w:rsidRDefault="007473E9">
      <w:pPr>
        <w:pBdr>
          <w:top w:val="nil"/>
          <w:left w:val="nil"/>
          <w:bottom w:val="nil"/>
          <w:right w:val="nil"/>
          <w:between w:val="nil"/>
        </w:pBdr>
        <w:spacing w:before="45"/>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Unknown: 12991686</w:t>
      </w:r>
    </w:p>
    <w:p w14:paraId="0000046B" w14:textId="77777777" w:rsidR="000A4521" w:rsidRDefault="007473E9">
      <w:pPr>
        <w:pBdr>
          <w:top w:val="nil"/>
          <w:left w:val="nil"/>
          <w:bottom w:val="nil"/>
          <w:right w:val="nil"/>
          <w:between w:val="nil"/>
        </w:pBdr>
        <w:spacing w:before="50" w:line="290" w:lineRule="auto"/>
        <w:ind w:left="844" w:right="1723" w:hanging="265"/>
        <w:rPr>
          <w:rFonts w:ascii="Courier New" w:eastAsia="Courier New" w:hAnsi="Courier New" w:cs="Courier New"/>
          <w:color w:val="000000"/>
          <w:sz w:val="21"/>
          <w:szCs w:val="21"/>
        </w:rPr>
      </w:pPr>
      <w:r>
        <w:rPr>
          <w:rFonts w:ascii="Courier New" w:eastAsia="Courier New" w:hAnsi="Courier New" w:cs="Courier New"/>
          <w:color w:val="000000"/>
          <w:sz w:val="21"/>
          <w:szCs w:val="21"/>
        </w:rPr>
        <w:t>BGP import policy reevaluation notifications: 27306 inet.0, 27306</w:t>
      </w:r>
    </w:p>
    <w:p w14:paraId="0000046C" w14:textId="77777777" w:rsidR="000A4521" w:rsidRDefault="007473E9">
      <w:pPr>
        <w:pBdr>
          <w:top w:val="nil"/>
          <w:left w:val="nil"/>
          <w:bottom w:val="nil"/>
          <w:right w:val="nil"/>
          <w:between w:val="nil"/>
        </w:pBdr>
        <w:spacing w:line="233" w:lineRule="auto"/>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inet6.0, 0</w:t>
      </w:r>
    </w:p>
    <w:p w14:paraId="0000046D" w14:textId="77777777" w:rsidR="000A4521" w:rsidRDefault="000A4521">
      <w:pPr>
        <w:pBdr>
          <w:top w:val="nil"/>
          <w:left w:val="nil"/>
          <w:bottom w:val="nil"/>
          <w:right w:val="nil"/>
          <w:between w:val="nil"/>
        </w:pBdr>
        <w:rPr>
          <w:rFonts w:ascii="Courier New" w:eastAsia="Courier New" w:hAnsi="Courier New" w:cs="Courier New"/>
          <w:sz w:val="24"/>
          <w:szCs w:val="24"/>
        </w:rPr>
      </w:pPr>
    </w:p>
    <w:p w14:paraId="0000046E" w14:textId="77777777" w:rsidR="000A4521" w:rsidRDefault="007473E9">
      <w:pPr>
        <w:numPr>
          <w:ilvl w:val="4"/>
          <w:numId w:val="38"/>
        </w:numPr>
        <w:pBdr>
          <w:top w:val="nil"/>
          <w:left w:val="nil"/>
          <w:bottom w:val="nil"/>
          <w:right w:val="nil"/>
          <w:between w:val="nil"/>
        </w:pBdr>
        <w:tabs>
          <w:tab w:val="left" w:pos="1110"/>
        </w:tabs>
        <w:spacing w:before="1"/>
        <w:ind w:hanging="889"/>
        <w:rPr>
          <w:ins w:id="1517" w:author="Changed/Added" w:date="2021-04-26T11:03:00Z"/>
        </w:rPr>
      </w:pPr>
      <w:ins w:id="1518" w:author="Changed/Added" w:date="2021-04-26T11:03:00Z">
        <w:r>
          <w:t>Nokia SR OS</w:t>
        </w:r>
      </w:ins>
    </w:p>
    <w:p w14:paraId="561B9CF4" w14:textId="77777777" w:rsidR="00D36B40" w:rsidRPr="00D36B40" w:rsidRDefault="00D36B40" w:rsidP="00E57A48">
      <w:pPr>
        <w:spacing w:before="79"/>
        <w:rPr>
          <w:ins w:id="1519" w:author="Changed/Added" w:date="2021-04-26T11:03:00Z"/>
          <w:sz w:val="21"/>
          <w:szCs w:val="21"/>
        </w:rPr>
      </w:pPr>
    </w:p>
    <w:p w14:paraId="7C612E9A" w14:textId="77777777" w:rsidR="00D36B40" w:rsidRPr="00D36B40" w:rsidRDefault="00D36B40" w:rsidP="00D36B40">
      <w:pPr>
        <w:spacing w:before="79"/>
        <w:ind w:left="220"/>
        <w:rPr>
          <w:ins w:id="1520" w:author="Changed/Added" w:date="2021-04-26T11:03:00Z"/>
          <w:sz w:val="21"/>
          <w:szCs w:val="21"/>
        </w:rPr>
      </w:pPr>
      <w:ins w:id="1521" w:author="Changed/Added" w:date="2021-04-26T11:03:00Z">
        <w:r w:rsidRPr="00D36B40">
          <w:rPr>
            <w:sz w:val="21"/>
            <w:szCs w:val="21"/>
          </w:rPr>
          <w:t>The first step is to connect the router to at least one RPKI validator. The following lines will define that connection. After issuing the “commit” command the router will start building up the validation database consisting of the VRPs (ROA Validated Payload) it receives from the validator.</w:t>
        </w:r>
      </w:ins>
    </w:p>
    <w:p w14:paraId="3745D4B7" w14:textId="77777777" w:rsidR="00D36B40" w:rsidRPr="00D36B40" w:rsidRDefault="00D36B40" w:rsidP="00D36B40">
      <w:pPr>
        <w:spacing w:before="79"/>
        <w:ind w:left="220"/>
        <w:rPr>
          <w:ins w:id="1522" w:author="Changed/Added" w:date="2021-04-26T11:03:00Z"/>
          <w:sz w:val="21"/>
          <w:szCs w:val="21"/>
        </w:rPr>
      </w:pPr>
    </w:p>
    <w:p w14:paraId="0CFE333F" w14:textId="77777777" w:rsidR="00D36B40" w:rsidRPr="00D36B40" w:rsidRDefault="00D36B40" w:rsidP="00D36B40">
      <w:pPr>
        <w:spacing w:before="79"/>
        <w:ind w:left="220"/>
        <w:rPr>
          <w:ins w:id="1523" w:author="Changed/Added" w:date="2021-04-26T11:03:00Z"/>
          <w:sz w:val="21"/>
          <w:szCs w:val="21"/>
        </w:rPr>
      </w:pPr>
      <w:ins w:id="1524" w:author="Changed/Added" w:date="2021-04-26T11:03:00Z">
        <w:r w:rsidRPr="00D36B40">
          <w:rPr>
            <w:sz w:val="21"/>
            <w:szCs w:val="21"/>
          </w:rPr>
          <w:t>Classic CLI configuration:</w:t>
        </w:r>
      </w:ins>
    </w:p>
    <w:p w14:paraId="0F00A54C" w14:textId="77777777" w:rsidR="00D36B40" w:rsidRPr="00D36B40" w:rsidRDefault="00D36B40" w:rsidP="00D36B40">
      <w:pPr>
        <w:pBdr>
          <w:top w:val="nil"/>
          <w:left w:val="nil"/>
          <w:bottom w:val="nil"/>
          <w:right w:val="nil"/>
          <w:between w:val="nil"/>
        </w:pBdr>
        <w:spacing w:before="45"/>
        <w:ind w:left="844"/>
        <w:rPr>
          <w:ins w:id="1525" w:author="Changed/Added" w:date="2021-04-26T11:03:00Z"/>
          <w:rFonts w:ascii="Courier New" w:eastAsia="Courier New" w:hAnsi="Courier New" w:cs="Courier New"/>
          <w:color w:val="000000"/>
          <w:sz w:val="21"/>
          <w:szCs w:val="21"/>
        </w:rPr>
      </w:pPr>
      <w:ins w:id="1526" w:author="Changed/Added" w:date="2021-04-26T11:03:00Z">
        <w:r w:rsidRPr="00D36B40">
          <w:rPr>
            <w:sz w:val="21"/>
            <w:szCs w:val="21"/>
          </w:rPr>
          <w:t>A</w:t>
        </w:r>
        <w:r w:rsidRPr="00D36B40">
          <w:rPr>
            <w:rFonts w:ascii="Courier New" w:eastAsia="Courier New" w:hAnsi="Courier New" w:cs="Courier New"/>
            <w:color w:val="000000"/>
            <w:sz w:val="21"/>
            <w:szCs w:val="21"/>
          </w:rPr>
          <w:t>:br1-nyc&gt;config&gt;router&gt;origin-validation# info detail</w:t>
        </w:r>
      </w:ins>
    </w:p>
    <w:p w14:paraId="26D20AEF" w14:textId="57DA4EAB" w:rsidR="00D36B40" w:rsidRPr="00D36B40" w:rsidRDefault="00D36B40" w:rsidP="00D36B40">
      <w:pPr>
        <w:pBdr>
          <w:top w:val="nil"/>
          <w:left w:val="nil"/>
          <w:bottom w:val="nil"/>
          <w:right w:val="nil"/>
          <w:between w:val="nil"/>
        </w:pBdr>
        <w:spacing w:before="45"/>
        <w:ind w:left="844"/>
        <w:rPr>
          <w:ins w:id="1527" w:author="Changed/Added" w:date="2021-04-26T11:03:00Z"/>
          <w:rFonts w:ascii="Courier New" w:eastAsia="Courier New" w:hAnsi="Courier New" w:cs="Courier New"/>
          <w:color w:val="000000"/>
          <w:sz w:val="21"/>
          <w:szCs w:val="21"/>
        </w:rPr>
      </w:pPr>
      <w:ins w:id="1528" w:author="Changed/Added" w:date="2021-04-26T11:03:00Z">
        <w:r w:rsidRPr="00D36B40">
          <w:rPr>
            <w:rFonts w:ascii="Courier New" w:eastAsia="Courier New" w:hAnsi="Courier New" w:cs="Courier New"/>
            <w:color w:val="000000"/>
            <w:sz w:val="21"/>
            <w:szCs w:val="21"/>
          </w:rPr>
          <w:t xml:space="preserve">            </w:t>
        </w:r>
        <w:proofErr w:type="spellStart"/>
        <w:r w:rsidRPr="00D36B40">
          <w:rPr>
            <w:rFonts w:ascii="Courier New" w:eastAsia="Courier New" w:hAnsi="Courier New" w:cs="Courier New"/>
            <w:color w:val="000000"/>
            <w:sz w:val="21"/>
            <w:szCs w:val="21"/>
          </w:rPr>
          <w:t>rpki</w:t>
        </w:r>
        <w:proofErr w:type="spellEnd"/>
        <w:r w:rsidRPr="00D36B40">
          <w:rPr>
            <w:rFonts w:ascii="Courier New" w:eastAsia="Courier New" w:hAnsi="Courier New" w:cs="Courier New"/>
            <w:color w:val="000000"/>
            <w:sz w:val="21"/>
            <w:szCs w:val="21"/>
          </w:rPr>
          <w:t xml:space="preserve">-session </w:t>
        </w:r>
      </w:ins>
      <w:ins w:id="1529" w:author="Kevin Chege" w:date="2021-05-06T15:16:00Z">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 xml:space="preserve">.1 </w:t>
        </w:r>
      </w:ins>
      <w:ins w:id="1530" w:author="Changed/Added" w:date="2021-04-26T11:03:00Z">
        <w:del w:id="1531" w:author="Kevin Chege" w:date="2021-05-06T15:16:00Z">
          <w:r w:rsidRPr="00D36B40" w:rsidDel="00EF4D4F">
            <w:rPr>
              <w:rFonts w:ascii="Courier New" w:eastAsia="Courier New" w:hAnsi="Courier New" w:cs="Courier New"/>
              <w:color w:val="000000"/>
              <w:sz w:val="21"/>
              <w:szCs w:val="21"/>
            </w:rPr>
            <w:delText>192.168.1.1</w:delText>
          </w:r>
        </w:del>
      </w:ins>
    </w:p>
    <w:p w14:paraId="62FA40BF" w14:textId="77777777" w:rsidR="00D36B40" w:rsidRPr="00D36B40" w:rsidRDefault="00D36B40" w:rsidP="00D36B40">
      <w:pPr>
        <w:pBdr>
          <w:top w:val="nil"/>
          <w:left w:val="nil"/>
          <w:bottom w:val="nil"/>
          <w:right w:val="nil"/>
          <w:between w:val="nil"/>
        </w:pBdr>
        <w:spacing w:before="45"/>
        <w:ind w:left="844"/>
        <w:rPr>
          <w:ins w:id="1532" w:author="Changed/Added" w:date="2021-04-26T11:03:00Z"/>
          <w:rFonts w:ascii="Courier New" w:eastAsia="Courier New" w:hAnsi="Courier New" w:cs="Courier New"/>
          <w:color w:val="000000"/>
          <w:sz w:val="21"/>
          <w:szCs w:val="21"/>
        </w:rPr>
      </w:pPr>
      <w:ins w:id="1533" w:author="Changed/Added" w:date="2021-04-26T11:03:00Z">
        <w:r w:rsidRPr="00D36B40">
          <w:rPr>
            <w:rFonts w:ascii="Courier New" w:eastAsia="Courier New" w:hAnsi="Courier New" w:cs="Courier New"/>
            <w:color w:val="000000"/>
            <w:sz w:val="21"/>
            <w:szCs w:val="21"/>
          </w:rPr>
          <w:t xml:space="preserve">                description "</w:t>
        </w:r>
        <w:proofErr w:type="spellStart"/>
        <w:r w:rsidRPr="00D36B40">
          <w:rPr>
            <w:rFonts w:ascii="Courier New" w:eastAsia="Courier New" w:hAnsi="Courier New" w:cs="Courier New"/>
            <w:color w:val="000000"/>
            <w:sz w:val="21"/>
            <w:szCs w:val="21"/>
          </w:rPr>
          <w:t>Routinator</w:t>
        </w:r>
        <w:proofErr w:type="spellEnd"/>
        <w:r w:rsidRPr="00D36B40">
          <w:rPr>
            <w:rFonts w:ascii="Courier New" w:eastAsia="Courier New" w:hAnsi="Courier New" w:cs="Courier New"/>
            <w:color w:val="000000"/>
            <w:sz w:val="21"/>
            <w:szCs w:val="21"/>
          </w:rPr>
          <w:t xml:space="preserve"> RPKI Server"</w:t>
        </w:r>
      </w:ins>
    </w:p>
    <w:p w14:paraId="3592DBFE" w14:textId="77777777" w:rsidR="00D36B40" w:rsidRPr="00D36B40" w:rsidRDefault="00D36B40" w:rsidP="00D36B40">
      <w:pPr>
        <w:pBdr>
          <w:top w:val="nil"/>
          <w:left w:val="nil"/>
          <w:bottom w:val="nil"/>
          <w:right w:val="nil"/>
          <w:between w:val="nil"/>
        </w:pBdr>
        <w:spacing w:before="45"/>
        <w:ind w:left="844"/>
        <w:rPr>
          <w:ins w:id="1534" w:author="Changed/Added" w:date="2021-04-26T11:03:00Z"/>
          <w:rFonts w:ascii="Courier New" w:eastAsia="Courier New" w:hAnsi="Courier New" w:cs="Courier New"/>
          <w:color w:val="000000"/>
          <w:sz w:val="21"/>
          <w:szCs w:val="21"/>
        </w:rPr>
      </w:pPr>
      <w:ins w:id="1535" w:author="Changed/Added" w:date="2021-04-26T11:03:00Z">
        <w:r w:rsidRPr="00D36B40">
          <w:rPr>
            <w:rFonts w:ascii="Courier New" w:eastAsia="Courier New" w:hAnsi="Courier New" w:cs="Courier New"/>
            <w:color w:val="000000"/>
            <w:sz w:val="21"/>
            <w:szCs w:val="21"/>
          </w:rPr>
          <w:t xml:space="preserve">                no shutdown</w:t>
        </w:r>
      </w:ins>
    </w:p>
    <w:p w14:paraId="5E0E7BBC" w14:textId="77777777" w:rsidR="00D36B40" w:rsidRPr="00D36B40" w:rsidRDefault="00D36B40" w:rsidP="00D36B40">
      <w:pPr>
        <w:pBdr>
          <w:top w:val="nil"/>
          <w:left w:val="nil"/>
          <w:bottom w:val="nil"/>
          <w:right w:val="nil"/>
          <w:between w:val="nil"/>
        </w:pBdr>
        <w:spacing w:before="45"/>
        <w:ind w:left="844"/>
        <w:rPr>
          <w:ins w:id="1536" w:author="Changed/Added" w:date="2021-04-26T11:03:00Z"/>
          <w:rFonts w:ascii="Courier New" w:eastAsia="Courier New" w:hAnsi="Courier New" w:cs="Courier New"/>
          <w:color w:val="000000"/>
          <w:sz w:val="21"/>
          <w:szCs w:val="21"/>
        </w:rPr>
      </w:pPr>
      <w:ins w:id="1537" w:author="Changed/Added" w:date="2021-04-26T11:03:00Z">
        <w:r w:rsidRPr="00D36B40">
          <w:rPr>
            <w:rFonts w:ascii="Courier New" w:eastAsia="Courier New" w:hAnsi="Courier New" w:cs="Courier New"/>
            <w:color w:val="000000"/>
            <w:sz w:val="21"/>
            <w:szCs w:val="21"/>
          </w:rPr>
          <w:t xml:space="preserve">            exit </w:t>
        </w:r>
      </w:ins>
    </w:p>
    <w:p w14:paraId="6CADBAAE" w14:textId="77777777" w:rsidR="00D36B40" w:rsidRPr="00D36B40" w:rsidRDefault="00D36B40" w:rsidP="00D36B40">
      <w:pPr>
        <w:spacing w:before="79"/>
        <w:ind w:left="220"/>
        <w:rPr>
          <w:ins w:id="1538" w:author="Changed/Added" w:date="2021-04-26T11:03:00Z"/>
          <w:sz w:val="21"/>
          <w:szCs w:val="21"/>
        </w:rPr>
      </w:pPr>
    </w:p>
    <w:p w14:paraId="5FDF87D1" w14:textId="77777777" w:rsidR="00D36B40" w:rsidRPr="00D36B40" w:rsidRDefault="00D36B40" w:rsidP="00D36B40">
      <w:pPr>
        <w:spacing w:before="79"/>
        <w:ind w:left="220"/>
        <w:rPr>
          <w:ins w:id="1539" w:author="Changed/Added" w:date="2021-04-26T11:03:00Z"/>
          <w:sz w:val="21"/>
          <w:szCs w:val="21"/>
        </w:rPr>
      </w:pPr>
      <w:ins w:id="1540" w:author="Changed/Added" w:date="2021-04-26T11:03:00Z">
        <w:r w:rsidRPr="00D36B40">
          <w:rPr>
            <w:sz w:val="21"/>
            <w:szCs w:val="21"/>
          </w:rPr>
          <w:t>MD-CLI configuration:</w:t>
        </w:r>
      </w:ins>
    </w:p>
    <w:p w14:paraId="1D6A3844" w14:textId="77777777" w:rsidR="00D36B40" w:rsidRPr="00D36B40" w:rsidRDefault="00D36B40" w:rsidP="00D36B40">
      <w:pPr>
        <w:spacing w:before="79"/>
        <w:ind w:left="220"/>
        <w:rPr>
          <w:ins w:id="1541" w:author="Changed/Added" w:date="2021-04-26T11:03:00Z"/>
          <w:sz w:val="21"/>
          <w:szCs w:val="21"/>
        </w:rPr>
      </w:pPr>
      <w:ins w:id="1542" w:author="Changed/Added" w:date="2021-04-26T11:03:00Z">
        <w:r w:rsidRPr="00D36B40">
          <w:rPr>
            <w:sz w:val="21"/>
            <w:szCs w:val="21"/>
          </w:rPr>
          <w:t>[</w:t>
        </w:r>
        <w:proofErr w:type="spellStart"/>
        <w:proofErr w:type="gramStart"/>
        <w:r w:rsidRPr="00D36B40">
          <w:rPr>
            <w:sz w:val="21"/>
            <w:szCs w:val="21"/>
          </w:rPr>
          <w:t>ex:configure</w:t>
        </w:r>
        <w:proofErr w:type="spellEnd"/>
        <w:proofErr w:type="gramEnd"/>
        <w:r w:rsidRPr="00D36B40">
          <w:rPr>
            <w:sz w:val="21"/>
            <w:szCs w:val="21"/>
          </w:rPr>
          <w:t xml:space="preserve"> router "Base" origin-validation]</w:t>
        </w:r>
      </w:ins>
    </w:p>
    <w:p w14:paraId="0EFD4C4B" w14:textId="77777777" w:rsidR="00D36B40" w:rsidRPr="00D36B40" w:rsidRDefault="00D36B40" w:rsidP="00D36B40">
      <w:pPr>
        <w:pBdr>
          <w:top w:val="nil"/>
          <w:left w:val="nil"/>
          <w:bottom w:val="nil"/>
          <w:right w:val="nil"/>
          <w:between w:val="nil"/>
        </w:pBdr>
        <w:spacing w:before="45"/>
        <w:ind w:left="844"/>
        <w:rPr>
          <w:ins w:id="1543" w:author="Changed/Added" w:date="2021-04-26T11:03:00Z"/>
          <w:rFonts w:ascii="Courier New" w:eastAsia="Courier New" w:hAnsi="Courier New" w:cs="Courier New"/>
          <w:color w:val="000000"/>
          <w:sz w:val="21"/>
          <w:szCs w:val="21"/>
        </w:rPr>
      </w:pPr>
      <w:proofErr w:type="gramStart"/>
      <w:ins w:id="1544" w:author="Changed/Added" w:date="2021-04-26T11:03:00Z">
        <w:r w:rsidRPr="00D36B40">
          <w:rPr>
            <w:rFonts w:ascii="Courier New" w:eastAsia="Courier New" w:hAnsi="Courier New" w:cs="Courier New"/>
            <w:color w:val="000000"/>
            <w:sz w:val="21"/>
            <w:szCs w:val="21"/>
          </w:rPr>
          <w:t>A:admin</w:t>
        </w:r>
        <w:proofErr w:type="gramEnd"/>
        <w:r w:rsidRPr="00D36B40">
          <w:rPr>
            <w:rFonts w:ascii="Courier New" w:eastAsia="Courier New" w:hAnsi="Courier New" w:cs="Courier New"/>
            <w:color w:val="000000"/>
            <w:sz w:val="21"/>
            <w:szCs w:val="21"/>
          </w:rPr>
          <w:t>@br1-nyc# info</w:t>
        </w:r>
      </w:ins>
    </w:p>
    <w:p w14:paraId="26648694" w14:textId="0A20D5F9" w:rsidR="00D36B40" w:rsidRPr="00D36B40" w:rsidRDefault="00D36B40" w:rsidP="00D36B40">
      <w:pPr>
        <w:pBdr>
          <w:top w:val="nil"/>
          <w:left w:val="nil"/>
          <w:bottom w:val="nil"/>
          <w:right w:val="nil"/>
          <w:between w:val="nil"/>
        </w:pBdr>
        <w:spacing w:before="45"/>
        <w:ind w:left="844"/>
        <w:rPr>
          <w:ins w:id="1545" w:author="Changed/Added" w:date="2021-04-26T11:03:00Z"/>
          <w:rFonts w:ascii="Courier New" w:eastAsia="Courier New" w:hAnsi="Courier New" w:cs="Courier New"/>
          <w:color w:val="000000"/>
          <w:sz w:val="21"/>
          <w:szCs w:val="21"/>
        </w:rPr>
      </w:pPr>
      <w:ins w:id="1546" w:author="Changed/Added" w:date="2021-04-26T11:03:00Z">
        <w:r w:rsidRPr="00D36B40">
          <w:rPr>
            <w:rFonts w:ascii="Courier New" w:eastAsia="Courier New" w:hAnsi="Courier New" w:cs="Courier New"/>
            <w:color w:val="000000"/>
            <w:sz w:val="21"/>
            <w:szCs w:val="21"/>
          </w:rPr>
          <w:t xml:space="preserve">    </w:t>
        </w:r>
        <w:proofErr w:type="spellStart"/>
        <w:r w:rsidRPr="00D36B40">
          <w:rPr>
            <w:rFonts w:ascii="Courier New" w:eastAsia="Courier New" w:hAnsi="Courier New" w:cs="Courier New"/>
            <w:color w:val="000000"/>
            <w:sz w:val="21"/>
            <w:szCs w:val="21"/>
          </w:rPr>
          <w:t>rpki</w:t>
        </w:r>
        <w:proofErr w:type="spellEnd"/>
        <w:r w:rsidRPr="00D36B40">
          <w:rPr>
            <w:rFonts w:ascii="Courier New" w:eastAsia="Courier New" w:hAnsi="Courier New" w:cs="Courier New"/>
            <w:color w:val="000000"/>
            <w:sz w:val="21"/>
            <w:szCs w:val="21"/>
          </w:rPr>
          <w:t>-session 192.</w:t>
        </w:r>
        <w:del w:id="1547" w:author="Kevin Chege" w:date="2021-05-06T15:16:00Z">
          <w:r w:rsidRPr="00D36B40" w:rsidDel="00EF4D4F">
            <w:rPr>
              <w:rFonts w:ascii="Courier New" w:eastAsia="Courier New" w:hAnsi="Courier New" w:cs="Courier New"/>
              <w:color w:val="000000"/>
              <w:sz w:val="21"/>
              <w:szCs w:val="21"/>
            </w:rPr>
            <w:delText>168</w:delText>
          </w:r>
        </w:del>
      </w:ins>
      <w:ins w:id="1548" w:author="Kevin Chege" w:date="2021-05-06T15:16:00Z">
        <w:r w:rsidR="00EF4D4F">
          <w:rPr>
            <w:rFonts w:ascii="Courier New" w:eastAsia="Courier New" w:hAnsi="Courier New" w:cs="Courier New"/>
            <w:color w:val="000000"/>
            <w:sz w:val="21"/>
            <w:szCs w:val="21"/>
          </w:rPr>
          <w:t>0</w:t>
        </w:r>
      </w:ins>
      <w:ins w:id="1549" w:author="Changed/Added" w:date="2021-04-26T11:03:00Z">
        <w:r w:rsidRPr="00D36B40">
          <w:rPr>
            <w:rFonts w:ascii="Courier New" w:eastAsia="Courier New" w:hAnsi="Courier New" w:cs="Courier New"/>
            <w:color w:val="000000"/>
            <w:sz w:val="21"/>
            <w:szCs w:val="21"/>
          </w:rPr>
          <w:t>.</w:t>
        </w:r>
      </w:ins>
      <w:ins w:id="1550" w:author="Kevin Chege" w:date="2021-05-06T15:16:00Z">
        <w:r w:rsidR="00EF4D4F">
          <w:rPr>
            <w:rFonts w:ascii="Courier New" w:eastAsia="Courier New" w:hAnsi="Courier New" w:cs="Courier New"/>
            <w:color w:val="000000"/>
            <w:sz w:val="21"/>
            <w:szCs w:val="21"/>
          </w:rPr>
          <w:t>2</w:t>
        </w:r>
      </w:ins>
      <w:ins w:id="1551" w:author="Changed/Added" w:date="2021-04-26T11:03:00Z">
        <w:del w:id="1552" w:author="Kevin Chege" w:date="2021-05-06T15:16:00Z">
          <w:r w:rsidRPr="00D36B40" w:rsidDel="00EF4D4F">
            <w:rPr>
              <w:rFonts w:ascii="Courier New" w:eastAsia="Courier New" w:hAnsi="Courier New" w:cs="Courier New"/>
              <w:color w:val="000000"/>
              <w:sz w:val="21"/>
              <w:szCs w:val="21"/>
            </w:rPr>
            <w:delText>1</w:delText>
          </w:r>
        </w:del>
        <w:r w:rsidRPr="00D36B40">
          <w:rPr>
            <w:rFonts w:ascii="Courier New" w:eastAsia="Courier New" w:hAnsi="Courier New" w:cs="Courier New"/>
            <w:color w:val="000000"/>
            <w:sz w:val="21"/>
            <w:szCs w:val="21"/>
          </w:rPr>
          <w:t>.1 {</w:t>
        </w:r>
      </w:ins>
    </w:p>
    <w:p w14:paraId="798BB17B" w14:textId="77777777" w:rsidR="00D36B40" w:rsidRPr="00D36B40" w:rsidRDefault="00D36B40" w:rsidP="00D36B40">
      <w:pPr>
        <w:pBdr>
          <w:top w:val="nil"/>
          <w:left w:val="nil"/>
          <w:bottom w:val="nil"/>
          <w:right w:val="nil"/>
          <w:between w:val="nil"/>
        </w:pBdr>
        <w:spacing w:before="45"/>
        <w:ind w:left="844"/>
        <w:rPr>
          <w:ins w:id="1553" w:author="Changed/Added" w:date="2021-04-26T11:03:00Z"/>
          <w:rFonts w:ascii="Courier New" w:eastAsia="Courier New" w:hAnsi="Courier New" w:cs="Courier New"/>
          <w:color w:val="000000"/>
          <w:sz w:val="21"/>
          <w:szCs w:val="21"/>
        </w:rPr>
      </w:pPr>
      <w:ins w:id="1554" w:author="Changed/Added" w:date="2021-04-26T11:03:00Z">
        <w:r w:rsidRPr="00D36B40">
          <w:rPr>
            <w:rFonts w:ascii="Courier New" w:eastAsia="Courier New" w:hAnsi="Courier New" w:cs="Courier New"/>
            <w:color w:val="000000"/>
            <w:sz w:val="21"/>
            <w:szCs w:val="21"/>
          </w:rPr>
          <w:t xml:space="preserve">        admin-state enable</w:t>
        </w:r>
      </w:ins>
    </w:p>
    <w:p w14:paraId="7F24B417" w14:textId="77777777" w:rsidR="00D36B40" w:rsidRPr="00D36B40" w:rsidRDefault="00D36B40" w:rsidP="00D36B40">
      <w:pPr>
        <w:pBdr>
          <w:top w:val="nil"/>
          <w:left w:val="nil"/>
          <w:bottom w:val="nil"/>
          <w:right w:val="nil"/>
          <w:between w:val="nil"/>
        </w:pBdr>
        <w:spacing w:before="45"/>
        <w:ind w:left="844"/>
        <w:rPr>
          <w:ins w:id="1555" w:author="Changed/Added" w:date="2021-04-26T11:03:00Z"/>
          <w:rFonts w:ascii="Courier New" w:eastAsia="Courier New" w:hAnsi="Courier New" w:cs="Courier New"/>
          <w:color w:val="000000"/>
          <w:sz w:val="21"/>
          <w:szCs w:val="21"/>
        </w:rPr>
      </w:pPr>
      <w:ins w:id="1556" w:author="Changed/Added" w:date="2021-04-26T11:03:00Z">
        <w:r w:rsidRPr="00D36B40">
          <w:rPr>
            <w:rFonts w:ascii="Courier New" w:eastAsia="Courier New" w:hAnsi="Courier New" w:cs="Courier New"/>
            <w:color w:val="000000"/>
            <w:sz w:val="21"/>
            <w:szCs w:val="21"/>
          </w:rPr>
          <w:t xml:space="preserve">        description "</w:t>
        </w:r>
        <w:proofErr w:type="spellStart"/>
        <w:r w:rsidRPr="00D36B40">
          <w:rPr>
            <w:rFonts w:ascii="Courier New" w:eastAsia="Courier New" w:hAnsi="Courier New" w:cs="Courier New"/>
            <w:color w:val="000000"/>
            <w:sz w:val="21"/>
            <w:szCs w:val="21"/>
          </w:rPr>
          <w:t>Routinator</w:t>
        </w:r>
        <w:proofErr w:type="spellEnd"/>
        <w:r w:rsidRPr="00D36B40">
          <w:rPr>
            <w:rFonts w:ascii="Courier New" w:eastAsia="Courier New" w:hAnsi="Courier New" w:cs="Courier New"/>
            <w:color w:val="000000"/>
            <w:sz w:val="21"/>
            <w:szCs w:val="21"/>
          </w:rPr>
          <w:t xml:space="preserve"> RPKI Server"</w:t>
        </w:r>
      </w:ins>
    </w:p>
    <w:p w14:paraId="3E1DD2A9" w14:textId="77777777" w:rsidR="00D36B40" w:rsidRPr="00D36B40" w:rsidRDefault="00D36B40" w:rsidP="00D36B40">
      <w:pPr>
        <w:pBdr>
          <w:top w:val="nil"/>
          <w:left w:val="nil"/>
          <w:bottom w:val="nil"/>
          <w:right w:val="nil"/>
          <w:between w:val="nil"/>
        </w:pBdr>
        <w:spacing w:before="45"/>
        <w:ind w:left="844"/>
        <w:rPr>
          <w:ins w:id="1557" w:author="Changed/Added" w:date="2021-04-26T11:03:00Z"/>
          <w:rFonts w:ascii="Courier New" w:eastAsia="Courier New" w:hAnsi="Courier New" w:cs="Courier New"/>
          <w:color w:val="000000"/>
          <w:sz w:val="21"/>
          <w:szCs w:val="21"/>
        </w:rPr>
      </w:pPr>
      <w:ins w:id="1558" w:author="Changed/Added" w:date="2021-04-26T11:03:00Z">
        <w:r w:rsidRPr="00D36B40">
          <w:rPr>
            <w:rFonts w:ascii="Courier New" w:eastAsia="Courier New" w:hAnsi="Courier New" w:cs="Courier New"/>
            <w:color w:val="000000"/>
            <w:sz w:val="21"/>
            <w:szCs w:val="21"/>
          </w:rPr>
          <w:t xml:space="preserve">    }</w:t>
        </w:r>
      </w:ins>
    </w:p>
    <w:p w14:paraId="1927846C" w14:textId="77777777" w:rsidR="00D36B40" w:rsidRPr="00D36B40" w:rsidRDefault="00D36B40" w:rsidP="00D36B40">
      <w:pPr>
        <w:spacing w:before="79"/>
        <w:ind w:left="220"/>
        <w:rPr>
          <w:ins w:id="1559" w:author="Changed/Added" w:date="2021-04-26T11:03:00Z"/>
          <w:sz w:val="21"/>
          <w:szCs w:val="21"/>
        </w:rPr>
      </w:pPr>
    </w:p>
    <w:p w14:paraId="1C0FF3B6" w14:textId="77777777" w:rsidR="00D36B40" w:rsidRPr="00D36B40" w:rsidRDefault="00D36B40" w:rsidP="00D36B40">
      <w:pPr>
        <w:spacing w:before="79"/>
        <w:ind w:left="220"/>
        <w:rPr>
          <w:ins w:id="1560" w:author="Changed/Added" w:date="2021-04-26T11:03:00Z"/>
          <w:sz w:val="21"/>
          <w:szCs w:val="21"/>
        </w:rPr>
      </w:pPr>
      <w:ins w:id="1561" w:author="Changed/Added" w:date="2021-04-26T11:03:00Z">
        <w:r w:rsidRPr="00D36B40">
          <w:rPr>
            <w:sz w:val="21"/>
            <w:szCs w:val="21"/>
          </w:rPr>
          <w:t xml:space="preserve">At this point nothing has happened to our routing decisions yet, hence this step could be considered not service impacting. Using the validation </w:t>
        </w:r>
        <w:proofErr w:type="gramStart"/>
        <w:r w:rsidRPr="00D36B40">
          <w:rPr>
            <w:sz w:val="21"/>
            <w:szCs w:val="21"/>
          </w:rPr>
          <w:t>database</w:t>
        </w:r>
        <w:proofErr w:type="gramEnd"/>
        <w:r w:rsidRPr="00D36B40">
          <w:rPr>
            <w:sz w:val="21"/>
            <w:szCs w:val="21"/>
          </w:rPr>
          <w:t xml:space="preserve"> the router can now start validating BGP updates it receives from </w:t>
        </w:r>
        <w:proofErr w:type="spellStart"/>
        <w:r w:rsidRPr="00D36B40">
          <w:rPr>
            <w:sz w:val="21"/>
            <w:szCs w:val="21"/>
          </w:rPr>
          <w:t>it’s</w:t>
        </w:r>
        <w:proofErr w:type="spellEnd"/>
        <w:r w:rsidRPr="00D36B40">
          <w:rPr>
            <w:sz w:val="21"/>
            <w:szCs w:val="21"/>
          </w:rPr>
          <w:t xml:space="preserve"> BGP neighbors. The following policy will actually start the validation process when applied as import policy. </w:t>
        </w:r>
      </w:ins>
    </w:p>
    <w:p w14:paraId="2B0543BE" w14:textId="77777777" w:rsidR="00D36B40" w:rsidRPr="00D36B40" w:rsidRDefault="00D36B40" w:rsidP="00D36B40">
      <w:pPr>
        <w:spacing w:before="79"/>
        <w:ind w:left="220"/>
        <w:rPr>
          <w:ins w:id="1562" w:author="Changed/Added" w:date="2021-04-26T11:03:00Z"/>
          <w:sz w:val="21"/>
          <w:szCs w:val="21"/>
        </w:rPr>
      </w:pPr>
    </w:p>
    <w:p w14:paraId="04049376" w14:textId="77777777" w:rsidR="00D36B40" w:rsidRPr="00D36B40" w:rsidRDefault="00D36B40" w:rsidP="00D36B40">
      <w:pPr>
        <w:spacing w:before="79"/>
        <w:ind w:left="220"/>
        <w:rPr>
          <w:ins w:id="1563" w:author="Changed/Added" w:date="2021-04-26T11:03:00Z"/>
          <w:sz w:val="21"/>
          <w:szCs w:val="21"/>
        </w:rPr>
      </w:pPr>
      <w:ins w:id="1564" w:author="Changed/Added" w:date="2021-04-26T11:03:00Z">
        <w:r w:rsidRPr="00D36B40">
          <w:rPr>
            <w:sz w:val="21"/>
            <w:szCs w:val="21"/>
          </w:rPr>
          <w:t>Classic CLI configuration:</w:t>
        </w:r>
      </w:ins>
    </w:p>
    <w:p w14:paraId="3E99DBA0" w14:textId="77777777" w:rsidR="00D36B40" w:rsidRPr="00D36B40" w:rsidRDefault="00D36B40" w:rsidP="00D36B40">
      <w:pPr>
        <w:pBdr>
          <w:top w:val="nil"/>
          <w:left w:val="nil"/>
          <w:bottom w:val="nil"/>
          <w:right w:val="nil"/>
          <w:between w:val="nil"/>
        </w:pBdr>
        <w:spacing w:before="45"/>
        <w:ind w:left="844"/>
        <w:rPr>
          <w:ins w:id="1565" w:author="Changed/Added" w:date="2021-04-26T11:03:00Z"/>
          <w:rFonts w:ascii="Courier New" w:eastAsia="Courier New" w:hAnsi="Courier New" w:cs="Courier New"/>
          <w:color w:val="000000"/>
          <w:sz w:val="21"/>
          <w:szCs w:val="21"/>
        </w:rPr>
      </w:pPr>
      <w:ins w:id="1566" w:author="Changed/Added" w:date="2021-04-26T11:03:00Z">
        <w:r w:rsidRPr="00D36B40">
          <w:rPr>
            <w:rFonts w:ascii="Courier New" w:eastAsia="Courier New" w:hAnsi="Courier New" w:cs="Courier New"/>
            <w:color w:val="000000"/>
            <w:sz w:val="21"/>
            <w:szCs w:val="21"/>
          </w:rPr>
          <w:t>A:br1-nyc&gt;config&gt;router&gt;policy-options# info</w:t>
        </w:r>
      </w:ins>
    </w:p>
    <w:p w14:paraId="2F8B6716" w14:textId="77777777" w:rsidR="00D36B40" w:rsidRPr="00D36B40" w:rsidRDefault="00D36B40" w:rsidP="00D36B40">
      <w:pPr>
        <w:pBdr>
          <w:top w:val="nil"/>
          <w:left w:val="nil"/>
          <w:bottom w:val="nil"/>
          <w:right w:val="nil"/>
          <w:between w:val="nil"/>
        </w:pBdr>
        <w:spacing w:before="45"/>
        <w:ind w:left="844"/>
        <w:rPr>
          <w:ins w:id="1567" w:author="Changed/Added" w:date="2021-04-26T11:03:00Z"/>
          <w:rFonts w:ascii="Courier New" w:eastAsia="Courier New" w:hAnsi="Courier New" w:cs="Courier New"/>
          <w:color w:val="000000"/>
          <w:sz w:val="21"/>
          <w:szCs w:val="21"/>
        </w:rPr>
      </w:pPr>
      <w:ins w:id="1568" w:author="Changed/Added" w:date="2021-04-26T11:03:00Z">
        <w:r w:rsidRPr="00D36B40">
          <w:rPr>
            <w:rFonts w:ascii="Courier New" w:eastAsia="Courier New" w:hAnsi="Courier New" w:cs="Courier New"/>
            <w:color w:val="000000"/>
            <w:sz w:val="21"/>
            <w:szCs w:val="21"/>
          </w:rPr>
          <w:t xml:space="preserve">            community "VRP_VALID_COMM" members "</w:t>
        </w:r>
        <w:proofErr w:type="gramStart"/>
        <w:r w:rsidRPr="00D36B40">
          <w:rPr>
            <w:rFonts w:ascii="Courier New" w:eastAsia="Courier New" w:hAnsi="Courier New" w:cs="Courier New"/>
            <w:color w:val="000000"/>
            <w:sz w:val="21"/>
            <w:szCs w:val="21"/>
          </w:rPr>
          <w:t>ext:4300:0</w:t>
        </w:r>
        <w:proofErr w:type="gramEnd"/>
        <w:r w:rsidRPr="00D36B40">
          <w:rPr>
            <w:rFonts w:ascii="Courier New" w:eastAsia="Courier New" w:hAnsi="Courier New" w:cs="Courier New"/>
            <w:color w:val="000000"/>
            <w:sz w:val="21"/>
            <w:szCs w:val="21"/>
          </w:rPr>
          <w:t>"</w:t>
        </w:r>
      </w:ins>
    </w:p>
    <w:p w14:paraId="11FE884B" w14:textId="77777777" w:rsidR="00D36B40" w:rsidRPr="00D36B40" w:rsidRDefault="00D36B40" w:rsidP="00D36B40">
      <w:pPr>
        <w:pBdr>
          <w:top w:val="nil"/>
          <w:left w:val="nil"/>
          <w:bottom w:val="nil"/>
          <w:right w:val="nil"/>
          <w:between w:val="nil"/>
        </w:pBdr>
        <w:spacing w:before="45"/>
        <w:ind w:left="844"/>
        <w:rPr>
          <w:ins w:id="1569" w:author="Changed/Added" w:date="2021-04-26T11:03:00Z"/>
          <w:rFonts w:ascii="Courier New" w:eastAsia="Courier New" w:hAnsi="Courier New" w:cs="Courier New"/>
          <w:color w:val="000000"/>
          <w:sz w:val="21"/>
          <w:szCs w:val="21"/>
        </w:rPr>
      </w:pPr>
      <w:ins w:id="1570" w:author="Changed/Added" w:date="2021-04-26T11:03:00Z">
        <w:r w:rsidRPr="00D36B40">
          <w:rPr>
            <w:rFonts w:ascii="Courier New" w:eastAsia="Courier New" w:hAnsi="Courier New" w:cs="Courier New"/>
            <w:color w:val="000000"/>
            <w:sz w:val="21"/>
            <w:szCs w:val="21"/>
          </w:rPr>
          <w:lastRenderedPageBreak/>
          <w:t xml:space="preserve">            community "VRP_INVALID_COMM" members "</w:t>
        </w:r>
        <w:proofErr w:type="gramStart"/>
        <w:r w:rsidRPr="00D36B40">
          <w:rPr>
            <w:rFonts w:ascii="Courier New" w:eastAsia="Courier New" w:hAnsi="Courier New" w:cs="Courier New"/>
            <w:color w:val="000000"/>
            <w:sz w:val="21"/>
            <w:szCs w:val="21"/>
          </w:rPr>
          <w:t>ext:4300:2</w:t>
        </w:r>
        <w:proofErr w:type="gramEnd"/>
        <w:r w:rsidRPr="00D36B40">
          <w:rPr>
            <w:rFonts w:ascii="Courier New" w:eastAsia="Courier New" w:hAnsi="Courier New" w:cs="Courier New"/>
            <w:color w:val="000000"/>
            <w:sz w:val="21"/>
            <w:szCs w:val="21"/>
          </w:rPr>
          <w:t>"</w:t>
        </w:r>
      </w:ins>
    </w:p>
    <w:p w14:paraId="6CBF5BCB" w14:textId="77777777" w:rsidR="00D36B40" w:rsidRPr="00D36B40" w:rsidRDefault="00D36B40" w:rsidP="00D36B40">
      <w:pPr>
        <w:pBdr>
          <w:top w:val="nil"/>
          <w:left w:val="nil"/>
          <w:bottom w:val="nil"/>
          <w:right w:val="nil"/>
          <w:between w:val="nil"/>
        </w:pBdr>
        <w:spacing w:before="45"/>
        <w:ind w:left="844"/>
        <w:rPr>
          <w:ins w:id="1571" w:author="Changed/Added" w:date="2021-04-26T11:03:00Z"/>
          <w:rFonts w:ascii="Courier New" w:eastAsia="Courier New" w:hAnsi="Courier New" w:cs="Courier New"/>
          <w:color w:val="000000"/>
          <w:sz w:val="21"/>
          <w:szCs w:val="21"/>
        </w:rPr>
      </w:pPr>
      <w:ins w:id="1572" w:author="Changed/Added" w:date="2021-04-26T11:03:00Z">
        <w:r w:rsidRPr="00D36B40">
          <w:rPr>
            <w:rFonts w:ascii="Courier New" w:eastAsia="Courier New" w:hAnsi="Courier New" w:cs="Courier New"/>
            <w:color w:val="000000"/>
            <w:sz w:val="21"/>
            <w:szCs w:val="21"/>
          </w:rPr>
          <w:t xml:space="preserve">            community "VRP_NOT_FOUND_COMM" members "</w:t>
        </w:r>
        <w:proofErr w:type="gramStart"/>
        <w:r w:rsidRPr="00D36B40">
          <w:rPr>
            <w:rFonts w:ascii="Courier New" w:eastAsia="Courier New" w:hAnsi="Courier New" w:cs="Courier New"/>
            <w:color w:val="000000"/>
            <w:sz w:val="21"/>
            <w:szCs w:val="21"/>
          </w:rPr>
          <w:t>ext:4300:1</w:t>
        </w:r>
        <w:proofErr w:type="gramEnd"/>
        <w:r w:rsidRPr="00D36B40">
          <w:rPr>
            <w:rFonts w:ascii="Courier New" w:eastAsia="Courier New" w:hAnsi="Courier New" w:cs="Courier New"/>
            <w:color w:val="000000"/>
            <w:sz w:val="21"/>
            <w:szCs w:val="21"/>
          </w:rPr>
          <w:t>"</w:t>
        </w:r>
      </w:ins>
    </w:p>
    <w:p w14:paraId="04315D95" w14:textId="77777777" w:rsidR="00D36B40" w:rsidRPr="00D36B40" w:rsidRDefault="00D36B40" w:rsidP="00D36B40">
      <w:pPr>
        <w:pBdr>
          <w:top w:val="nil"/>
          <w:left w:val="nil"/>
          <w:bottom w:val="nil"/>
          <w:right w:val="nil"/>
          <w:between w:val="nil"/>
        </w:pBdr>
        <w:spacing w:before="45"/>
        <w:ind w:left="844"/>
        <w:rPr>
          <w:ins w:id="1573" w:author="Changed/Added" w:date="2021-04-26T11:03:00Z"/>
          <w:rFonts w:ascii="Courier New" w:eastAsia="Courier New" w:hAnsi="Courier New" w:cs="Courier New"/>
          <w:color w:val="000000"/>
          <w:sz w:val="21"/>
          <w:szCs w:val="21"/>
        </w:rPr>
      </w:pPr>
      <w:ins w:id="1574" w:author="Changed/Added" w:date="2021-04-26T11:03:00Z">
        <w:r w:rsidRPr="00D36B40">
          <w:rPr>
            <w:rFonts w:ascii="Courier New" w:eastAsia="Courier New" w:hAnsi="Courier New" w:cs="Courier New"/>
            <w:color w:val="000000"/>
            <w:sz w:val="21"/>
            <w:szCs w:val="21"/>
          </w:rPr>
          <w:t xml:space="preserve">            policy-statement "ORIGIN_POLICY"</w:t>
        </w:r>
      </w:ins>
    </w:p>
    <w:p w14:paraId="74DFC0B8" w14:textId="77777777" w:rsidR="00D36B40" w:rsidRPr="00D36B40" w:rsidRDefault="00D36B40" w:rsidP="00D36B40">
      <w:pPr>
        <w:pBdr>
          <w:top w:val="nil"/>
          <w:left w:val="nil"/>
          <w:bottom w:val="nil"/>
          <w:right w:val="nil"/>
          <w:between w:val="nil"/>
        </w:pBdr>
        <w:spacing w:before="45"/>
        <w:ind w:left="844"/>
        <w:rPr>
          <w:ins w:id="1575" w:author="Changed/Added" w:date="2021-04-26T11:03:00Z"/>
          <w:rFonts w:ascii="Courier New" w:eastAsia="Courier New" w:hAnsi="Courier New" w:cs="Courier New"/>
          <w:color w:val="000000"/>
          <w:sz w:val="21"/>
          <w:szCs w:val="21"/>
        </w:rPr>
      </w:pPr>
      <w:ins w:id="1576" w:author="Changed/Added" w:date="2021-04-26T11:03:00Z">
        <w:r w:rsidRPr="00D36B40">
          <w:rPr>
            <w:rFonts w:ascii="Courier New" w:eastAsia="Courier New" w:hAnsi="Courier New" w:cs="Courier New"/>
            <w:color w:val="000000"/>
            <w:sz w:val="21"/>
            <w:szCs w:val="21"/>
          </w:rPr>
          <w:t xml:space="preserve">                entry 10</w:t>
        </w:r>
      </w:ins>
    </w:p>
    <w:p w14:paraId="46F13766" w14:textId="77777777" w:rsidR="00D36B40" w:rsidRPr="00D36B40" w:rsidRDefault="00D36B40" w:rsidP="00D36B40">
      <w:pPr>
        <w:pBdr>
          <w:top w:val="nil"/>
          <w:left w:val="nil"/>
          <w:bottom w:val="nil"/>
          <w:right w:val="nil"/>
          <w:between w:val="nil"/>
        </w:pBdr>
        <w:spacing w:before="45"/>
        <w:ind w:left="844"/>
        <w:rPr>
          <w:ins w:id="1577" w:author="Changed/Added" w:date="2021-04-26T11:03:00Z"/>
          <w:rFonts w:ascii="Courier New" w:eastAsia="Courier New" w:hAnsi="Courier New" w:cs="Courier New"/>
          <w:color w:val="000000"/>
          <w:sz w:val="21"/>
          <w:szCs w:val="21"/>
        </w:rPr>
      </w:pPr>
      <w:ins w:id="1578" w:author="Changed/Added" w:date="2021-04-26T11:03:00Z">
        <w:r w:rsidRPr="00D36B40">
          <w:rPr>
            <w:rFonts w:ascii="Courier New" w:eastAsia="Courier New" w:hAnsi="Courier New" w:cs="Courier New"/>
            <w:color w:val="000000"/>
            <w:sz w:val="21"/>
            <w:szCs w:val="21"/>
          </w:rPr>
          <w:t xml:space="preserve">                    from</w:t>
        </w:r>
      </w:ins>
    </w:p>
    <w:p w14:paraId="2EE714E7" w14:textId="77777777" w:rsidR="00D36B40" w:rsidRPr="00D36B40" w:rsidRDefault="00D36B40" w:rsidP="00D36B40">
      <w:pPr>
        <w:pBdr>
          <w:top w:val="nil"/>
          <w:left w:val="nil"/>
          <w:bottom w:val="nil"/>
          <w:right w:val="nil"/>
          <w:between w:val="nil"/>
        </w:pBdr>
        <w:spacing w:before="45"/>
        <w:ind w:left="844"/>
        <w:rPr>
          <w:ins w:id="1579" w:author="Changed/Added" w:date="2021-04-26T11:03:00Z"/>
          <w:rFonts w:ascii="Courier New" w:eastAsia="Courier New" w:hAnsi="Courier New" w:cs="Courier New"/>
          <w:color w:val="000000"/>
          <w:sz w:val="21"/>
          <w:szCs w:val="21"/>
        </w:rPr>
      </w:pPr>
      <w:ins w:id="1580" w:author="Changed/Added" w:date="2021-04-26T11:03:00Z">
        <w:r w:rsidRPr="00D36B40">
          <w:rPr>
            <w:rFonts w:ascii="Courier New" w:eastAsia="Courier New" w:hAnsi="Courier New" w:cs="Courier New"/>
            <w:color w:val="000000"/>
            <w:sz w:val="21"/>
            <w:szCs w:val="21"/>
          </w:rPr>
          <w:t xml:space="preserve">                        origin-validation-state invalid</w:t>
        </w:r>
      </w:ins>
    </w:p>
    <w:p w14:paraId="7219BB61" w14:textId="77777777" w:rsidR="00D36B40" w:rsidRPr="00D36B40" w:rsidRDefault="00D36B40" w:rsidP="00D36B40">
      <w:pPr>
        <w:pBdr>
          <w:top w:val="nil"/>
          <w:left w:val="nil"/>
          <w:bottom w:val="nil"/>
          <w:right w:val="nil"/>
          <w:between w:val="nil"/>
        </w:pBdr>
        <w:spacing w:before="45"/>
        <w:ind w:left="844"/>
        <w:rPr>
          <w:ins w:id="1581" w:author="Changed/Added" w:date="2021-04-26T11:03:00Z"/>
          <w:rFonts w:ascii="Courier New" w:eastAsia="Courier New" w:hAnsi="Courier New" w:cs="Courier New"/>
          <w:color w:val="000000"/>
          <w:sz w:val="21"/>
          <w:szCs w:val="21"/>
        </w:rPr>
      </w:pPr>
      <w:ins w:id="1582" w:author="Changed/Added" w:date="2021-04-26T11:03:00Z">
        <w:r w:rsidRPr="00D36B40">
          <w:rPr>
            <w:rFonts w:ascii="Courier New" w:eastAsia="Courier New" w:hAnsi="Courier New" w:cs="Courier New"/>
            <w:color w:val="000000"/>
            <w:sz w:val="21"/>
            <w:szCs w:val="21"/>
          </w:rPr>
          <w:t xml:space="preserve">                    exit</w:t>
        </w:r>
      </w:ins>
    </w:p>
    <w:p w14:paraId="603673CB" w14:textId="77777777" w:rsidR="00D36B40" w:rsidRPr="00D36B40" w:rsidRDefault="00D36B40" w:rsidP="00D36B40">
      <w:pPr>
        <w:pBdr>
          <w:top w:val="nil"/>
          <w:left w:val="nil"/>
          <w:bottom w:val="nil"/>
          <w:right w:val="nil"/>
          <w:between w:val="nil"/>
        </w:pBdr>
        <w:spacing w:before="45"/>
        <w:ind w:left="844"/>
        <w:rPr>
          <w:ins w:id="1583" w:author="Changed/Added" w:date="2021-04-26T11:03:00Z"/>
          <w:rFonts w:ascii="Courier New" w:eastAsia="Courier New" w:hAnsi="Courier New" w:cs="Courier New"/>
          <w:color w:val="000000"/>
          <w:sz w:val="21"/>
          <w:szCs w:val="21"/>
        </w:rPr>
      </w:pPr>
      <w:ins w:id="1584" w:author="Changed/Added" w:date="2021-04-26T11:03:00Z">
        <w:r w:rsidRPr="00D36B40">
          <w:rPr>
            <w:rFonts w:ascii="Courier New" w:eastAsia="Courier New" w:hAnsi="Courier New" w:cs="Courier New"/>
            <w:color w:val="000000"/>
            <w:sz w:val="21"/>
            <w:szCs w:val="21"/>
          </w:rPr>
          <w:t xml:space="preserve">                    action drop</w:t>
        </w:r>
      </w:ins>
    </w:p>
    <w:p w14:paraId="240520D1" w14:textId="77777777" w:rsidR="00D36B40" w:rsidRPr="00D36B40" w:rsidRDefault="00D36B40" w:rsidP="00D36B40">
      <w:pPr>
        <w:pBdr>
          <w:top w:val="nil"/>
          <w:left w:val="nil"/>
          <w:bottom w:val="nil"/>
          <w:right w:val="nil"/>
          <w:between w:val="nil"/>
        </w:pBdr>
        <w:spacing w:before="45"/>
        <w:ind w:left="844"/>
        <w:rPr>
          <w:ins w:id="1585" w:author="Changed/Added" w:date="2021-04-26T11:03:00Z"/>
          <w:rFonts w:ascii="Courier New" w:eastAsia="Courier New" w:hAnsi="Courier New" w:cs="Courier New"/>
          <w:color w:val="000000"/>
          <w:sz w:val="21"/>
          <w:szCs w:val="21"/>
        </w:rPr>
      </w:pPr>
      <w:ins w:id="1586" w:author="Changed/Added" w:date="2021-04-26T11:03:00Z">
        <w:r w:rsidRPr="00D36B40">
          <w:rPr>
            <w:rFonts w:ascii="Courier New" w:eastAsia="Courier New" w:hAnsi="Courier New" w:cs="Courier New"/>
            <w:color w:val="000000"/>
            <w:sz w:val="21"/>
            <w:szCs w:val="21"/>
          </w:rPr>
          <w:t xml:space="preserve">                        community add "VRP_INVALID_COMM"</w:t>
        </w:r>
      </w:ins>
    </w:p>
    <w:p w14:paraId="73C8C53E" w14:textId="77777777" w:rsidR="00D36B40" w:rsidRPr="00D36B40" w:rsidRDefault="00D36B40" w:rsidP="00D36B40">
      <w:pPr>
        <w:pBdr>
          <w:top w:val="nil"/>
          <w:left w:val="nil"/>
          <w:bottom w:val="nil"/>
          <w:right w:val="nil"/>
          <w:between w:val="nil"/>
        </w:pBdr>
        <w:spacing w:before="45"/>
        <w:ind w:left="844"/>
        <w:rPr>
          <w:ins w:id="1587" w:author="Changed/Added" w:date="2021-04-26T11:03:00Z"/>
          <w:rFonts w:ascii="Courier New" w:eastAsia="Courier New" w:hAnsi="Courier New" w:cs="Courier New"/>
          <w:color w:val="000000"/>
          <w:sz w:val="21"/>
          <w:szCs w:val="21"/>
        </w:rPr>
      </w:pPr>
      <w:ins w:id="1588" w:author="Changed/Added" w:date="2021-04-26T11:03:00Z">
        <w:r w:rsidRPr="00D36B40">
          <w:rPr>
            <w:rFonts w:ascii="Courier New" w:eastAsia="Courier New" w:hAnsi="Courier New" w:cs="Courier New"/>
            <w:color w:val="000000"/>
            <w:sz w:val="21"/>
            <w:szCs w:val="21"/>
          </w:rPr>
          <w:t xml:space="preserve">                        local-preference 90</w:t>
        </w:r>
      </w:ins>
    </w:p>
    <w:p w14:paraId="7843DB20" w14:textId="77777777" w:rsidR="00D36B40" w:rsidRPr="00D36B40" w:rsidRDefault="00D36B40" w:rsidP="00D36B40">
      <w:pPr>
        <w:pBdr>
          <w:top w:val="nil"/>
          <w:left w:val="nil"/>
          <w:bottom w:val="nil"/>
          <w:right w:val="nil"/>
          <w:between w:val="nil"/>
        </w:pBdr>
        <w:spacing w:before="45"/>
        <w:ind w:left="844"/>
        <w:rPr>
          <w:ins w:id="1589" w:author="Changed/Added" w:date="2021-04-26T11:03:00Z"/>
          <w:rFonts w:ascii="Courier New" w:eastAsia="Courier New" w:hAnsi="Courier New" w:cs="Courier New"/>
          <w:color w:val="000000"/>
          <w:sz w:val="21"/>
          <w:szCs w:val="21"/>
        </w:rPr>
      </w:pPr>
      <w:ins w:id="1590" w:author="Changed/Added" w:date="2021-04-26T11:03:00Z">
        <w:r w:rsidRPr="00D36B40">
          <w:rPr>
            <w:rFonts w:ascii="Courier New" w:eastAsia="Courier New" w:hAnsi="Courier New" w:cs="Courier New"/>
            <w:color w:val="000000"/>
            <w:sz w:val="21"/>
            <w:szCs w:val="21"/>
          </w:rPr>
          <w:t xml:space="preserve">                    exit</w:t>
        </w:r>
      </w:ins>
    </w:p>
    <w:p w14:paraId="5E3A415A" w14:textId="77777777" w:rsidR="00D36B40" w:rsidRPr="00D36B40" w:rsidRDefault="00D36B40" w:rsidP="00D36B40">
      <w:pPr>
        <w:pBdr>
          <w:top w:val="nil"/>
          <w:left w:val="nil"/>
          <w:bottom w:val="nil"/>
          <w:right w:val="nil"/>
          <w:between w:val="nil"/>
        </w:pBdr>
        <w:spacing w:before="45"/>
        <w:ind w:left="844"/>
        <w:rPr>
          <w:ins w:id="1591" w:author="Changed/Added" w:date="2021-04-26T11:03:00Z"/>
          <w:rFonts w:ascii="Courier New" w:eastAsia="Courier New" w:hAnsi="Courier New" w:cs="Courier New"/>
          <w:color w:val="000000"/>
          <w:sz w:val="21"/>
          <w:szCs w:val="21"/>
        </w:rPr>
      </w:pPr>
      <w:ins w:id="1592" w:author="Changed/Added" w:date="2021-04-26T11:03:00Z">
        <w:r w:rsidRPr="00D36B40">
          <w:rPr>
            <w:rFonts w:ascii="Courier New" w:eastAsia="Courier New" w:hAnsi="Courier New" w:cs="Courier New"/>
            <w:color w:val="000000"/>
            <w:sz w:val="21"/>
            <w:szCs w:val="21"/>
          </w:rPr>
          <w:t xml:space="preserve">                exit</w:t>
        </w:r>
      </w:ins>
    </w:p>
    <w:p w14:paraId="7BE9F4BB" w14:textId="77777777" w:rsidR="00D36B40" w:rsidRPr="00D36B40" w:rsidRDefault="00D36B40" w:rsidP="00D36B40">
      <w:pPr>
        <w:pBdr>
          <w:top w:val="nil"/>
          <w:left w:val="nil"/>
          <w:bottom w:val="nil"/>
          <w:right w:val="nil"/>
          <w:between w:val="nil"/>
        </w:pBdr>
        <w:spacing w:before="45"/>
        <w:ind w:left="844"/>
        <w:rPr>
          <w:ins w:id="1593" w:author="Changed/Added" w:date="2021-04-26T11:03:00Z"/>
          <w:rFonts w:ascii="Courier New" w:eastAsia="Courier New" w:hAnsi="Courier New" w:cs="Courier New"/>
          <w:color w:val="000000"/>
          <w:sz w:val="21"/>
          <w:szCs w:val="21"/>
        </w:rPr>
      </w:pPr>
      <w:ins w:id="1594" w:author="Changed/Added" w:date="2021-04-26T11:03:00Z">
        <w:r w:rsidRPr="00D36B40">
          <w:rPr>
            <w:rFonts w:ascii="Courier New" w:eastAsia="Courier New" w:hAnsi="Courier New" w:cs="Courier New"/>
            <w:color w:val="000000"/>
            <w:sz w:val="21"/>
            <w:szCs w:val="21"/>
          </w:rPr>
          <w:t xml:space="preserve">                entry 20</w:t>
        </w:r>
      </w:ins>
    </w:p>
    <w:p w14:paraId="595E9E5F" w14:textId="77777777" w:rsidR="00D36B40" w:rsidRPr="00D36B40" w:rsidRDefault="00D36B40" w:rsidP="00D36B40">
      <w:pPr>
        <w:pBdr>
          <w:top w:val="nil"/>
          <w:left w:val="nil"/>
          <w:bottom w:val="nil"/>
          <w:right w:val="nil"/>
          <w:between w:val="nil"/>
        </w:pBdr>
        <w:spacing w:before="45"/>
        <w:ind w:left="844"/>
        <w:rPr>
          <w:ins w:id="1595" w:author="Changed/Added" w:date="2021-04-26T11:03:00Z"/>
          <w:rFonts w:ascii="Courier New" w:eastAsia="Courier New" w:hAnsi="Courier New" w:cs="Courier New"/>
          <w:color w:val="000000"/>
          <w:sz w:val="21"/>
          <w:szCs w:val="21"/>
        </w:rPr>
      </w:pPr>
      <w:ins w:id="1596" w:author="Changed/Added" w:date="2021-04-26T11:03:00Z">
        <w:r w:rsidRPr="00D36B40">
          <w:rPr>
            <w:rFonts w:ascii="Courier New" w:eastAsia="Courier New" w:hAnsi="Courier New" w:cs="Courier New"/>
            <w:color w:val="000000"/>
            <w:sz w:val="21"/>
            <w:szCs w:val="21"/>
          </w:rPr>
          <w:t xml:space="preserve">                    from</w:t>
        </w:r>
      </w:ins>
    </w:p>
    <w:p w14:paraId="1DEE86D8" w14:textId="77777777" w:rsidR="00D36B40" w:rsidRPr="00D36B40" w:rsidRDefault="00D36B40" w:rsidP="00D36B40">
      <w:pPr>
        <w:pBdr>
          <w:top w:val="nil"/>
          <w:left w:val="nil"/>
          <w:bottom w:val="nil"/>
          <w:right w:val="nil"/>
          <w:between w:val="nil"/>
        </w:pBdr>
        <w:spacing w:before="45"/>
        <w:ind w:left="844"/>
        <w:rPr>
          <w:ins w:id="1597" w:author="Changed/Added" w:date="2021-04-26T11:03:00Z"/>
          <w:rFonts w:ascii="Courier New" w:eastAsia="Courier New" w:hAnsi="Courier New" w:cs="Courier New"/>
          <w:color w:val="000000"/>
          <w:sz w:val="21"/>
          <w:szCs w:val="21"/>
        </w:rPr>
      </w:pPr>
      <w:ins w:id="1598" w:author="Changed/Added" w:date="2021-04-26T11:03:00Z">
        <w:r w:rsidRPr="00D36B40">
          <w:rPr>
            <w:rFonts w:ascii="Courier New" w:eastAsia="Courier New" w:hAnsi="Courier New" w:cs="Courier New"/>
            <w:color w:val="000000"/>
            <w:sz w:val="21"/>
            <w:szCs w:val="21"/>
          </w:rPr>
          <w:t xml:space="preserve">                        origin-validation-state </w:t>
        </w:r>
        <w:proofErr w:type="spellStart"/>
        <w:r w:rsidRPr="00D36B40">
          <w:rPr>
            <w:rFonts w:ascii="Courier New" w:eastAsia="Courier New" w:hAnsi="Courier New" w:cs="Courier New"/>
            <w:color w:val="000000"/>
            <w:sz w:val="21"/>
            <w:szCs w:val="21"/>
          </w:rPr>
          <w:t>notFound</w:t>
        </w:r>
        <w:proofErr w:type="spellEnd"/>
      </w:ins>
    </w:p>
    <w:p w14:paraId="62B7C842" w14:textId="77777777" w:rsidR="00D36B40" w:rsidRPr="00D36B40" w:rsidRDefault="00D36B40" w:rsidP="00D36B40">
      <w:pPr>
        <w:pBdr>
          <w:top w:val="nil"/>
          <w:left w:val="nil"/>
          <w:bottom w:val="nil"/>
          <w:right w:val="nil"/>
          <w:between w:val="nil"/>
        </w:pBdr>
        <w:spacing w:before="45"/>
        <w:ind w:left="844"/>
        <w:rPr>
          <w:ins w:id="1599" w:author="Changed/Added" w:date="2021-04-26T11:03:00Z"/>
          <w:rFonts w:ascii="Courier New" w:eastAsia="Courier New" w:hAnsi="Courier New" w:cs="Courier New"/>
          <w:color w:val="000000"/>
          <w:sz w:val="21"/>
          <w:szCs w:val="21"/>
        </w:rPr>
      </w:pPr>
      <w:ins w:id="1600" w:author="Changed/Added" w:date="2021-04-26T11:03:00Z">
        <w:r w:rsidRPr="00D36B40">
          <w:rPr>
            <w:rFonts w:ascii="Courier New" w:eastAsia="Courier New" w:hAnsi="Courier New" w:cs="Courier New"/>
            <w:color w:val="000000"/>
            <w:sz w:val="21"/>
            <w:szCs w:val="21"/>
          </w:rPr>
          <w:t xml:space="preserve">                    exit</w:t>
        </w:r>
      </w:ins>
    </w:p>
    <w:p w14:paraId="3F8A8A3B" w14:textId="77777777" w:rsidR="00D36B40" w:rsidRPr="00D36B40" w:rsidRDefault="00D36B40" w:rsidP="00D36B40">
      <w:pPr>
        <w:pBdr>
          <w:top w:val="nil"/>
          <w:left w:val="nil"/>
          <w:bottom w:val="nil"/>
          <w:right w:val="nil"/>
          <w:between w:val="nil"/>
        </w:pBdr>
        <w:spacing w:before="45"/>
        <w:ind w:left="844"/>
        <w:rPr>
          <w:ins w:id="1601" w:author="Changed/Added" w:date="2021-04-26T11:03:00Z"/>
          <w:rFonts w:ascii="Courier New" w:eastAsia="Courier New" w:hAnsi="Courier New" w:cs="Courier New"/>
          <w:color w:val="000000"/>
          <w:sz w:val="21"/>
          <w:szCs w:val="21"/>
        </w:rPr>
      </w:pPr>
      <w:ins w:id="1602" w:author="Changed/Added" w:date="2021-04-26T11:03:00Z">
        <w:r w:rsidRPr="00D36B40">
          <w:rPr>
            <w:rFonts w:ascii="Courier New" w:eastAsia="Courier New" w:hAnsi="Courier New" w:cs="Courier New"/>
            <w:color w:val="000000"/>
            <w:sz w:val="21"/>
            <w:szCs w:val="21"/>
          </w:rPr>
          <w:t xml:space="preserve">                    action </w:t>
        </w:r>
        <w:proofErr w:type="gramStart"/>
        <w:r w:rsidRPr="00D36B40">
          <w:rPr>
            <w:rFonts w:ascii="Courier New" w:eastAsia="Courier New" w:hAnsi="Courier New" w:cs="Courier New"/>
            <w:color w:val="000000"/>
            <w:sz w:val="21"/>
            <w:szCs w:val="21"/>
          </w:rPr>
          <w:t>accept</w:t>
        </w:r>
        <w:proofErr w:type="gramEnd"/>
      </w:ins>
    </w:p>
    <w:p w14:paraId="40E5D5BF" w14:textId="77777777" w:rsidR="00D36B40" w:rsidRPr="00D36B40" w:rsidRDefault="00D36B40" w:rsidP="00D36B40">
      <w:pPr>
        <w:pBdr>
          <w:top w:val="nil"/>
          <w:left w:val="nil"/>
          <w:bottom w:val="nil"/>
          <w:right w:val="nil"/>
          <w:between w:val="nil"/>
        </w:pBdr>
        <w:spacing w:before="45"/>
        <w:ind w:left="844"/>
        <w:rPr>
          <w:ins w:id="1603" w:author="Changed/Added" w:date="2021-04-26T11:03:00Z"/>
          <w:rFonts w:ascii="Courier New" w:eastAsia="Courier New" w:hAnsi="Courier New" w:cs="Courier New"/>
          <w:color w:val="000000"/>
          <w:sz w:val="21"/>
          <w:szCs w:val="21"/>
        </w:rPr>
      </w:pPr>
      <w:ins w:id="1604" w:author="Changed/Added" w:date="2021-04-26T11:03:00Z">
        <w:r w:rsidRPr="00D36B40">
          <w:rPr>
            <w:rFonts w:ascii="Courier New" w:eastAsia="Courier New" w:hAnsi="Courier New" w:cs="Courier New"/>
            <w:color w:val="000000"/>
            <w:sz w:val="21"/>
            <w:szCs w:val="21"/>
          </w:rPr>
          <w:t xml:space="preserve">                        community add "VRP_NOT_FOUND_COMM"</w:t>
        </w:r>
      </w:ins>
    </w:p>
    <w:p w14:paraId="4C45D1D5" w14:textId="77777777" w:rsidR="00D36B40" w:rsidRPr="00D36B40" w:rsidRDefault="00D36B40" w:rsidP="00D36B40">
      <w:pPr>
        <w:pBdr>
          <w:top w:val="nil"/>
          <w:left w:val="nil"/>
          <w:bottom w:val="nil"/>
          <w:right w:val="nil"/>
          <w:between w:val="nil"/>
        </w:pBdr>
        <w:spacing w:before="45"/>
        <w:ind w:left="844"/>
        <w:rPr>
          <w:ins w:id="1605" w:author="Changed/Added" w:date="2021-04-26T11:03:00Z"/>
          <w:rFonts w:ascii="Courier New" w:eastAsia="Courier New" w:hAnsi="Courier New" w:cs="Courier New"/>
          <w:color w:val="000000"/>
          <w:sz w:val="21"/>
          <w:szCs w:val="21"/>
        </w:rPr>
      </w:pPr>
      <w:ins w:id="1606" w:author="Changed/Added" w:date="2021-04-26T11:03:00Z">
        <w:r w:rsidRPr="00D36B40">
          <w:rPr>
            <w:rFonts w:ascii="Courier New" w:eastAsia="Courier New" w:hAnsi="Courier New" w:cs="Courier New"/>
            <w:color w:val="000000"/>
            <w:sz w:val="21"/>
            <w:szCs w:val="21"/>
          </w:rPr>
          <w:t xml:space="preserve">                        local-preference 100</w:t>
        </w:r>
      </w:ins>
    </w:p>
    <w:p w14:paraId="2D8FC33A" w14:textId="77777777" w:rsidR="00D36B40" w:rsidRPr="00D36B40" w:rsidRDefault="00D36B40" w:rsidP="00D36B40">
      <w:pPr>
        <w:pBdr>
          <w:top w:val="nil"/>
          <w:left w:val="nil"/>
          <w:bottom w:val="nil"/>
          <w:right w:val="nil"/>
          <w:between w:val="nil"/>
        </w:pBdr>
        <w:spacing w:before="45"/>
        <w:ind w:left="844"/>
        <w:rPr>
          <w:ins w:id="1607" w:author="Changed/Added" w:date="2021-04-26T11:03:00Z"/>
          <w:rFonts w:ascii="Courier New" w:eastAsia="Courier New" w:hAnsi="Courier New" w:cs="Courier New"/>
          <w:color w:val="000000"/>
          <w:sz w:val="21"/>
          <w:szCs w:val="21"/>
        </w:rPr>
      </w:pPr>
      <w:ins w:id="1608" w:author="Changed/Added" w:date="2021-04-26T11:03:00Z">
        <w:r w:rsidRPr="00D36B40">
          <w:rPr>
            <w:rFonts w:ascii="Courier New" w:eastAsia="Courier New" w:hAnsi="Courier New" w:cs="Courier New"/>
            <w:color w:val="000000"/>
            <w:sz w:val="21"/>
            <w:szCs w:val="21"/>
          </w:rPr>
          <w:t xml:space="preserve">                    exit</w:t>
        </w:r>
      </w:ins>
    </w:p>
    <w:p w14:paraId="7F4162A8" w14:textId="77777777" w:rsidR="00D36B40" w:rsidRPr="00D36B40" w:rsidRDefault="00D36B40" w:rsidP="00D36B40">
      <w:pPr>
        <w:pBdr>
          <w:top w:val="nil"/>
          <w:left w:val="nil"/>
          <w:bottom w:val="nil"/>
          <w:right w:val="nil"/>
          <w:between w:val="nil"/>
        </w:pBdr>
        <w:spacing w:before="45"/>
        <w:ind w:left="844"/>
        <w:rPr>
          <w:ins w:id="1609" w:author="Changed/Added" w:date="2021-04-26T11:03:00Z"/>
          <w:rFonts w:ascii="Courier New" w:eastAsia="Courier New" w:hAnsi="Courier New" w:cs="Courier New"/>
          <w:color w:val="000000"/>
          <w:sz w:val="21"/>
          <w:szCs w:val="21"/>
        </w:rPr>
      </w:pPr>
      <w:ins w:id="1610" w:author="Changed/Added" w:date="2021-04-26T11:03:00Z">
        <w:r w:rsidRPr="00D36B40">
          <w:rPr>
            <w:rFonts w:ascii="Courier New" w:eastAsia="Courier New" w:hAnsi="Courier New" w:cs="Courier New"/>
            <w:color w:val="000000"/>
            <w:sz w:val="21"/>
            <w:szCs w:val="21"/>
          </w:rPr>
          <w:t xml:space="preserve">                exit                 </w:t>
        </w:r>
      </w:ins>
    </w:p>
    <w:p w14:paraId="0A72B807" w14:textId="77777777" w:rsidR="00D36B40" w:rsidRPr="00D36B40" w:rsidRDefault="00D36B40" w:rsidP="00D36B40">
      <w:pPr>
        <w:pBdr>
          <w:top w:val="nil"/>
          <w:left w:val="nil"/>
          <w:bottom w:val="nil"/>
          <w:right w:val="nil"/>
          <w:between w:val="nil"/>
        </w:pBdr>
        <w:spacing w:before="45"/>
        <w:ind w:left="844"/>
        <w:rPr>
          <w:ins w:id="1611" w:author="Changed/Added" w:date="2021-04-26T11:03:00Z"/>
          <w:rFonts w:ascii="Courier New" w:eastAsia="Courier New" w:hAnsi="Courier New" w:cs="Courier New"/>
          <w:color w:val="000000"/>
          <w:sz w:val="21"/>
          <w:szCs w:val="21"/>
        </w:rPr>
      </w:pPr>
      <w:ins w:id="1612" w:author="Changed/Added" w:date="2021-04-26T11:03:00Z">
        <w:r w:rsidRPr="00D36B40">
          <w:rPr>
            <w:rFonts w:ascii="Courier New" w:eastAsia="Courier New" w:hAnsi="Courier New" w:cs="Courier New"/>
            <w:color w:val="000000"/>
            <w:sz w:val="21"/>
            <w:szCs w:val="21"/>
          </w:rPr>
          <w:t xml:space="preserve">                entry 30</w:t>
        </w:r>
      </w:ins>
    </w:p>
    <w:p w14:paraId="6E0A94B8" w14:textId="77777777" w:rsidR="00D36B40" w:rsidRPr="00D36B40" w:rsidRDefault="00D36B40" w:rsidP="00D36B40">
      <w:pPr>
        <w:pBdr>
          <w:top w:val="nil"/>
          <w:left w:val="nil"/>
          <w:bottom w:val="nil"/>
          <w:right w:val="nil"/>
          <w:between w:val="nil"/>
        </w:pBdr>
        <w:spacing w:before="45"/>
        <w:ind w:left="844"/>
        <w:rPr>
          <w:ins w:id="1613" w:author="Changed/Added" w:date="2021-04-26T11:03:00Z"/>
          <w:rFonts w:ascii="Courier New" w:eastAsia="Courier New" w:hAnsi="Courier New" w:cs="Courier New"/>
          <w:color w:val="000000"/>
          <w:sz w:val="21"/>
          <w:szCs w:val="21"/>
        </w:rPr>
      </w:pPr>
      <w:ins w:id="1614" w:author="Changed/Added" w:date="2021-04-26T11:03:00Z">
        <w:r w:rsidRPr="00D36B40">
          <w:rPr>
            <w:rFonts w:ascii="Courier New" w:eastAsia="Courier New" w:hAnsi="Courier New" w:cs="Courier New"/>
            <w:color w:val="000000"/>
            <w:sz w:val="21"/>
            <w:szCs w:val="21"/>
          </w:rPr>
          <w:t xml:space="preserve">                    from</w:t>
        </w:r>
      </w:ins>
    </w:p>
    <w:p w14:paraId="26F84F2E" w14:textId="77777777" w:rsidR="00D36B40" w:rsidRPr="00D36B40" w:rsidRDefault="00D36B40" w:rsidP="00D36B40">
      <w:pPr>
        <w:pBdr>
          <w:top w:val="nil"/>
          <w:left w:val="nil"/>
          <w:bottom w:val="nil"/>
          <w:right w:val="nil"/>
          <w:between w:val="nil"/>
        </w:pBdr>
        <w:spacing w:before="45"/>
        <w:ind w:left="844"/>
        <w:rPr>
          <w:ins w:id="1615" w:author="Changed/Added" w:date="2021-04-26T11:03:00Z"/>
          <w:rFonts w:ascii="Courier New" w:eastAsia="Courier New" w:hAnsi="Courier New" w:cs="Courier New"/>
          <w:color w:val="000000"/>
          <w:sz w:val="21"/>
          <w:szCs w:val="21"/>
        </w:rPr>
      </w:pPr>
      <w:ins w:id="1616" w:author="Changed/Added" w:date="2021-04-26T11:03:00Z">
        <w:r w:rsidRPr="00D36B40">
          <w:rPr>
            <w:rFonts w:ascii="Courier New" w:eastAsia="Courier New" w:hAnsi="Courier New" w:cs="Courier New"/>
            <w:color w:val="000000"/>
            <w:sz w:val="21"/>
            <w:szCs w:val="21"/>
          </w:rPr>
          <w:t xml:space="preserve">                        origin-validation-state valid</w:t>
        </w:r>
      </w:ins>
    </w:p>
    <w:p w14:paraId="1F0266C3" w14:textId="77777777" w:rsidR="00D36B40" w:rsidRPr="00D36B40" w:rsidRDefault="00D36B40" w:rsidP="00D36B40">
      <w:pPr>
        <w:pBdr>
          <w:top w:val="nil"/>
          <w:left w:val="nil"/>
          <w:bottom w:val="nil"/>
          <w:right w:val="nil"/>
          <w:between w:val="nil"/>
        </w:pBdr>
        <w:spacing w:before="45"/>
        <w:ind w:left="844"/>
        <w:rPr>
          <w:ins w:id="1617" w:author="Changed/Added" w:date="2021-04-26T11:03:00Z"/>
          <w:rFonts w:ascii="Courier New" w:eastAsia="Courier New" w:hAnsi="Courier New" w:cs="Courier New"/>
          <w:color w:val="000000"/>
          <w:sz w:val="21"/>
          <w:szCs w:val="21"/>
        </w:rPr>
      </w:pPr>
      <w:ins w:id="1618" w:author="Changed/Added" w:date="2021-04-26T11:03:00Z">
        <w:r w:rsidRPr="00D36B40">
          <w:rPr>
            <w:rFonts w:ascii="Courier New" w:eastAsia="Courier New" w:hAnsi="Courier New" w:cs="Courier New"/>
            <w:color w:val="000000"/>
            <w:sz w:val="21"/>
            <w:szCs w:val="21"/>
          </w:rPr>
          <w:t xml:space="preserve">                    exit</w:t>
        </w:r>
      </w:ins>
    </w:p>
    <w:p w14:paraId="3A2D1285" w14:textId="77777777" w:rsidR="00D36B40" w:rsidRPr="00D36B40" w:rsidRDefault="00D36B40" w:rsidP="00D36B40">
      <w:pPr>
        <w:pBdr>
          <w:top w:val="nil"/>
          <w:left w:val="nil"/>
          <w:bottom w:val="nil"/>
          <w:right w:val="nil"/>
          <w:between w:val="nil"/>
        </w:pBdr>
        <w:spacing w:before="45"/>
        <w:ind w:left="844"/>
        <w:rPr>
          <w:ins w:id="1619" w:author="Changed/Added" w:date="2021-04-26T11:03:00Z"/>
          <w:rFonts w:ascii="Courier New" w:eastAsia="Courier New" w:hAnsi="Courier New" w:cs="Courier New"/>
          <w:color w:val="000000"/>
          <w:sz w:val="21"/>
          <w:szCs w:val="21"/>
        </w:rPr>
      </w:pPr>
      <w:ins w:id="1620" w:author="Changed/Added" w:date="2021-04-26T11:03:00Z">
        <w:r w:rsidRPr="00D36B40">
          <w:rPr>
            <w:rFonts w:ascii="Courier New" w:eastAsia="Courier New" w:hAnsi="Courier New" w:cs="Courier New"/>
            <w:color w:val="000000"/>
            <w:sz w:val="21"/>
            <w:szCs w:val="21"/>
          </w:rPr>
          <w:t xml:space="preserve">                    action </w:t>
        </w:r>
        <w:proofErr w:type="gramStart"/>
        <w:r w:rsidRPr="00D36B40">
          <w:rPr>
            <w:rFonts w:ascii="Courier New" w:eastAsia="Courier New" w:hAnsi="Courier New" w:cs="Courier New"/>
            <w:color w:val="000000"/>
            <w:sz w:val="21"/>
            <w:szCs w:val="21"/>
          </w:rPr>
          <w:t>accept</w:t>
        </w:r>
        <w:proofErr w:type="gramEnd"/>
      </w:ins>
    </w:p>
    <w:p w14:paraId="6E2C3D53" w14:textId="77777777" w:rsidR="00D36B40" w:rsidRPr="00D36B40" w:rsidRDefault="00D36B40" w:rsidP="00D36B40">
      <w:pPr>
        <w:pBdr>
          <w:top w:val="nil"/>
          <w:left w:val="nil"/>
          <w:bottom w:val="nil"/>
          <w:right w:val="nil"/>
          <w:between w:val="nil"/>
        </w:pBdr>
        <w:spacing w:before="45"/>
        <w:ind w:left="844"/>
        <w:rPr>
          <w:ins w:id="1621" w:author="Changed/Added" w:date="2021-04-26T11:03:00Z"/>
          <w:rFonts w:ascii="Courier New" w:eastAsia="Courier New" w:hAnsi="Courier New" w:cs="Courier New"/>
          <w:color w:val="000000"/>
          <w:sz w:val="21"/>
          <w:szCs w:val="21"/>
        </w:rPr>
      </w:pPr>
      <w:ins w:id="1622" w:author="Changed/Added" w:date="2021-04-26T11:03:00Z">
        <w:r w:rsidRPr="00D36B40">
          <w:rPr>
            <w:rFonts w:ascii="Courier New" w:eastAsia="Courier New" w:hAnsi="Courier New" w:cs="Courier New"/>
            <w:color w:val="000000"/>
            <w:sz w:val="21"/>
            <w:szCs w:val="21"/>
          </w:rPr>
          <w:t xml:space="preserve">                        community add "VRP_VALID_COMM"</w:t>
        </w:r>
      </w:ins>
    </w:p>
    <w:p w14:paraId="32397E28" w14:textId="77777777" w:rsidR="00D36B40" w:rsidRPr="00D36B40" w:rsidRDefault="00D36B40" w:rsidP="00D36B40">
      <w:pPr>
        <w:pBdr>
          <w:top w:val="nil"/>
          <w:left w:val="nil"/>
          <w:bottom w:val="nil"/>
          <w:right w:val="nil"/>
          <w:between w:val="nil"/>
        </w:pBdr>
        <w:spacing w:before="45"/>
        <w:ind w:left="844"/>
        <w:rPr>
          <w:ins w:id="1623" w:author="Changed/Added" w:date="2021-04-26T11:03:00Z"/>
          <w:rFonts w:ascii="Courier New" w:eastAsia="Courier New" w:hAnsi="Courier New" w:cs="Courier New"/>
          <w:color w:val="000000"/>
          <w:sz w:val="21"/>
          <w:szCs w:val="21"/>
        </w:rPr>
      </w:pPr>
      <w:ins w:id="1624" w:author="Changed/Added" w:date="2021-04-26T11:03:00Z">
        <w:r w:rsidRPr="00D36B40">
          <w:rPr>
            <w:rFonts w:ascii="Courier New" w:eastAsia="Courier New" w:hAnsi="Courier New" w:cs="Courier New"/>
            <w:color w:val="000000"/>
            <w:sz w:val="21"/>
            <w:szCs w:val="21"/>
          </w:rPr>
          <w:t xml:space="preserve">                        local-preference 110</w:t>
        </w:r>
      </w:ins>
    </w:p>
    <w:p w14:paraId="62A998AD" w14:textId="77777777" w:rsidR="00D36B40" w:rsidRPr="00D36B40" w:rsidRDefault="00D36B40" w:rsidP="00D36B40">
      <w:pPr>
        <w:pBdr>
          <w:top w:val="nil"/>
          <w:left w:val="nil"/>
          <w:bottom w:val="nil"/>
          <w:right w:val="nil"/>
          <w:between w:val="nil"/>
        </w:pBdr>
        <w:spacing w:before="45"/>
        <w:ind w:left="844"/>
        <w:rPr>
          <w:ins w:id="1625" w:author="Changed/Added" w:date="2021-04-26T11:03:00Z"/>
          <w:rFonts w:ascii="Courier New" w:eastAsia="Courier New" w:hAnsi="Courier New" w:cs="Courier New"/>
          <w:color w:val="000000"/>
          <w:sz w:val="21"/>
          <w:szCs w:val="21"/>
        </w:rPr>
      </w:pPr>
      <w:ins w:id="1626" w:author="Changed/Added" w:date="2021-04-26T11:03:00Z">
        <w:r w:rsidRPr="00D36B40">
          <w:rPr>
            <w:rFonts w:ascii="Courier New" w:eastAsia="Courier New" w:hAnsi="Courier New" w:cs="Courier New"/>
            <w:color w:val="000000"/>
            <w:sz w:val="21"/>
            <w:szCs w:val="21"/>
          </w:rPr>
          <w:t xml:space="preserve">                    exit</w:t>
        </w:r>
      </w:ins>
    </w:p>
    <w:p w14:paraId="1F52FE04" w14:textId="77777777" w:rsidR="00D36B40" w:rsidRPr="00D36B40" w:rsidRDefault="00D36B40" w:rsidP="00D36B40">
      <w:pPr>
        <w:pBdr>
          <w:top w:val="nil"/>
          <w:left w:val="nil"/>
          <w:bottom w:val="nil"/>
          <w:right w:val="nil"/>
          <w:between w:val="nil"/>
        </w:pBdr>
        <w:spacing w:before="45"/>
        <w:ind w:left="844"/>
        <w:rPr>
          <w:ins w:id="1627" w:author="Changed/Added" w:date="2021-04-26T11:03:00Z"/>
          <w:rFonts w:ascii="Courier New" w:eastAsia="Courier New" w:hAnsi="Courier New" w:cs="Courier New"/>
          <w:color w:val="000000"/>
          <w:sz w:val="21"/>
          <w:szCs w:val="21"/>
        </w:rPr>
      </w:pPr>
      <w:ins w:id="1628" w:author="Changed/Added" w:date="2021-04-26T11:03:00Z">
        <w:r w:rsidRPr="00D36B40">
          <w:rPr>
            <w:rFonts w:ascii="Courier New" w:eastAsia="Courier New" w:hAnsi="Courier New" w:cs="Courier New"/>
            <w:color w:val="000000"/>
            <w:sz w:val="21"/>
            <w:szCs w:val="21"/>
          </w:rPr>
          <w:t xml:space="preserve">                exit</w:t>
        </w:r>
      </w:ins>
    </w:p>
    <w:p w14:paraId="4DE798C6" w14:textId="77777777" w:rsidR="00D36B40" w:rsidRPr="00D36B40" w:rsidRDefault="00D36B40" w:rsidP="00D36B40">
      <w:pPr>
        <w:pBdr>
          <w:top w:val="nil"/>
          <w:left w:val="nil"/>
          <w:bottom w:val="nil"/>
          <w:right w:val="nil"/>
          <w:between w:val="nil"/>
        </w:pBdr>
        <w:spacing w:before="45"/>
        <w:ind w:left="844"/>
        <w:rPr>
          <w:ins w:id="1629" w:author="Changed/Added" w:date="2021-04-26T11:03:00Z"/>
          <w:rFonts w:ascii="Courier New" w:eastAsia="Courier New" w:hAnsi="Courier New" w:cs="Courier New"/>
          <w:color w:val="000000"/>
          <w:sz w:val="21"/>
          <w:szCs w:val="21"/>
        </w:rPr>
      </w:pPr>
      <w:ins w:id="1630" w:author="Changed/Added" w:date="2021-04-26T11:03:00Z">
        <w:r w:rsidRPr="00D36B40">
          <w:rPr>
            <w:rFonts w:ascii="Courier New" w:eastAsia="Courier New" w:hAnsi="Courier New" w:cs="Courier New"/>
            <w:color w:val="000000"/>
            <w:sz w:val="21"/>
            <w:szCs w:val="21"/>
          </w:rPr>
          <w:t xml:space="preserve">            exit</w:t>
        </w:r>
      </w:ins>
    </w:p>
    <w:p w14:paraId="48DCBC0C" w14:textId="77777777" w:rsidR="00D36B40" w:rsidRPr="00D36B40" w:rsidRDefault="00D36B40" w:rsidP="00D36B40">
      <w:pPr>
        <w:spacing w:before="79"/>
        <w:ind w:left="220"/>
        <w:rPr>
          <w:ins w:id="1631" w:author="Changed/Added" w:date="2021-04-26T11:03:00Z"/>
          <w:sz w:val="21"/>
          <w:szCs w:val="21"/>
        </w:rPr>
      </w:pPr>
    </w:p>
    <w:p w14:paraId="5726E336" w14:textId="77777777" w:rsidR="00D36B40" w:rsidRPr="00D36B40" w:rsidRDefault="00D36B40" w:rsidP="00D36B40">
      <w:pPr>
        <w:spacing w:before="79"/>
        <w:ind w:left="220"/>
        <w:rPr>
          <w:ins w:id="1632" w:author="Changed/Added" w:date="2021-04-26T11:03:00Z"/>
          <w:sz w:val="21"/>
          <w:szCs w:val="21"/>
        </w:rPr>
      </w:pPr>
      <w:ins w:id="1633" w:author="Changed/Added" w:date="2021-04-26T11:03:00Z">
        <w:r w:rsidRPr="00D36B40">
          <w:rPr>
            <w:sz w:val="21"/>
            <w:szCs w:val="21"/>
          </w:rPr>
          <w:t>MD-CLI configuration:</w:t>
        </w:r>
      </w:ins>
    </w:p>
    <w:p w14:paraId="09E77A11" w14:textId="77777777" w:rsidR="00D36B40" w:rsidRPr="00D36B40" w:rsidRDefault="00D36B40" w:rsidP="00D36B40">
      <w:pPr>
        <w:pBdr>
          <w:top w:val="nil"/>
          <w:left w:val="nil"/>
          <w:bottom w:val="nil"/>
          <w:right w:val="nil"/>
          <w:between w:val="nil"/>
        </w:pBdr>
        <w:spacing w:before="45"/>
        <w:ind w:left="844"/>
        <w:rPr>
          <w:ins w:id="1634" w:author="Changed/Added" w:date="2021-04-26T11:03:00Z"/>
          <w:rFonts w:ascii="Courier New" w:eastAsia="Courier New" w:hAnsi="Courier New" w:cs="Courier New"/>
          <w:color w:val="000000"/>
          <w:sz w:val="21"/>
          <w:szCs w:val="21"/>
        </w:rPr>
      </w:pPr>
      <w:ins w:id="1635" w:author="Changed/Added" w:date="2021-04-26T11:03:00Z">
        <w:r w:rsidRPr="00D36B40">
          <w:rPr>
            <w:sz w:val="21"/>
            <w:szCs w:val="21"/>
          </w:rPr>
          <w:t>[</w:t>
        </w:r>
        <w:proofErr w:type="spellStart"/>
        <w:proofErr w:type="gramStart"/>
        <w:r w:rsidRPr="00D36B40">
          <w:rPr>
            <w:rFonts w:ascii="Courier New" w:eastAsia="Courier New" w:hAnsi="Courier New" w:cs="Courier New"/>
            <w:color w:val="000000"/>
            <w:sz w:val="21"/>
            <w:szCs w:val="21"/>
          </w:rPr>
          <w:t>ex:configure</w:t>
        </w:r>
        <w:proofErr w:type="spellEnd"/>
        <w:proofErr w:type="gramEnd"/>
        <w:r w:rsidRPr="00D36B40">
          <w:rPr>
            <w:rFonts w:ascii="Courier New" w:eastAsia="Courier New" w:hAnsi="Courier New" w:cs="Courier New"/>
            <w:color w:val="000000"/>
            <w:sz w:val="21"/>
            <w:szCs w:val="21"/>
          </w:rPr>
          <w:t xml:space="preserve"> policy-options]</w:t>
        </w:r>
      </w:ins>
    </w:p>
    <w:p w14:paraId="1042A3CA" w14:textId="77777777" w:rsidR="00D36B40" w:rsidRPr="00D36B40" w:rsidRDefault="00D36B40" w:rsidP="00D36B40">
      <w:pPr>
        <w:pBdr>
          <w:top w:val="nil"/>
          <w:left w:val="nil"/>
          <w:bottom w:val="nil"/>
          <w:right w:val="nil"/>
          <w:between w:val="nil"/>
        </w:pBdr>
        <w:spacing w:before="45"/>
        <w:ind w:left="844"/>
        <w:rPr>
          <w:ins w:id="1636" w:author="Changed/Added" w:date="2021-04-26T11:03:00Z"/>
          <w:rFonts w:ascii="Courier New" w:eastAsia="Courier New" w:hAnsi="Courier New" w:cs="Courier New"/>
          <w:color w:val="000000"/>
          <w:sz w:val="21"/>
          <w:szCs w:val="21"/>
        </w:rPr>
      </w:pPr>
      <w:proofErr w:type="gramStart"/>
      <w:ins w:id="1637" w:author="Changed/Added" w:date="2021-04-26T11:03:00Z">
        <w:r w:rsidRPr="00D36B40">
          <w:rPr>
            <w:rFonts w:ascii="Courier New" w:eastAsia="Courier New" w:hAnsi="Courier New" w:cs="Courier New"/>
            <w:color w:val="000000"/>
            <w:sz w:val="21"/>
            <w:szCs w:val="21"/>
          </w:rPr>
          <w:t>A:admin</w:t>
        </w:r>
        <w:proofErr w:type="gramEnd"/>
        <w:r w:rsidRPr="00D36B40">
          <w:rPr>
            <w:rFonts w:ascii="Courier New" w:eastAsia="Courier New" w:hAnsi="Courier New" w:cs="Courier New"/>
            <w:color w:val="000000"/>
            <w:sz w:val="21"/>
            <w:szCs w:val="21"/>
          </w:rPr>
          <w:t>@br1-nyc# info</w:t>
        </w:r>
      </w:ins>
    </w:p>
    <w:p w14:paraId="6792260A" w14:textId="77777777" w:rsidR="00D36B40" w:rsidRPr="00D36B40" w:rsidRDefault="00D36B40" w:rsidP="00D36B40">
      <w:pPr>
        <w:pBdr>
          <w:top w:val="nil"/>
          <w:left w:val="nil"/>
          <w:bottom w:val="nil"/>
          <w:right w:val="nil"/>
          <w:between w:val="nil"/>
        </w:pBdr>
        <w:spacing w:before="45"/>
        <w:ind w:left="844"/>
        <w:rPr>
          <w:ins w:id="1638" w:author="Changed/Added" w:date="2021-04-26T11:03:00Z"/>
          <w:rFonts w:ascii="Courier New" w:eastAsia="Courier New" w:hAnsi="Courier New" w:cs="Courier New"/>
          <w:color w:val="000000"/>
          <w:sz w:val="21"/>
          <w:szCs w:val="21"/>
        </w:rPr>
      </w:pPr>
      <w:ins w:id="1639" w:author="Changed/Added" w:date="2021-04-26T11:03:00Z">
        <w:r w:rsidRPr="00D36B40">
          <w:rPr>
            <w:rFonts w:ascii="Courier New" w:eastAsia="Courier New" w:hAnsi="Courier New" w:cs="Courier New"/>
            <w:color w:val="000000"/>
            <w:sz w:val="21"/>
            <w:szCs w:val="21"/>
          </w:rPr>
          <w:t xml:space="preserve">    community "VRP_INVALID_COMM" {</w:t>
        </w:r>
      </w:ins>
    </w:p>
    <w:p w14:paraId="6CCA4D88" w14:textId="77777777" w:rsidR="00D36B40" w:rsidRPr="00D36B40" w:rsidRDefault="00D36B40" w:rsidP="00D36B40">
      <w:pPr>
        <w:pBdr>
          <w:top w:val="nil"/>
          <w:left w:val="nil"/>
          <w:bottom w:val="nil"/>
          <w:right w:val="nil"/>
          <w:between w:val="nil"/>
        </w:pBdr>
        <w:spacing w:before="45"/>
        <w:ind w:left="844"/>
        <w:rPr>
          <w:ins w:id="1640" w:author="Changed/Added" w:date="2021-04-26T11:03:00Z"/>
          <w:rFonts w:ascii="Courier New" w:eastAsia="Courier New" w:hAnsi="Courier New" w:cs="Courier New"/>
          <w:color w:val="000000"/>
          <w:sz w:val="21"/>
          <w:szCs w:val="21"/>
        </w:rPr>
      </w:pPr>
      <w:ins w:id="1641" w:author="Changed/Added" w:date="2021-04-26T11:03:00Z">
        <w:r w:rsidRPr="00D36B40">
          <w:rPr>
            <w:rFonts w:ascii="Courier New" w:eastAsia="Courier New" w:hAnsi="Courier New" w:cs="Courier New"/>
            <w:color w:val="000000"/>
            <w:sz w:val="21"/>
            <w:szCs w:val="21"/>
          </w:rPr>
          <w:t xml:space="preserve">        member "</w:t>
        </w:r>
        <w:proofErr w:type="gramStart"/>
        <w:r w:rsidRPr="00D36B40">
          <w:rPr>
            <w:rFonts w:ascii="Courier New" w:eastAsia="Courier New" w:hAnsi="Courier New" w:cs="Courier New"/>
            <w:color w:val="000000"/>
            <w:sz w:val="21"/>
            <w:szCs w:val="21"/>
          </w:rPr>
          <w:t>ext:4300:2</w:t>
        </w:r>
        <w:proofErr w:type="gramEnd"/>
        <w:r w:rsidRPr="00D36B40">
          <w:rPr>
            <w:rFonts w:ascii="Courier New" w:eastAsia="Courier New" w:hAnsi="Courier New" w:cs="Courier New"/>
            <w:color w:val="000000"/>
            <w:sz w:val="21"/>
            <w:szCs w:val="21"/>
          </w:rPr>
          <w:t>" { }</w:t>
        </w:r>
      </w:ins>
    </w:p>
    <w:p w14:paraId="280D5CEF" w14:textId="77777777" w:rsidR="00D36B40" w:rsidRPr="00D36B40" w:rsidRDefault="00D36B40" w:rsidP="00D36B40">
      <w:pPr>
        <w:pBdr>
          <w:top w:val="nil"/>
          <w:left w:val="nil"/>
          <w:bottom w:val="nil"/>
          <w:right w:val="nil"/>
          <w:between w:val="nil"/>
        </w:pBdr>
        <w:spacing w:before="45"/>
        <w:ind w:left="844"/>
        <w:rPr>
          <w:ins w:id="1642" w:author="Changed/Added" w:date="2021-04-26T11:03:00Z"/>
          <w:rFonts w:ascii="Courier New" w:eastAsia="Courier New" w:hAnsi="Courier New" w:cs="Courier New"/>
          <w:color w:val="000000"/>
          <w:sz w:val="21"/>
          <w:szCs w:val="21"/>
        </w:rPr>
      </w:pPr>
      <w:ins w:id="1643" w:author="Changed/Added" w:date="2021-04-26T11:03:00Z">
        <w:r w:rsidRPr="00D36B40">
          <w:rPr>
            <w:rFonts w:ascii="Courier New" w:eastAsia="Courier New" w:hAnsi="Courier New" w:cs="Courier New"/>
            <w:color w:val="000000"/>
            <w:sz w:val="21"/>
            <w:szCs w:val="21"/>
          </w:rPr>
          <w:t xml:space="preserve">    }</w:t>
        </w:r>
      </w:ins>
    </w:p>
    <w:p w14:paraId="23B3007D" w14:textId="77777777" w:rsidR="00D36B40" w:rsidRPr="00D36B40" w:rsidRDefault="00D36B40" w:rsidP="00D36B40">
      <w:pPr>
        <w:pBdr>
          <w:top w:val="nil"/>
          <w:left w:val="nil"/>
          <w:bottom w:val="nil"/>
          <w:right w:val="nil"/>
          <w:between w:val="nil"/>
        </w:pBdr>
        <w:spacing w:before="45"/>
        <w:ind w:left="844"/>
        <w:rPr>
          <w:ins w:id="1644" w:author="Changed/Added" w:date="2021-04-26T11:03:00Z"/>
          <w:rFonts w:ascii="Courier New" w:eastAsia="Courier New" w:hAnsi="Courier New" w:cs="Courier New"/>
          <w:color w:val="000000"/>
          <w:sz w:val="21"/>
          <w:szCs w:val="21"/>
        </w:rPr>
      </w:pPr>
      <w:ins w:id="1645" w:author="Changed/Added" w:date="2021-04-26T11:03:00Z">
        <w:r w:rsidRPr="00D36B40">
          <w:rPr>
            <w:rFonts w:ascii="Courier New" w:eastAsia="Courier New" w:hAnsi="Courier New" w:cs="Courier New"/>
            <w:color w:val="000000"/>
            <w:sz w:val="21"/>
            <w:szCs w:val="21"/>
          </w:rPr>
          <w:t xml:space="preserve">    community "VRP_NOT_FOUND_COMM" {</w:t>
        </w:r>
      </w:ins>
    </w:p>
    <w:p w14:paraId="25266FB6" w14:textId="77777777" w:rsidR="00D36B40" w:rsidRPr="00D36B40" w:rsidRDefault="00D36B40" w:rsidP="00D36B40">
      <w:pPr>
        <w:pBdr>
          <w:top w:val="nil"/>
          <w:left w:val="nil"/>
          <w:bottom w:val="nil"/>
          <w:right w:val="nil"/>
          <w:between w:val="nil"/>
        </w:pBdr>
        <w:spacing w:before="45"/>
        <w:ind w:left="844"/>
        <w:rPr>
          <w:ins w:id="1646" w:author="Changed/Added" w:date="2021-04-26T11:03:00Z"/>
          <w:rFonts w:ascii="Courier New" w:eastAsia="Courier New" w:hAnsi="Courier New" w:cs="Courier New"/>
          <w:color w:val="000000"/>
          <w:sz w:val="21"/>
          <w:szCs w:val="21"/>
        </w:rPr>
      </w:pPr>
      <w:ins w:id="1647" w:author="Changed/Added" w:date="2021-04-26T11:03:00Z">
        <w:r w:rsidRPr="00D36B40">
          <w:rPr>
            <w:rFonts w:ascii="Courier New" w:eastAsia="Courier New" w:hAnsi="Courier New" w:cs="Courier New"/>
            <w:color w:val="000000"/>
            <w:sz w:val="21"/>
            <w:szCs w:val="21"/>
          </w:rPr>
          <w:t xml:space="preserve">        member "</w:t>
        </w:r>
        <w:proofErr w:type="gramStart"/>
        <w:r w:rsidRPr="00D36B40">
          <w:rPr>
            <w:rFonts w:ascii="Courier New" w:eastAsia="Courier New" w:hAnsi="Courier New" w:cs="Courier New"/>
            <w:color w:val="000000"/>
            <w:sz w:val="21"/>
            <w:szCs w:val="21"/>
          </w:rPr>
          <w:t>ext:4300:1</w:t>
        </w:r>
        <w:proofErr w:type="gramEnd"/>
        <w:r w:rsidRPr="00D36B40">
          <w:rPr>
            <w:rFonts w:ascii="Courier New" w:eastAsia="Courier New" w:hAnsi="Courier New" w:cs="Courier New"/>
            <w:color w:val="000000"/>
            <w:sz w:val="21"/>
            <w:szCs w:val="21"/>
          </w:rPr>
          <w:t>" { }</w:t>
        </w:r>
      </w:ins>
    </w:p>
    <w:p w14:paraId="4E986AB7" w14:textId="77777777" w:rsidR="00D36B40" w:rsidRPr="00D36B40" w:rsidRDefault="00D36B40" w:rsidP="00D36B40">
      <w:pPr>
        <w:pBdr>
          <w:top w:val="nil"/>
          <w:left w:val="nil"/>
          <w:bottom w:val="nil"/>
          <w:right w:val="nil"/>
          <w:between w:val="nil"/>
        </w:pBdr>
        <w:spacing w:before="45"/>
        <w:ind w:left="844"/>
        <w:rPr>
          <w:ins w:id="1648" w:author="Changed/Added" w:date="2021-04-26T11:03:00Z"/>
          <w:rFonts w:ascii="Courier New" w:eastAsia="Courier New" w:hAnsi="Courier New" w:cs="Courier New"/>
          <w:color w:val="000000"/>
          <w:sz w:val="21"/>
          <w:szCs w:val="21"/>
        </w:rPr>
      </w:pPr>
      <w:ins w:id="1649" w:author="Changed/Added" w:date="2021-04-26T11:03:00Z">
        <w:r w:rsidRPr="00D36B40">
          <w:rPr>
            <w:rFonts w:ascii="Courier New" w:eastAsia="Courier New" w:hAnsi="Courier New" w:cs="Courier New"/>
            <w:color w:val="000000"/>
            <w:sz w:val="21"/>
            <w:szCs w:val="21"/>
          </w:rPr>
          <w:t xml:space="preserve">    }</w:t>
        </w:r>
      </w:ins>
    </w:p>
    <w:p w14:paraId="4842C0E7" w14:textId="77777777" w:rsidR="00D36B40" w:rsidRPr="00D36B40" w:rsidRDefault="00D36B40" w:rsidP="00D36B40">
      <w:pPr>
        <w:pBdr>
          <w:top w:val="nil"/>
          <w:left w:val="nil"/>
          <w:bottom w:val="nil"/>
          <w:right w:val="nil"/>
          <w:between w:val="nil"/>
        </w:pBdr>
        <w:spacing w:before="45"/>
        <w:ind w:left="844"/>
        <w:rPr>
          <w:ins w:id="1650" w:author="Changed/Added" w:date="2021-04-26T11:03:00Z"/>
          <w:rFonts w:ascii="Courier New" w:eastAsia="Courier New" w:hAnsi="Courier New" w:cs="Courier New"/>
          <w:color w:val="000000"/>
          <w:sz w:val="21"/>
          <w:szCs w:val="21"/>
        </w:rPr>
      </w:pPr>
      <w:ins w:id="1651" w:author="Changed/Added" w:date="2021-04-26T11:03:00Z">
        <w:r w:rsidRPr="00D36B40">
          <w:rPr>
            <w:rFonts w:ascii="Courier New" w:eastAsia="Courier New" w:hAnsi="Courier New" w:cs="Courier New"/>
            <w:color w:val="000000"/>
            <w:sz w:val="21"/>
            <w:szCs w:val="21"/>
          </w:rPr>
          <w:t xml:space="preserve">    community "VRP_VALID_COMM" {</w:t>
        </w:r>
      </w:ins>
    </w:p>
    <w:p w14:paraId="43EF3044" w14:textId="77777777" w:rsidR="00D36B40" w:rsidRPr="00D36B40" w:rsidRDefault="00D36B40" w:rsidP="00D36B40">
      <w:pPr>
        <w:pBdr>
          <w:top w:val="nil"/>
          <w:left w:val="nil"/>
          <w:bottom w:val="nil"/>
          <w:right w:val="nil"/>
          <w:between w:val="nil"/>
        </w:pBdr>
        <w:spacing w:before="45"/>
        <w:ind w:left="844"/>
        <w:rPr>
          <w:ins w:id="1652" w:author="Changed/Added" w:date="2021-04-26T11:03:00Z"/>
          <w:rFonts w:ascii="Courier New" w:eastAsia="Courier New" w:hAnsi="Courier New" w:cs="Courier New"/>
          <w:color w:val="000000"/>
          <w:sz w:val="21"/>
          <w:szCs w:val="21"/>
        </w:rPr>
      </w:pPr>
      <w:ins w:id="1653" w:author="Changed/Added" w:date="2021-04-26T11:03:00Z">
        <w:r w:rsidRPr="00D36B40">
          <w:rPr>
            <w:rFonts w:ascii="Courier New" w:eastAsia="Courier New" w:hAnsi="Courier New" w:cs="Courier New"/>
            <w:color w:val="000000"/>
            <w:sz w:val="21"/>
            <w:szCs w:val="21"/>
          </w:rPr>
          <w:t xml:space="preserve">        member "</w:t>
        </w:r>
        <w:proofErr w:type="gramStart"/>
        <w:r w:rsidRPr="00D36B40">
          <w:rPr>
            <w:rFonts w:ascii="Courier New" w:eastAsia="Courier New" w:hAnsi="Courier New" w:cs="Courier New"/>
            <w:color w:val="000000"/>
            <w:sz w:val="21"/>
            <w:szCs w:val="21"/>
          </w:rPr>
          <w:t>ext:4300:0</w:t>
        </w:r>
        <w:proofErr w:type="gramEnd"/>
        <w:r w:rsidRPr="00D36B40">
          <w:rPr>
            <w:rFonts w:ascii="Courier New" w:eastAsia="Courier New" w:hAnsi="Courier New" w:cs="Courier New"/>
            <w:color w:val="000000"/>
            <w:sz w:val="21"/>
            <w:szCs w:val="21"/>
          </w:rPr>
          <w:t>" { }</w:t>
        </w:r>
      </w:ins>
    </w:p>
    <w:p w14:paraId="4A1B6C15" w14:textId="77777777" w:rsidR="00D36B40" w:rsidRPr="00D36B40" w:rsidRDefault="00D36B40" w:rsidP="00D36B40">
      <w:pPr>
        <w:pBdr>
          <w:top w:val="nil"/>
          <w:left w:val="nil"/>
          <w:bottom w:val="nil"/>
          <w:right w:val="nil"/>
          <w:between w:val="nil"/>
        </w:pBdr>
        <w:spacing w:before="45"/>
        <w:ind w:left="844"/>
        <w:rPr>
          <w:ins w:id="1654" w:author="Changed/Added" w:date="2021-04-26T11:03:00Z"/>
          <w:rFonts w:ascii="Courier New" w:eastAsia="Courier New" w:hAnsi="Courier New" w:cs="Courier New"/>
          <w:color w:val="000000"/>
          <w:sz w:val="21"/>
          <w:szCs w:val="21"/>
        </w:rPr>
      </w:pPr>
      <w:ins w:id="1655" w:author="Changed/Added" w:date="2021-04-26T11:03:00Z">
        <w:r w:rsidRPr="00D36B40">
          <w:rPr>
            <w:rFonts w:ascii="Courier New" w:eastAsia="Courier New" w:hAnsi="Courier New" w:cs="Courier New"/>
            <w:color w:val="000000"/>
            <w:sz w:val="21"/>
            <w:szCs w:val="21"/>
          </w:rPr>
          <w:t xml:space="preserve">    }</w:t>
        </w:r>
      </w:ins>
    </w:p>
    <w:p w14:paraId="190E3121" w14:textId="77777777" w:rsidR="00D36B40" w:rsidRPr="00D36B40" w:rsidRDefault="00D36B40" w:rsidP="00D36B40">
      <w:pPr>
        <w:pBdr>
          <w:top w:val="nil"/>
          <w:left w:val="nil"/>
          <w:bottom w:val="nil"/>
          <w:right w:val="nil"/>
          <w:between w:val="nil"/>
        </w:pBdr>
        <w:spacing w:before="45"/>
        <w:ind w:left="844"/>
        <w:rPr>
          <w:ins w:id="1656" w:author="Changed/Added" w:date="2021-04-26T11:03:00Z"/>
          <w:rFonts w:ascii="Courier New" w:eastAsia="Courier New" w:hAnsi="Courier New" w:cs="Courier New"/>
          <w:color w:val="000000"/>
          <w:sz w:val="21"/>
          <w:szCs w:val="21"/>
        </w:rPr>
      </w:pPr>
      <w:ins w:id="1657" w:author="Changed/Added" w:date="2021-04-26T11:03:00Z">
        <w:r w:rsidRPr="00D36B40">
          <w:rPr>
            <w:rFonts w:ascii="Courier New" w:eastAsia="Courier New" w:hAnsi="Courier New" w:cs="Courier New"/>
            <w:color w:val="000000"/>
            <w:sz w:val="21"/>
            <w:szCs w:val="21"/>
          </w:rPr>
          <w:t xml:space="preserve">    policy-statement "ORIGIN_POLICY" {</w:t>
        </w:r>
      </w:ins>
    </w:p>
    <w:p w14:paraId="507F8E1D" w14:textId="77777777" w:rsidR="00D36B40" w:rsidRPr="00D36B40" w:rsidRDefault="00D36B40" w:rsidP="00D36B40">
      <w:pPr>
        <w:pBdr>
          <w:top w:val="nil"/>
          <w:left w:val="nil"/>
          <w:bottom w:val="nil"/>
          <w:right w:val="nil"/>
          <w:between w:val="nil"/>
        </w:pBdr>
        <w:spacing w:before="45"/>
        <w:ind w:left="844"/>
        <w:rPr>
          <w:ins w:id="1658" w:author="Changed/Added" w:date="2021-04-26T11:03:00Z"/>
          <w:rFonts w:ascii="Courier New" w:eastAsia="Courier New" w:hAnsi="Courier New" w:cs="Courier New"/>
          <w:color w:val="000000"/>
          <w:sz w:val="21"/>
          <w:szCs w:val="21"/>
        </w:rPr>
      </w:pPr>
      <w:ins w:id="1659" w:author="Changed/Added" w:date="2021-04-26T11:03:00Z">
        <w:r w:rsidRPr="00D36B40">
          <w:rPr>
            <w:rFonts w:ascii="Courier New" w:eastAsia="Courier New" w:hAnsi="Courier New" w:cs="Courier New"/>
            <w:color w:val="000000"/>
            <w:sz w:val="21"/>
            <w:szCs w:val="21"/>
          </w:rPr>
          <w:t xml:space="preserve">        entry 10 {</w:t>
        </w:r>
      </w:ins>
    </w:p>
    <w:p w14:paraId="487BC12E" w14:textId="77777777" w:rsidR="00D36B40" w:rsidRPr="00D36B40" w:rsidRDefault="00D36B40" w:rsidP="00D36B40">
      <w:pPr>
        <w:pBdr>
          <w:top w:val="nil"/>
          <w:left w:val="nil"/>
          <w:bottom w:val="nil"/>
          <w:right w:val="nil"/>
          <w:between w:val="nil"/>
        </w:pBdr>
        <w:spacing w:before="45"/>
        <w:ind w:left="844"/>
        <w:rPr>
          <w:ins w:id="1660" w:author="Changed/Added" w:date="2021-04-26T11:03:00Z"/>
          <w:rFonts w:ascii="Courier New" w:eastAsia="Courier New" w:hAnsi="Courier New" w:cs="Courier New"/>
          <w:color w:val="000000"/>
          <w:sz w:val="21"/>
          <w:szCs w:val="21"/>
        </w:rPr>
      </w:pPr>
      <w:ins w:id="1661" w:author="Changed/Added" w:date="2021-04-26T11:03:00Z">
        <w:r w:rsidRPr="00D36B40">
          <w:rPr>
            <w:rFonts w:ascii="Courier New" w:eastAsia="Courier New" w:hAnsi="Courier New" w:cs="Courier New"/>
            <w:color w:val="000000"/>
            <w:sz w:val="21"/>
            <w:szCs w:val="21"/>
          </w:rPr>
          <w:t xml:space="preserve">            from {</w:t>
        </w:r>
      </w:ins>
    </w:p>
    <w:p w14:paraId="4EAEE8F6" w14:textId="77777777" w:rsidR="00D36B40" w:rsidRPr="00D36B40" w:rsidRDefault="00D36B40" w:rsidP="00D36B40">
      <w:pPr>
        <w:pBdr>
          <w:top w:val="nil"/>
          <w:left w:val="nil"/>
          <w:bottom w:val="nil"/>
          <w:right w:val="nil"/>
          <w:between w:val="nil"/>
        </w:pBdr>
        <w:spacing w:before="45"/>
        <w:ind w:left="844"/>
        <w:rPr>
          <w:ins w:id="1662" w:author="Changed/Added" w:date="2021-04-26T11:03:00Z"/>
          <w:rFonts w:ascii="Courier New" w:eastAsia="Courier New" w:hAnsi="Courier New" w:cs="Courier New"/>
          <w:color w:val="000000"/>
          <w:sz w:val="21"/>
          <w:szCs w:val="21"/>
        </w:rPr>
      </w:pPr>
      <w:ins w:id="1663" w:author="Changed/Added" w:date="2021-04-26T11:03:00Z">
        <w:r w:rsidRPr="00D36B40">
          <w:rPr>
            <w:rFonts w:ascii="Courier New" w:eastAsia="Courier New" w:hAnsi="Courier New" w:cs="Courier New"/>
            <w:color w:val="000000"/>
            <w:sz w:val="21"/>
            <w:szCs w:val="21"/>
          </w:rPr>
          <w:lastRenderedPageBreak/>
          <w:t xml:space="preserve">                origin-validation-state invalid</w:t>
        </w:r>
      </w:ins>
    </w:p>
    <w:p w14:paraId="272C0ABF" w14:textId="77777777" w:rsidR="00D36B40" w:rsidRPr="00D36B40" w:rsidRDefault="00D36B40" w:rsidP="00D36B40">
      <w:pPr>
        <w:pBdr>
          <w:top w:val="nil"/>
          <w:left w:val="nil"/>
          <w:bottom w:val="nil"/>
          <w:right w:val="nil"/>
          <w:between w:val="nil"/>
        </w:pBdr>
        <w:spacing w:before="45"/>
        <w:ind w:left="844"/>
        <w:rPr>
          <w:ins w:id="1664" w:author="Changed/Added" w:date="2021-04-26T11:03:00Z"/>
          <w:rFonts w:ascii="Courier New" w:eastAsia="Courier New" w:hAnsi="Courier New" w:cs="Courier New"/>
          <w:color w:val="000000"/>
          <w:sz w:val="21"/>
          <w:szCs w:val="21"/>
        </w:rPr>
      </w:pPr>
      <w:ins w:id="1665" w:author="Changed/Added" w:date="2021-04-26T11:03:00Z">
        <w:r w:rsidRPr="00D36B40">
          <w:rPr>
            <w:rFonts w:ascii="Courier New" w:eastAsia="Courier New" w:hAnsi="Courier New" w:cs="Courier New"/>
            <w:color w:val="000000"/>
            <w:sz w:val="21"/>
            <w:szCs w:val="21"/>
          </w:rPr>
          <w:t xml:space="preserve">            }</w:t>
        </w:r>
      </w:ins>
    </w:p>
    <w:p w14:paraId="5FA51202" w14:textId="77777777" w:rsidR="00D36B40" w:rsidRPr="00D36B40" w:rsidRDefault="00D36B40" w:rsidP="00D36B40">
      <w:pPr>
        <w:pBdr>
          <w:top w:val="nil"/>
          <w:left w:val="nil"/>
          <w:bottom w:val="nil"/>
          <w:right w:val="nil"/>
          <w:between w:val="nil"/>
        </w:pBdr>
        <w:spacing w:before="45"/>
        <w:ind w:left="844"/>
        <w:rPr>
          <w:ins w:id="1666" w:author="Changed/Added" w:date="2021-04-26T11:03:00Z"/>
          <w:rFonts w:ascii="Courier New" w:eastAsia="Courier New" w:hAnsi="Courier New" w:cs="Courier New"/>
          <w:color w:val="000000"/>
          <w:sz w:val="21"/>
          <w:szCs w:val="21"/>
        </w:rPr>
      </w:pPr>
      <w:ins w:id="1667" w:author="Changed/Added" w:date="2021-04-26T11:03:00Z">
        <w:r w:rsidRPr="00D36B40">
          <w:rPr>
            <w:rFonts w:ascii="Courier New" w:eastAsia="Courier New" w:hAnsi="Courier New" w:cs="Courier New"/>
            <w:color w:val="000000"/>
            <w:sz w:val="21"/>
            <w:szCs w:val="21"/>
          </w:rPr>
          <w:t xml:space="preserve">            action {</w:t>
        </w:r>
      </w:ins>
    </w:p>
    <w:p w14:paraId="5AB0C1A6" w14:textId="77777777" w:rsidR="00D36B40" w:rsidRPr="00D36B40" w:rsidRDefault="00D36B40" w:rsidP="00D36B40">
      <w:pPr>
        <w:pBdr>
          <w:top w:val="nil"/>
          <w:left w:val="nil"/>
          <w:bottom w:val="nil"/>
          <w:right w:val="nil"/>
          <w:between w:val="nil"/>
        </w:pBdr>
        <w:spacing w:before="45"/>
        <w:ind w:left="844"/>
        <w:rPr>
          <w:ins w:id="1668" w:author="Changed/Added" w:date="2021-04-26T11:03:00Z"/>
          <w:rFonts w:ascii="Courier New" w:eastAsia="Courier New" w:hAnsi="Courier New" w:cs="Courier New"/>
          <w:color w:val="000000"/>
          <w:sz w:val="21"/>
          <w:szCs w:val="21"/>
        </w:rPr>
      </w:pPr>
      <w:ins w:id="1669" w:author="Changed/Added" w:date="2021-04-26T11:03:00Z">
        <w:r w:rsidRPr="00D36B40">
          <w:rPr>
            <w:rFonts w:ascii="Courier New" w:eastAsia="Courier New" w:hAnsi="Courier New" w:cs="Courier New"/>
            <w:color w:val="000000"/>
            <w:sz w:val="21"/>
            <w:szCs w:val="21"/>
          </w:rPr>
          <w:t xml:space="preserve">                action-type reject</w:t>
        </w:r>
      </w:ins>
    </w:p>
    <w:p w14:paraId="4A01DEDC" w14:textId="77777777" w:rsidR="00D36B40" w:rsidRPr="00D36B40" w:rsidRDefault="00D36B40" w:rsidP="00D36B40">
      <w:pPr>
        <w:pBdr>
          <w:top w:val="nil"/>
          <w:left w:val="nil"/>
          <w:bottom w:val="nil"/>
          <w:right w:val="nil"/>
          <w:between w:val="nil"/>
        </w:pBdr>
        <w:spacing w:before="45"/>
        <w:ind w:left="844"/>
        <w:rPr>
          <w:ins w:id="1670" w:author="Changed/Added" w:date="2021-04-26T11:03:00Z"/>
          <w:rFonts w:ascii="Courier New" w:eastAsia="Courier New" w:hAnsi="Courier New" w:cs="Courier New"/>
          <w:color w:val="000000"/>
          <w:sz w:val="21"/>
          <w:szCs w:val="21"/>
        </w:rPr>
      </w:pPr>
      <w:ins w:id="1671" w:author="Changed/Added" w:date="2021-04-26T11:03:00Z">
        <w:r w:rsidRPr="00D36B40">
          <w:rPr>
            <w:rFonts w:ascii="Courier New" w:eastAsia="Courier New" w:hAnsi="Courier New" w:cs="Courier New"/>
            <w:color w:val="000000"/>
            <w:sz w:val="21"/>
            <w:szCs w:val="21"/>
          </w:rPr>
          <w:t xml:space="preserve">                local-preference 90</w:t>
        </w:r>
      </w:ins>
    </w:p>
    <w:p w14:paraId="44CF8ACB" w14:textId="77777777" w:rsidR="00D36B40" w:rsidRPr="00D36B40" w:rsidRDefault="00D36B40" w:rsidP="00D36B40">
      <w:pPr>
        <w:pBdr>
          <w:top w:val="nil"/>
          <w:left w:val="nil"/>
          <w:bottom w:val="nil"/>
          <w:right w:val="nil"/>
          <w:between w:val="nil"/>
        </w:pBdr>
        <w:spacing w:before="45"/>
        <w:ind w:left="844"/>
        <w:rPr>
          <w:ins w:id="1672" w:author="Changed/Added" w:date="2021-04-26T11:03:00Z"/>
          <w:rFonts w:ascii="Courier New" w:eastAsia="Courier New" w:hAnsi="Courier New" w:cs="Courier New"/>
          <w:color w:val="000000"/>
          <w:sz w:val="21"/>
          <w:szCs w:val="21"/>
        </w:rPr>
      </w:pPr>
      <w:ins w:id="1673" w:author="Changed/Added" w:date="2021-04-26T11:03:00Z">
        <w:r w:rsidRPr="00D36B40">
          <w:rPr>
            <w:rFonts w:ascii="Courier New" w:eastAsia="Courier New" w:hAnsi="Courier New" w:cs="Courier New"/>
            <w:color w:val="000000"/>
            <w:sz w:val="21"/>
            <w:szCs w:val="21"/>
          </w:rPr>
          <w:t xml:space="preserve">                community {</w:t>
        </w:r>
      </w:ins>
    </w:p>
    <w:p w14:paraId="690C64A9" w14:textId="77777777" w:rsidR="00D36B40" w:rsidRPr="00D36B40" w:rsidRDefault="00D36B40" w:rsidP="00D36B40">
      <w:pPr>
        <w:pBdr>
          <w:top w:val="nil"/>
          <w:left w:val="nil"/>
          <w:bottom w:val="nil"/>
          <w:right w:val="nil"/>
          <w:between w:val="nil"/>
        </w:pBdr>
        <w:spacing w:before="45"/>
        <w:ind w:left="844"/>
        <w:rPr>
          <w:ins w:id="1674" w:author="Changed/Added" w:date="2021-04-26T11:03:00Z"/>
          <w:rFonts w:ascii="Courier New" w:eastAsia="Courier New" w:hAnsi="Courier New" w:cs="Courier New"/>
          <w:color w:val="000000"/>
          <w:sz w:val="21"/>
          <w:szCs w:val="21"/>
        </w:rPr>
      </w:pPr>
      <w:ins w:id="1675" w:author="Changed/Added" w:date="2021-04-26T11:03:00Z">
        <w:r w:rsidRPr="00D36B40">
          <w:rPr>
            <w:rFonts w:ascii="Courier New" w:eastAsia="Courier New" w:hAnsi="Courier New" w:cs="Courier New"/>
            <w:color w:val="000000"/>
            <w:sz w:val="21"/>
            <w:szCs w:val="21"/>
          </w:rPr>
          <w:t xml:space="preserve">                    add ["VRP_INVALID_COMM"]</w:t>
        </w:r>
      </w:ins>
    </w:p>
    <w:p w14:paraId="1B7E9C36" w14:textId="77777777" w:rsidR="00D36B40" w:rsidRPr="00D36B40" w:rsidRDefault="00D36B40" w:rsidP="00D36B40">
      <w:pPr>
        <w:pBdr>
          <w:top w:val="nil"/>
          <w:left w:val="nil"/>
          <w:bottom w:val="nil"/>
          <w:right w:val="nil"/>
          <w:between w:val="nil"/>
        </w:pBdr>
        <w:spacing w:before="45"/>
        <w:ind w:left="844"/>
        <w:rPr>
          <w:ins w:id="1676" w:author="Changed/Added" w:date="2021-04-26T11:03:00Z"/>
          <w:rFonts w:ascii="Courier New" w:eastAsia="Courier New" w:hAnsi="Courier New" w:cs="Courier New"/>
          <w:color w:val="000000"/>
          <w:sz w:val="21"/>
          <w:szCs w:val="21"/>
        </w:rPr>
      </w:pPr>
      <w:ins w:id="1677" w:author="Changed/Added" w:date="2021-04-26T11:03:00Z">
        <w:r w:rsidRPr="00D36B40">
          <w:rPr>
            <w:rFonts w:ascii="Courier New" w:eastAsia="Courier New" w:hAnsi="Courier New" w:cs="Courier New"/>
            <w:color w:val="000000"/>
            <w:sz w:val="21"/>
            <w:szCs w:val="21"/>
          </w:rPr>
          <w:t xml:space="preserve">                }</w:t>
        </w:r>
      </w:ins>
    </w:p>
    <w:p w14:paraId="633B7DE9" w14:textId="77777777" w:rsidR="00D36B40" w:rsidRPr="00D36B40" w:rsidRDefault="00D36B40" w:rsidP="00D36B40">
      <w:pPr>
        <w:pBdr>
          <w:top w:val="nil"/>
          <w:left w:val="nil"/>
          <w:bottom w:val="nil"/>
          <w:right w:val="nil"/>
          <w:between w:val="nil"/>
        </w:pBdr>
        <w:spacing w:before="45"/>
        <w:ind w:left="844"/>
        <w:rPr>
          <w:ins w:id="1678" w:author="Changed/Added" w:date="2021-04-26T11:03:00Z"/>
          <w:rFonts w:ascii="Courier New" w:eastAsia="Courier New" w:hAnsi="Courier New" w:cs="Courier New"/>
          <w:color w:val="000000"/>
          <w:sz w:val="21"/>
          <w:szCs w:val="21"/>
        </w:rPr>
      </w:pPr>
      <w:ins w:id="1679" w:author="Changed/Added" w:date="2021-04-26T11:03:00Z">
        <w:r w:rsidRPr="00D36B40">
          <w:rPr>
            <w:rFonts w:ascii="Courier New" w:eastAsia="Courier New" w:hAnsi="Courier New" w:cs="Courier New"/>
            <w:color w:val="000000"/>
            <w:sz w:val="21"/>
            <w:szCs w:val="21"/>
          </w:rPr>
          <w:t xml:space="preserve">            }</w:t>
        </w:r>
      </w:ins>
    </w:p>
    <w:p w14:paraId="7C5A399E" w14:textId="77777777" w:rsidR="00D36B40" w:rsidRPr="00D36B40" w:rsidRDefault="00D36B40" w:rsidP="00D36B40">
      <w:pPr>
        <w:pBdr>
          <w:top w:val="nil"/>
          <w:left w:val="nil"/>
          <w:bottom w:val="nil"/>
          <w:right w:val="nil"/>
          <w:between w:val="nil"/>
        </w:pBdr>
        <w:spacing w:before="45"/>
        <w:ind w:left="844"/>
        <w:rPr>
          <w:ins w:id="1680" w:author="Changed/Added" w:date="2021-04-26T11:03:00Z"/>
          <w:rFonts w:ascii="Courier New" w:eastAsia="Courier New" w:hAnsi="Courier New" w:cs="Courier New"/>
          <w:color w:val="000000"/>
          <w:sz w:val="21"/>
          <w:szCs w:val="21"/>
        </w:rPr>
      </w:pPr>
      <w:ins w:id="1681" w:author="Changed/Added" w:date="2021-04-26T11:03:00Z">
        <w:r w:rsidRPr="00D36B40">
          <w:rPr>
            <w:rFonts w:ascii="Courier New" w:eastAsia="Courier New" w:hAnsi="Courier New" w:cs="Courier New"/>
            <w:color w:val="000000"/>
            <w:sz w:val="21"/>
            <w:szCs w:val="21"/>
          </w:rPr>
          <w:t xml:space="preserve">        }</w:t>
        </w:r>
      </w:ins>
    </w:p>
    <w:p w14:paraId="2C616AC5" w14:textId="77777777" w:rsidR="00D36B40" w:rsidRPr="00D36B40" w:rsidRDefault="00D36B40" w:rsidP="00D36B40">
      <w:pPr>
        <w:pBdr>
          <w:top w:val="nil"/>
          <w:left w:val="nil"/>
          <w:bottom w:val="nil"/>
          <w:right w:val="nil"/>
          <w:between w:val="nil"/>
        </w:pBdr>
        <w:spacing w:before="45"/>
        <w:ind w:left="844"/>
        <w:rPr>
          <w:ins w:id="1682" w:author="Changed/Added" w:date="2021-04-26T11:03:00Z"/>
          <w:rFonts w:ascii="Courier New" w:eastAsia="Courier New" w:hAnsi="Courier New" w:cs="Courier New"/>
          <w:color w:val="000000"/>
          <w:sz w:val="21"/>
          <w:szCs w:val="21"/>
        </w:rPr>
      </w:pPr>
      <w:ins w:id="1683" w:author="Changed/Added" w:date="2021-04-26T11:03:00Z">
        <w:r w:rsidRPr="00D36B40">
          <w:rPr>
            <w:rFonts w:ascii="Courier New" w:eastAsia="Courier New" w:hAnsi="Courier New" w:cs="Courier New"/>
            <w:color w:val="000000"/>
            <w:sz w:val="21"/>
            <w:szCs w:val="21"/>
          </w:rPr>
          <w:t xml:space="preserve">        entry 20 {</w:t>
        </w:r>
      </w:ins>
    </w:p>
    <w:p w14:paraId="3049D186" w14:textId="77777777" w:rsidR="00D36B40" w:rsidRPr="00D36B40" w:rsidRDefault="00D36B40" w:rsidP="00D36B40">
      <w:pPr>
        <w:pBdr>
          <w:top w:val="nil"/>
          <w:left w:val="nil"/>
          <w:bottom w:val="nil"/>
          <w:right w:val="nil"/>
          <w:between w:val="nil"/>
        </w:pBdr>
        <w:spacing w:before="45"/>
        <w:ind w:left="844"/>
        <w:rPr>
          <w:ins w:id="1684" w:author="Changed/Added" w:date="2021-04-26T11:03:00Z"/>
          <w:rFonts w:ascii="Courier New" w:eastAsia="Courier New" w:hAnsi="Courier New" w:cs="Courier New"/>
          <w:color w:val="000000"/>
          <w:sz w:val="21"/>
          <w:szCs w:val="21"/>
        </w:rPr>
      </w:pPr>
      <w:ins w:id="1685" w:author="Changed/Added" w:date="2021-04-26T11:03:00Z">
        <w:r w:rsidRPr="00D36B40">
          <w:rPr>
            <w:rFonts w:ascii="Courier New" w:eastAsia="Courier New" w:hAnsi="Courier New" w:cs="Courier New"/>
            <w:color w:val="000000"/>
            <w:sz w:val="21"/>
            <w:szCs w:val="21"/>
          </w:rPr>
          <w:t xml:space="preserve">            from {</w:t>
        </w:r>
      </w:ins>
    </w:p>
    <w:p w14:paraId="1AF7BFDF" w14:textId="77777777" w:rsidR="00D36B40" w:rsidRPr="00D36B40" w:rsidRDefault="00D36B40" w:rsidP="00D36B40">
      <w:pPr>
        <w:pBdr>
          <w:top w:val="nil"/>
          <w:left w:val="nil"/>
          <w:bottom w:val="nil"/>
          <w:right w:val="nil"/>
          <w:between w:val="nil"/>
        </w:pBdr>
        <w:spacing w:before="45"/>
        <w:ind w:left="844"/>
        <w:rPr>
          <w:ins w:id="1686" w:author="Changed/Added" w:date="2021-04-26T11:03:00Z"/>
          <w:rFonts w:ascii="Courier New" w:eastAsia="Courier New" w:hAnsi="Courier New" w:cs="Courier New"/>
          <w:color w:val="000000"/>
          <w:sz w:val="21"/>
          <w:szCs w:val="21"/>
        </w:rPr>
      </w:pPr>
      <w:ins w:id="1687" w:author="Changed/Added" w:date="2021-04-26T11:03:00Z">
        <w:r w:rsidRPr="00D36B40">
          <w:rPr>
            <w:rFonts w:ascii="Courier New" w:eastAsia="Courier New" w:hAnsi="Courier New" w:cs="Courier New"/>
            <w:color w:val="000000"/>
            <w:sz w:val="21"/>
            <w:szCs w:val="21"/>
          </w:rPr>
          <w:t xml:space="preserve">                origin-validation-state not-found</w:t>
        </w:r>
      </w:ins>
    </w:p>
    <w:p w14:paraId="2D889EB6" w14:textId="77777777" w:rsidR="00D36B40" w:rsidRPr="00D36B40" w:rsidRDefault="00D36B40" w:rsidP="00D36B40">
      <w:pPr>
        <w:pBdr>
          <w:top w:val="nil"/>
          <w:left w:val="nil"/>
          <w:bottom w:val="nil"/>
          <w:right w:val="nil"/>
          <w:between w:val="nil"/>
        </w:pBdr>
        <w:spacing w:before="45"/>
        <w:ind w:left="844"/>
        <w:rPr>
          <w:ins w:id="1688" w:author="Changed/Added" w:date="2021-04-26T11:03:00Z"/>
          <w:rFonts w:ascii="Courier New" w:eastAsia="Courier New" w:hAnsi="Courier New" w:cs="Courier New"/>
          <w:color w:val="000000"/>
          <w:sz w:val="21"/>
          <w:szCs w:val="21"/>
        </w:rPr>
      </w:pPr>
      <w:ins w:id="1689" w:author="Changed/Added" w:date="2021-04-26T11:03:00Z">
        <w:r w:rsidRPr="00D36B40">
          <w:rPr>
            <w:rFonts w:ascii="Courier New" w:eastAsia="Courier New" w:hAnsi="Courier New" w:cs="Courier New"/>
            <w:color w:val="000000"/>
            <w:sz w:val="21"/>
            <w:szCs w:val="21"/>
          </w:rPr>
          <w:t xml:space="preserve">            }</w:t>
        </w:r>
      </w:ins>
    </w:p>
    <w:p w14:paraId="6D3D77A4" w14:textId="77777777" w:rsidR="00D36B40" w:rsidRPr="00D36B40" w:rsidRDefault="00D36B40" w:rsidP="00D36B40">
      <w:pPr>
        <w:pBdr>
          <w:top w:val="nil"/>
          <w:left w:val="nil"/>
          <w:bottom w:val="nil"/>
          <w:right w:val="nil"/>
          <w:between w:val="nil"/>
        </w:pBdr>
        <w:spacing w:before="45"/>
        <w:ind w:left="844"/>
        <w:rPr>
          <w:ins w:id="1690" w:author="Changed/Added" w:date="2021-04-26T11:03:00Z"/>
          <w:rFonts w:ascii="Courier New" w:eastAsia="Courier New" w:hAnsi="Courier New" w:cs="Courier New"/>
          <w:color w:val="000000"/>
          <w:sz w:val="21"/>
          <w:szCs w:val="21"/>
        </w:rPr>
      </w:pPr>
      <w:ins w:id="1691" w:author="Changed/Added" w:date="2021-04-26T11:03:00Z">
        <w:r w:rsidRPr="00D36B40">
          <w:rPr>
            <w:rFonts w:ascii="Courier New" w:eastAsia="Courier New" w:hAnsi="Courier New" w:cs="Courier New"/>
            <w:color w:val="000000"/>
            <w:sz w:val="21"/>
            <w:szCs w:val="21"/>
          </w:rPr>
          <w:t xml:space="preserve">            action {</w:t>
        </w:r>
      </w:ins>
    </w:p>
    <w:p w14:paraId="6A23D260" w14:textId="77777777" w:rsidR="00D36B40" w:rsidRPr="00D36B40" w:rsidRDefault="00D36B40" w:rsidP="00D36B40">
      <w:pPr>
        <w:pBdr>
          <w:top w:val="nil"/>
          <w:left w:val="nil"/>
          <w:bottom w:val="nil"/>
          <w:right w:val="nil"/>
          <w:between w:val="nil"/>
        </w:pBdr>
        <w:spacing w:before="45"/>
        <w:ind w:left="844"/>
        <w:rPr>
          <w:ins w:id="1692" w:author="Changed/Added" w:date="2021-04-26T11:03:00Z"/>
          <w:rFonts w:ascii="Courier New" w:eastAsia="Courier New" w:hAnsi="Courier New" w:cs="Courier New"/>
          <w:color w:val="000000"/>
          <w:sz w:val="21"/>
          <w:szCs w:val="21"/>
        </w:rPr>
      </w:pPr>
      <w:ins w:id="1693" w:author="Changed/Added" w:date="2021-04-26T11:03:00Z">
        <w:r w:rsidRPr="00D36B40">
          <w:rPr>
            <w:rFonts w:ascii="Courier New" w:eastAsia="Courier New" w:hAnsi="Courier New" w:cs="Courier New"/>
            <w:color w:val="000000"/>
            <w:sz w:val="21"/>
            <w:szCs w:val="21"/>
          </w:rPr>
          <w:t xml:space="preserve">                action-type accept</w:t>
        </w:r>
      </w:ins>
    </w:p>
    <w:p w14:paraId="7B4A9A31" w14:textId="77777777" w:rsidR="00D36B40" w:rsidRPr="00D36B40" w:rsidRDefault="00D36B40" w:rsidP="00D36B40">
      <w:pPr>
        <w:pBdr>
          <w:top w:val="nil"/>
          <w:left w:val="nil"/>
          <w:bottom w:val="nil"/>
          <w:right w:val="nil"/>
          <w:between w:val="nil"/>
        </w:pBdr>
        <w:spacing w:before="45"/>
        <w:ind w:left="844"/>
        <w:rPr>
          <w:ins w:id="1694" w:author="Changed/Added" w:date="2021-04-26T11:03:00Z"/>
          <w:rFonts w:ascii="Courier New" w:eastAsia="Courier New" w:hAnsi="Courier New" w:cs="Courier New"/>
          <w:color w:val="000000"/>
          <w:sz w:val="21"/>
          <w:szCs w:val="21"/>
        </w:rPr>
      </w:pPr>
      <w:ins w:id="1695" w:author="Changed/Added" w:date="2021-04-26T11:03:00Z">
        <w:r w:rsidRPr="00D36B40">
          <w:rPr>
            <w:rFonts w:ascii="Courier New" w:eastAsia="Courier New" w:hAnsi="Courier New" w:cs="Courier New"/>
            <w:color w:val="000000"/>
            <w:sz w:val="21"/>
            <w:szCs w:val="21"/>
          </w:rPr>
          <w:t xml:space="preserve">                local-preference 100</w:t>
        </w:r>
      </w:ins>
    </w:p>
    <w:p w14:paraId="780A4A86" w14:textId="77777777" w:rsidR="00D36B40" w:rsidRPr="00D36B40" w:rsidRDefault="00D36B40" w:rsidP="00D36B40">
      <w:pPr>
        <w:pBdr>
          <w:top w:val="nil"/>
          <w:left w:val="nil"/>
          <w:bottom w:val="nil"/>
          <w:right w:val="nil"/>
          <w:between w:val="nil"/>
        </w:pBdr>
        <w:spacing w:before="45"/>
        <w:ind w:left="844"/>
        <w:rPr>
          <w:ins w:id="1696" w:author="Changed/Added" w:date="2021-04-26T11:03:00Z"/>
          <w:rFonts w:ascii="Courier New" w:eastAsia="Courier New" w:hAnsi="Courier New" w:cs="Courier New"/>
          <w:color w:val="000000"/>
          <w:sz w:val="21"/>
          <w:szCs w:val="21"/>
        </w:rPr>
      </w:pPr>
      <w:ins w:id="1697" w:author="Changed/Added" w:date="2021-04-26T11:03:00Z">
        <w:r w:rsidRPr="00D36B40">
          <w:rPr>
            <w:rFonts w:ascii="Courier New" w:eastAsia="Courier New" w:hAnsi="Courier New" w:cs="Courier New"/>
            <w:color w:val="000000"/>
            <w:sz w:val="21"/>
            <w:szCs w:val="21"/>
          </w:rPr>
          <w:t xml:space="preserve">                community {</w:t>
        </w:r>
      </w:ins>
    </w:p>
    <w:p w14:paraId="3DD9F948" w14:textId="77777777" w:rsidR="00D36B40" w:rsidRPr="00D36B40" w:rsidRDefault="00D36B40" w:rsidP="00D36B40">
      <w:pPr>
        <w:pBdr>
          <w:top w:val="nil"/>
          <w:left w:val="nil"/>
          <w:bottom w:val="nil"/>
          <w:right w:val="nil"/>
          <w:between w:val="nil"/>
        </w:pBdr>
        <w:spacing w:before="45"/>
        <w:ind w:left="844"/>
        <w:rPr>
          <w:ins w:id="1698" w:author="Changed/Added" w:date="2021-04-26T11:03:00Z"/>
          <w:rFonts w:ascii="Courier New" w:eastAsia="Courier New" w:hAnsi="Courier New" w:cs="Courier New"/>
          <w:color w:val="000000"/>
          <w:sz w:val="21"/>
          <w:szCs w:val="21"/>
        </w:rPr>
      </w:pPr>
      <w:ins w:id="1699" w:author="Changed/Added" w:date="2021-04-26T11:03:00Z">
        <w:r w:rsidRPr="00D36B40">
          <w:rPr>
            <w:rFonts w:ascii="Courier New" w:eastAsia="Courier New" w:hAnsi="Courier New" w:cs="Courier New"/>
            <w:color w:val="000000"/>
            <w:sz w:val="21"/>
            <w:szCs w:val="21"/>
          </w:rPr>
          <w:t xml:space="preserve">                    add ["VRP_NOT_FOUND_COMM"]</w:t>
        </w:r>
      </w:ins>
    </w:p>
    <w:p w14:paraId="6E3D09B5" w14:textId="77777777" w:rsidR="00D36B40" w:rsidRPr="00D36B40" w:rsidRDefault="00D36B40" w:rsidP="00D36B40">
      <w:pPr>
        <w:pBdr>
          <w:top w:val="nil"/>
          <w:left w:val="nil"/>
          <w:bottom w:val="nil"/>
          <w:right w:val="nil"/>
          <w:between w:val="nil"/>
        </w:pBdr>
        <w:spacing w:before="45"/>
        <w:ind w:left="844"/>
        <w:rPr>
          <w:ins w:id="1700" w:author="Changed/Added" w:date="2021-04-26T11:03:00Z"/>
          <w:rFonts w:ascii="Courier New" w:eastAsia="Courier New" w:hAnsi="Courier New" w:cs="Courier New"/>
          <w:color w:val="000000"/>
          <w:sz w:val="21"/>
          <w:szCs w:val="21"/>
        </w:rPr>
      </w:pPr>
      <w:ins w:id="1701" w:author="Changed/Added" w:date="2021-04-26T11:03:00Z">
        <w:r w:rsidRPr="00D36B40">
          <w:rPr>
            <w:rFonts w:ascii="Courier New" w:eastAsia="Courier New" w:hAnsi="Courier New" w:cs="Courier New"/>
            <w:color w:val="000000"/>
            <w:sz w:val="21"/>
            <w:szCs w:val="21"/>
          </w:rPr>
          <w:t xml:space="preserve">                }</w:t>
        </w:r>
      </w:ins>
    </w:p>
    <w:p w14:paraId="36AA5AB1" w14:textId="77777777" w:rsidR="00D36B40" w:rsidRPr="00D36B40" w:rsidRDefault="00D36B40" w:rsidP="00D36B40">
      <w:pPr>
        <w:pBdr>
          <w:top w:val="nil"/>
          <w:left w:val="nil"/>
          <w:bottom w:val="nil"/>
          <w:right w:val="nil"/>
          <w:between w:val="nil"/>
        </w:pBdr>
        <w:spacing w:before="45"/>
        <w:ind w:left="844"/>
        <w:rPr>
          <w:ins w:id="1702" w:author="Changed/Added" w:date="2021-04-26T11:03:00Z"/>
          <w:rFonts w:ascii="Courier New" w:eastAsia="Courier New" w:hAnsi="Courier New" w:cs="Courier New"/>
          <w:color w:val="000000"/>
          <w:sz w:val="21"/>
          <w:szCs w:val="21"/>
        </w:rPr>
      </w:pPr>
      <w:ins w:id="1703" w:author="Changed/Added" w:date="2021-04-26T11:03:00Z">
        <w:r w:rsidRPr="00D36B40">
          <w:rPr>
            <w:rFonts w:ascii="Courier New" w:eastAsia="Courier New" w:hAnsi="Courier New" w:cs="Courier New"/>
            <w:color w:val="000000"/>
            <w:sz w:val="21"/>
            <w:szCs w:val="21"/>
          </w:rPr>
          <w:t xml:space="preserve">            }</w:t>
        </w:r>
      </w:ins>
    </w:p>
    <w:p w14:paraId="40660E8B" w14:textId="77777777" w:rsidR="00D36B40" w:rsidRPr="00D36B40" w:rsidRDefault="00D36B40" w:rsidP="00D36B40">
      <w:pPr>
        <w:pBdr>
          <w:top w:val="nil"/>
          <w:left w:val="nil"/>
          <w:bottom w:val="nil"/>
          <w:right w:val="nil"/>
          <w:between w:val="nil"/>
        </w:pBdr>
        <w:spacing w:before="45"/>
        <w:ind w:left="844"/>
        <w:rPr>
          <w:ins w:id="1704" w:author="Changed/Added" w:date="2021-04-26T11:03:00Z"/>
          <w:rFonts w:ascii="Courier New" w:eastAsia="Courier New" w:hAnsi="Courier New" w:cs="Courier New"/>
          <w:color w:val="000000"/>
          <w:sz w:val="21"/>
          <w:szCs w:val="21"/>
        </w:rPr>
      </w:pPr>
      <w:ins w:id="1705" w:author="Changed/Added" w:date="2021-04-26T11:03:00Z">
        <w:r w:rsidRPr="00D36B40">
          <w:rPr>
            <w:rFonts w:ascii="Courier New" w:eastAsia="Courier New" w:hAnsi="Courier New" w:cs="Courier New"/>
            <w:color w:val="000000"/>
            <w:sz w:val="21"/>
            <w:szCs w:val="21"/>
          </w:rPr>
          <w:t xml:space="preserve">        }</w:t>
        </w:r>
      </w:ins>
    </w:p>
    <w:p w14:paraId="2648C6F6" w14:textId="77777777" w:rsidR="00D36B40" w:rsidRPr="00D36B40" w:rsidRDefault="00D36B40" w:rsidP="00D36B40">
      <w:pPr>
        <w:pBdr>
          <w:top w:val="nil"/>
          <w:left w:val="nil"/>
          <w:bottom w:val="nil"/>
          <w:right w:val="nil"/>
          <w:between w:val="nil"/>
        </w:pBdr>
        <w:spacing w:before="45"/>
        <w:ind w:left="844"/>
        <w:rPr>
          <w:ins w:id="1706" w:author="Changed/Added" w:date="2021-04-26T11:03:00Z"/>
          <w:rFonts w:ascii="Courier New" w:eastAsia="Courier New" w:hAnsi="Courier New" w:cs="Courier New"/>
          <w:color w:val="000000"/>
          <w:sz w:val="21"/>
          <w:szCs w:val="21"/>
        </w:rPr>
      </w:pPr>
      <w:ins w:id="1707" w:author="Changed/Added" w:date="2021-04-26T11:03:00Z">
        <w:r w:rsidRPr="00D36B40">
          <w:rPr>
            <w:rFonts w:ascii="Courier New" w:eastAsia="Courier New" w:hAnsi="Courier New" w:cs="Courier New"/>
            <w:color w:val="000000"/>
            <w:sz w:val="21"/>
            <w:szCs w:val="21"/>
          </w:rPr>
          <w:t xml:space="preserve">        entry 30 {</w:t>
        </w:r>
      </w:ins>
    </w:p>
    <w:p w14:paraId="51058463" w14:textId="77777777" w:rsidR="00D36B40" w:rsidRPr="00D36B40" w:rsidRDefault="00D36B40" w:rsidP="00D36B40">
      <w:pPr>
        <w:pBdr>
          <w:top w:val="nil"/>
          <w:left w:val="nil"/>
          <w:bottom w:val="nil"/>
          <w:right w:val="nil"/>
          <w:between w:val="nil"/>
        </w:pBdr>
        <w:spacing w:before="45"/>
        <w:ind w:left="844"/>
        <w:rPr>
          <w:ins w:id="1708" w:author="Changed/Added" w:date="2021-04-26T11:03:00Z"/>
          <w:rFonts w:ascii="Courier New" w:eastAsia="Courier New" w:hAnsi="Courier New" w:cs="Courier New"/>
          <w:color w:val="000000"/>
          <w:sz w:val="21"/>
          <w:szCs w:val="21"/>
        </w:rPr>
      </w:pPr>
      <w:ins w:id="1709" w:author="Changed/Added" w:date="2021-04-26T11:03:00Z">
        <w:r w:rsidRPr="00D36B40">
          <w:rPr>
            <w:rFonts w:ascii="Courier New" w:eastAsia="Courier New" w:hAnsi="Courier New" w:cs="Courier New"/>
            <w:color w:val="000000"/>
            <w:sz w:val="21"/>
            <w:szCs w:val="21"/>
          </w:rPr>
          <w:t xml:space="preserve">            from {</w:t>
        </w:r>
      </w:ins>
    </w:p>
    <w:p w14:paraId="5BB4AC92" w14:textId="77777777" w:rsidR="00D36B40" w:rsidRPr="00D36B40" w:rsidRDefault="00D36B40" w:rsidP="00D36B40">
      <w:pPr>
        <w:pBdr>
          <w:top w:val="nil"/>
          <w:left w:val="nil"/>
          <w:bottom w:val="nil"/>
          <w:right w:val="nil"/>
          <w:between w:val="nil"/>
        </w:pBdr>
        <w:spacing w:before="45"/>
        <w:ind w:left="844"/>
        <w:rPr>
          <w:ins w:id="1710" w:author="Changed/Added" w:date="2021-04-26T11:03:00Z"/>
          <w:rFonts w:ascii="Courier New" w:eastAsia="Courier New" w:hAnsi="Courier New" w:cs="Courier New"/>
          <w:color w:val="000000"/>
          <w:sz w:val="21"/>
          <w:szCs w:val="21"/>
        </w:rPr>
      </w:pPr>
      <w:ins w:id="1711" w:author="Changed/Added" w:date="2021-04-26T11:03:00Z">
        <w:r w:rsidRPr="00D36B40">
          <w:rPr>
            <w:rFonts w:ascii="Courier New" w:eastAsia="Courier New" w:hAnsi="Courier New" w:cs="Courier New"/>
            <w:color w:val="000000"/>
            <w:sz w:val="21"/>
            <w:szCs w:val="21"/>
          </w:rPr>
          <w:t xml:space="preserve">                origin-validation-state valid</w:t>
        </w:r>
      </w:ins>
    </w:p>
    <w:p w14:paraId="3D4D3861" w14:textId="77777777" w:rsidR="00D36B40" w:rsidRPr="00D36B40" w:rsidRDefault="00D36B40" w:rsidP="00D36B40">
      <w:pPr>
        <w:pBdr>
          <w:top w:val="nil"/>
          <w:left w:val="nil"/>
          <w:bottom w:val="nil"/>
          <w:right w:val="nil"/>
          <w:between w:val="nil"/>
        </w:pBdr>
        <w:spacing w:before="45"/>
        <w:ind w:left="844"/>
        <w:rPr>
          <w:ins w:id="1712" w:author="Changed/Added" w:date="2021-04-26T11:03:00Z"/>
          <w:rFonts w:ascii="Courier New" w:eastAsia="Courier New" w:hAnsi="Courier New" w:cs="Courier New"/>
          <w:color w:val="000000"/>
          <w:sz w:val="21"/>
          <w:szCs w:val="21"/>
        </w:rPr>
      </w:pPr>
      <w:ins w:id="1713" w:author="Changed/Added" w:date="2021-04-26T11:03:00Z">
        <w:r w:rsidRPr="00D36B40">
          <w:rPr>
            <w:rFonts w:ascii="Courier New" w:eastAsia="Courier New" w:hAnsi="Courier New" w:cs="Courier New"/>
            <w:color w:val="000000"/>
            <w:sz w:val="21"/>
            <w:szCs w:val="21"/>
          </w:rPr>
          <w:t xml:space="preserve">            }</w:t>
        </w:r>
      </w:ins>
    </w:p>
    <w:p w14:paraId="5678A4D3" w14:textId="77777777" w:rsidR="00D36B40" w:rsidRPr="00D36B40" w:rsidRDefault="00D36B40" w:rsidP="00D36B40">
      <w:pPr>
        <w:pBdr>
          <w:top w:val="nil"/>
          <w:left w:val="nil"/>
          <w:bottom w:val="nil"/>
          <w:right w:val="nil"/>
          <w:between w:val="nil"/>
        </w:pBdr>
        <w:spacing w:before="45"/>
        <w:ind w:left="844"/>
        <w:rPr>
          <w:ins w:id="1714" w:author="Changed/Added" w:date="2021-04-26T11:03:00Z"/>
          <w:rFonts w:ascii="Courier New" w:eastAsia="Courier New" w:hAnsi="Courier New" w:cs="Courier New"/>
          <w:color w:val="000000"/>
          <w:sz w:val="21"/>
          <w:szCs w:val="21"/>
        </w:rPr>
      </w:pPr>
      <w:ins w:id="1715" w:author="Changed/Added" w:date="2021-04-26T11:03:00Z">
        <w:r w:rsidRPr="00D36B40">
          <w:rPr>
            <w:rFonts w:ascii="Courier New" w:eastAsia="Courier New" w:hAnsi="Courier New" w:cs="Courier New"/>
            <w:color w:val="000000"/>
            <w:sz w:val="21"/>
            <w:szCs w:val="21"/>
          </w:rPr>
          <w:t xml:space="preserve">            action {</w:t>
        </w:r>
      </w:ins>
    </w:p>
    <w:p w14:paraId="6D580658" w14:textId="77777777" w:rsidR="00D36B40" w:rsidRPr="00D36B40" w:rsidRDefault="00D36B40" w:rsidP="00D36B40">
      <w:pPr>
        <w:pBdr>
          <w:top w:val="nil"/>
          <w:left w:val="nil"/>
          <w:bottom w:val="nil"/>
          <w:right w:val="nil"/>
          <w:between w:val="nil"/>
        </w:pBdr>
        <w:spacing w:before="45"/>
        <w:ind w:left="844"/>
        <w:rPr>
          <w:ins w:id="1716" w:author="Changed/Added" w:date="2021-04-26T11:03:00Z"/>
          <w:rFonts w:ascii="Courier New" w:eastAsia="Courier New" w:hAnsi="Courier New" w:cs="Courier New"/>
          <w:color w:val="000000"/>
          <w:sz w:val="21"/>
          <w:szCs w:val="21"/>
        </w:rPr>
      </w:pPr>
      <w:ins w:id="1717" w:author="Changed/Added" w:date="2021-04-26T11:03:00Z">
        <w:r w:rsidRPr="00D36B40">
          <w:rPr>
            <w:rFonts w:ascii="Courier New" w:eastAsia="Courier New" w:hAnsi="Courier New" w:cs="Courier New"/>
            <w:color w:val="000000"/>
            <w:sz w:val="21"/>
            <w:szCs w:val="21"/>
          </w:rPr>
          <w:t xml:space="preserve">                action-type accept</w:t>
        </w:r>
      </w:ins>
    </w:p>
    <w:p w14:paraId="64F85A0C" w14:textId="77777777" w:rsidR="00D36B40" w:rsidRPr="00D36B40" w:rsidRDefault="00D36B40" w:rsidP="00D36B40">
      <w:pPr>
        <w:pBdr>
          <w:top w:val="nil"/>
          <w:left w:val="nil"/>
          <w:bottom w:val="nil"/>
          <w:right w:val="nil"/>
          <w:between w:val="nil"/>
        </w:pBdr>
        <w:spacing w:before="45"/>
        <w:ind w:left="844"/>
        <w:rPr>
          <w:ins w:id="1718" w:author="Changed/Added" w:date="2021-04-26T11:03:00Z"/>
          <w:rFonts w:ascii="Courier New" w:eastAsia="Courier New" w:hAnsi="Courier New" w:cs="Courier New"/>
          <w:color w:val="000000"/>
          <w:sz w:val="21"/>
          <w:szCs w:val="21"/>
        </w:rPr>
      </w:pPr>
      <w:ins w:id="1719" w:author="Changed/Added" w:date="2021-04-26T11:03:00Z">
        <w:r w:rsidRPr="00D36B40">
          <w:rPr>
            <w:rFonts w:ascii="Courier New" w:eastAsia="Courier New" w:hAnsi="Courier New" w:cs="Courier New"/>
            <w:color w:val="000000"/>
            <w:sz w:val="21"/>
            <w:szCs w:val="21"/>
          </w:rPr>
          <w:t xml:space="preserve">                local-preference 110</w:t>
        </w:r>
      </w:ins>
    </w:p>
    <w:p w14:paraId="26A376C5" w14:textId="77777777" w:rsidR="00D36B40" w:rsidRPr="00D36B40" w:rsidRDefault="00D36B40" w:rsidP="00D36B40">
      <w:pPr>
        <w:pBdr>
          <w:top w:val="nil"/>
          <w:left w:val="nil"/>
          <w:bottom w:val="nil"/>
          <w:right w:val="nil"/>
          <w:between w:val="nil"/>
        </w:pBdr>
        <w:spacing w:before="45"/>
        <w:ind w:left="844"/>
        <w:rPr>
          <w:ins w:id="1720" w:author="Changed/Added" w:date="2021-04-26T11:03:00Z"/>
          <w:rFonts w:ascii="Courier New" w:eastAsia="Courier New" w:hAnsi="Courier New" w:cs="Courier New"/>
          <w:color w:val="000000"/>
          <w:sz w:val="21"/>
          <w:szCs w:val="21"/>
        </w:rPr>
      </w:pPr>
      <w:ins w:id="1721" w:author="Changed/Added" w:date="2021-04-26T11:03:00Z">
        <w:r w:rsidRPr="00D36B40">
          <w:rPr>
            <w:rFonts w:ascii="Courier New" w:eastAsia="Courier New" w:hAnsi="Courier New" w:cs="Courier New"/>
            <w:color w:val="000000"/>
            <w:sz w:val="21"/>
            <w:szCs w:val="21"/>
          </w:rPr>
          <w:t xml:space="preserve">                community {</w:t>
        </w:r>
      </w:ins>
    </w:p>
    <w:p w14:paraId="6810396F" w14:textId="77777777" w:rsidR="00D36B40" w:rsidRPr="00D36B40" w:rsidRDefault="00D36B40" w:rsidP="00D36B40">
      <w:pPr>
        <w:pBdr>
          <w:top w:val="nil"/>
          <w:left w:val="nil"/>
          <w:bottom w:val="nil"/>
          <w:right w:val="nil"/>
          <w:between w:val="nil"/>
        </w:pBdr>
        <w:spacing w:before="45"/>
        <w:ind w:left="844"/>
        <w:rPr>
          <w:ins w:id="1722" w:author="Changed/Added" w:date="2021-04-26T11:03:00Z"/>
          <w:rFonts w:ascii="Courier New" w:eastAsia="Courier New" w:hAnsi="Courier New" w:cs="Courier New"/>
          <w:color w:val="000000"/>
          <w:sz w:val="21"/>
          <w:szCs w:val="21"/>
        </w:rPr>
      </w:pPr>
      <w:ins w:id="1723" w:author="Changed/Added" w:date="2021-04-26T11:03:00Z">
        <w:r w:rsidRPr="00D36B40">
          <w:rPr>
            <w:rFonts w:ascii="Courier New" w:eastAsia="Courier New" w:hAnsi="Courier New" w:cs="Courier New"/>
            <w:color w:val="000000"/>
            <w:sz w:val="21"/>
            <w:szCs w:val="21"/>
          </w:rPr>
          <w:t xml:space="preserve">                    add ["VRP_VALID_COMM"]</w:t>
        </w:r>
      </w:ins>
    </w:p>
    <w:p w14:paraId="5178374E" w14:textId="77777777" w:rsidR="00D36B40" w:rsidRPr="00D36B40" w:rsidRDefault="00D36B40" w:rsidP="00D36B40">
      <w:pPr>
        <w:pBdr>
          <w:top w:val="nil"/>
          <w:left w:val="nil"/>
          <w:bottom w:val="nil"/>
          <w:right w:val="nil"/>
          <w:between w:val="nil"/>
        </w:pBdr>
        <w:spacing w:before="45"/>
        <w:ind w:left="844"/>
        <w:rPr>
          <w:ins w:id="1724" w:author="Changed/Added" w:date="2021-04-26T11:03:00Z"/>
          <w:rFonts w:ascii="Courier New" w:eastAsia="Courier New" w:hAnsi="Courier New" w:cs="Courier New"/>
          <w:color w:val="000000"/>
          <w:sz w:val="21"/>
          <w:szCs w:val="21"/>
        </w:rPr>
      </w:pPr>
      <w:ins w:id="1725" w:author="Changed/Added" w:date="2021-04-26T11:03:00Z">
        <w:r w:rsidRPr="00D36B40">
          <w:rPr>
            <w:rFonts w:ascii="Courier New" w:eastAsia="Courier New" w:hAnsi="Courier New" w:cs="Courier New"/>
            <w:color w:val="000000"/>
            <w:sz w:val="21"/>
            <w:szCs w:val="21"/>
          </w:rPr>
          <w:t xml:space="preserve">                }</w:t>
        </w:r>
      </w:ins>
    </w:p>
    <w:p w14:paraId="0BEE9F54" w14:textId="77777777" w:rsidR="00D36B40" w:rsidRPr="00D36B40" w:rsidRDefault="00D36B40" w:rsidP="00D36B40">
      <w:pPr>
        <w:pBdr>
          <w:top w:val="nil"/>
          <w:left w:val="nil"/>
          <w:bottom w:val="nil"/>
          <w:right w:val="nil"/>
          <w:between w:val="nil"/>
        </w:pBdr>
        <w:spacing w:before="45"/>
        <w:ind w:left="844"/>
        <w:rPr>
          <w:ins w:id="1726" w:author="Changed/Added" w:date="2021-04-26T11:03:00Z"/>
          <w:rFonts w:ascii="Courier New" w:eastAsia="Courier New" w:hAnsi="Courier New" w:cs="Courier New"/>
          <w:color w:val="000000"/>
          <w:sz w:val="21"/>
          <w:szCs w:val="21"/>
        </w:rPr>
      </w:pPr>
      <w:ins w:id="1727" w:author="Changed/Added" w:date="2021-04-26T11:03:00Z">
        <w:r w:rsidRPr="00D36B40">
          <w:rPr>
            <w:rFonts w:ascii="Courier New" w:eastAsia="Courier New" w:hAnsi="Courier New" w:cs="Courier New"/>
            <w:color w:val="000000"/>
            <w:sz w:val="21"/>
            <w:szCs w:val="21"/>
          </w:rPr>
          <w:t xml:space="preserve">            }</w:t>
        </w:r>
      </w:ins>
    </w:p>
    <w:p w14:paraId="5C6313E2" w14:textId="77777777" w:rsidR="00D36B40" w:rsidRPr="00D36B40" w:rsidRDefault="00D36B40" w:rsidP="00D36B40">
      <w:pPr>
        <w:pBdr>
          <w:top w:val="nil"/>
          <w:left w:val="nil"/>
          <w:bottom w:val="nil"/>
          <w:right w:val="nil"/>
          <w:between w:val="nil"/>
        </w:pBdr>
        <w:spacing w:before="45"/>
        <w:ind w:left="844"/>
        <w:rPr>
          <w:ins w:id="1728" w:author="Changed/Added" w:date="2021-04-26T11:03:00Z"/>
          <w:rFonts w:ascii="Courier New" w:eastAsia="Courier New" w:hAnsi="Courier New" w:cs="Courier New"/>
          <w:color w:val="000000"/>
          <w:sz w:val="21"/>
          <w:szCs w:val="21"/>
        </w:rPr>
      </w:pPr>
      <w:ins w:id="1729" w:author="Changed/Added" w:date="2021-04-26T11:03:00Z">
        <w:r w:rsidRPr="00D36B40">
          <w:rPr>
            <w:rFonts w:ascii="Courier New" w:eastAsia="Courier New" w:hAnsi="Courier New" w:cs="Courier New"/>
            <w:color w:val="000000"/>
            <w:sz w:val="21"/>
            <w:szCs w:val="21"/>
          </w:rPr>
          <w:t xml:space="preserve">        }</w:t>
        </w:r>
      </w:ins>
    </w:p>
    <w:p w14:paraId="5FFEB20C" w14:textId="77777777" w:rsidR="00D36B40" w:rsidRPr="00D36B40" w:rsidRDefault="00D36B40" w:rsidP="00D36B40">
      <w:pPr>
        <w:pBdr>
          <w:top w:val="nil"/>
          <w:left w:val="nil"/>
          <w:bottom w:val="nil"/>
          <w:right w:val="nil"/>
          <w:between w:val="nil"/>
        </w:pBdr>
        <w:spacing w:before="45"/>
        <w:ind w:left="844"/>
        <w:rPr>
          <w:ins w:id="1730" w:author="Changed/Added" w:date="2021-04-26T11:03:00Z"/>
          <w:rFonts w:ascii="Courier New" w:eastAsia="Courier New" w:hAnsi="Courier New" w:cs="Courier New"/>
          <w:color w:val="000000"/>
          <w:sz w:val="21"/>
          <w:szCs w:val="21"/>
        </w:rPr>
      </w:pPr>
      <w:ins w:id="1731" w:author="Changed/Added" w:date="2021-04-26T11:03:00Z">
        <w:r w:rsidRPr="00D36B40">
          <w:rPr>
            <w:rFonts w:ascii="Courier New" w:eastAsia="Courier New" w:hAnsi="Courier New" w:cs="Courier New"/>
            <w:color w:val="000000"/>
            <w:sz w:val="21"/>
            <w:szCs w:val="21"/>
          </w:rPr>
          <w:t xml:space="preserve">    }</w:t>
        </w:r>
      </w:ins>
    </w:p>
    <w:p w14:paraId="4901543F" w14:textId="77777777" w:rsidR="00D36B40" w:rsidRPr="00D36B40" w:rsidRDefault="00D36B40" w:rsidP="00D36B40">
      <w:pPr>
        <w:pBdr>
          <w:top w:val="nil"/>
          <w:left w:val="nil"/>
          <w:bottom w:val="nil"/>
          <w:right w:val="nil"/>
          <w:between w:val="nil"/>
        </w:pBdr>
        <w:spacing w:before="45"/>
        <w:ind w:left="844"/>
        <w:rPr>
          <w:ins w:id="1732" w:author="Changed/Added" w:date="2021-04-26T11:03:00Z"/>
          <w:rFonts w:ascii="Courier New" w:eastAsia="Courier New" w:hAnsi="Courier New" w:cs="Courier New"/>
          <w:color w:val="000000"/>
          <w:sz w:val="21"/>
          <w:szCs w:val="21"/>
        </w:rPr>
      </w:pPr>
    </w:p>
    <w:p w14:paraId="5309BF37" w14:textId="77777777" w:rsidR="00D36B40" w:rsidRPr="00D36B40" w:rsidRDefault="00D36B40" w:rsidP="00D36B40">
      <w:pPr>
        <w:spacing w:before="79"/>
        <w:ind w:left="220"/>
        <w:rPr>
          <w:ins w:id="1733" w:author="Changed/Added" w:date="2021-04-26T11:03:00Z"/>
          <w:sz w:val="21"/>
          <w:szCs w:val="21"/>
        </w:rPr>
      </w:pPr>
      <w:ins w:id="1734" w:author="Changed/Added" w:date="2021-04-26T11:03:00Z">
        <w:r w:rsidRPr="00D36B40">
          <w:rPr>
            <w:sz w:val="21"/>
            <w:szCs w:val="21"/>
          </w:rPr>
          <w:t xml:space="preserve">The ‘action-type reject’ statement will actually drop received routes that are marked invalid based on the validation state. During the implementation phase It could be a good </w:t>
        </w:r>
        <w:proofErr w:type="spellStart"/>
        <w:r w:rsidRPr="00D36B40">
          <w:rPr>
            <w:sz w:val="21"/>
            <w:szCs w:val="21"/>
          </w:rPr>
          <w:t>practise</w:t>
        </w:r>
        <w:proofErr w:type="spellEnd"/>
        <w:r w:rsidRPr="00D36B40">
          <w:rPr>
            <w:sz w:val="21"/>
            <w:szCs w:val="21"/>
          </w:rPr>
          <w:t xml:space="preserve"> to not reject those routes yet. </w:t>
        </w:r>
      </w:ins>
    </w:p>
    <w:p w14:paraId="37F98203" w14:textId="319D60AF" w:rsidR="00D36B40" w:rsidRDefault="00D36B40" w:rsidP="00D36B40">
      <w:pPr>
        <w:spacing w:before="79"/>
        <w:ind w:left="220"/>
        <w:rPr>
          <w:ins w:id="1735" w:author="Changed/Added" w:date="2021-04-26T11:03:00Z"/>
          <w:sz w:val="21"/>
          <w:szCs w:val="21"/>
        </w:rPr>
      </w:pPr>
    </w:p>
    <w:p w14:paraId="7D92EB9E" w14:textId="086608A2" w:rsidR="00D36B40" w:rsidRDefault="00D36B40" w:rsidP="00D36B40">
      <w:pPr>
        <w:spacing w:before="79"/>
        <w:ind w:left="220"/>
        <w:rPr>
          <w:ins w:id="1736" w:author="Changed/Added" w:date="2021-04-26T11:03:00Z"/>
          <w:sz w:val="21"/>
          <w:szCs w:val="21"/>
        </w:rPr>
      </w:pPr>
    </w:p>
    <w:p w14:paraId="4D65E89F" w14:textId="5999F753" w:rsidR="00D36B40" w:rsidRDefault="00D36B40" w:rsidP="00D36B40">
      <w:pPr>
        <w:spacing w:before="79"/>
        <w:ind w:left="220"/>
        <w:rPr>
          <w:ins w:id="1737" w:author="Changed/Added" w:date="2021-04-26T11:03:00Z"/>
          <w:sz w:val="21"/>
          <w:szCs w:val="21"/>
        </w:rPr>
      </w:pPr>
    </w:p>
    <w:p w14:paraId="02B203A6" w14:textId="02429847" w:rsidR="00D36B40" w:rsidRDefault="00D36B40" w:rsidP="00D36B40">
      <w:pPr>
        <w:spacing w:before="79"/>
        <w:ind w:left="220"/>
        <w:rPr>
          <w:ins w:id="1738" w:author="Changed/Added" w:date="2021-04-26T11:03:00Z"/>
          <w:sz w:val="21"/>
          <w:szCs w:val="21"/>
        </w:rPr>
      </w:pPr>
    </w:p>
    <w:p w14:paraId="4FD88C46" w14:textId="418A37E9" w:rsidR="00D36B40" w:rsidRDefault="00D36B40" w:rsidP="00D36B40">
      <w:pPr>
        <w:spacing w:before="79"/>
        <w:ind w:left="220"/>
        <w:rPr>
          <w:ins w:id="1739" w:author="Changed/Added" w:date="2021-04-26T11:03:00Z"/>
          <w:sz w:val="21"/>
          <w:szCs w:val="21"/>
        </w:rPr>
      </w:pPr>
    </w:p>
    <w:p w14:paraId="6E8FB9B6" w14:textId="770B9AA6" w:rsidR="00D36B40" w:rsidRDefault="00D36B40" w:rsidP="00D36B40">
      <w:pPr>
        <w:spacing w:before="79"/>
        <w:ind w:left="220"/>
        <w:rPr>
          <w:ins w:id="1740" w:author="Changed/Added" w:date="2021-04-26T11:03:00Z"/>
          <w:sz w:val="21"/>
          <w:szCs w:val="21"/>
        </w:rPr>
      </w:pPr>
    </w:p>
    <w:p w14:paraId="1338BEE1" w14:textId="02FF78DC" w:rsidR="00525A00" w:rsidRDefault="00525A00" w:rsidP="00D36B40">
      <w:pPr>
        <w:spacing w:before="79"/>
        <w:ind w:left="220"/>
        <w:rPr>
          <w:ins w:id="1741" w:author="Changed/Added" w:date="2021-04-26T11:03:00Z"/>
          <w:sz w:val="21"/>
          <w:szCs w:val="21"/>
        </w:rPr>
      </w:pPr>
    </w:p>
    <w:p w14:paraId="1DCC4F77" w14:textId="77777777" w:rsidR="00525A00" w:rsidRDefault="00525A00" w:rsidP="00D36B40">
      <w:pPr>
        <w:spacing w:before="79"/>
        <w:ind w:left="220"/>
        <w:rPr>
          <w:ins w:id="1742" w:author="Changed/Added" w:date="2021-04-26T11:03:00Z"/>
          <w:sz w:val="21"/>
          <w:szCs w:val="21"/>
        </w:rPr>
      </w:pPr>
    </w:p>
    <w:p w14:paraId="636697BA" w14:textId="77777777" w:rsidR="00D36B40" w:rsidRPr="00D36B40" w:rsidRDefault="00D36B40" w:rsidP="00D36B40">
      <w:pPr>
        <w:spacing w:before="79"/>
        <w:ind w:left="220"/>
        <w:rPr>
          <w:ins w:id="1743" w:author="Changed/Added" w:date="2021-04-26T11:03:00Z"/>
          <w:sz w:val="21"/>
          <w:szCs w:val="21"/>
        </w:rPr>
      </w:pPr>
    </w:p>
    <w:p w14:paraId="79FD8F8B" w14:textId="77777777" w:rsidR="00D36B40" w:rsidRPr="00D36B40" w:rsidRDefault="00D36B40" w:rsidP="00D36B40">
      <w:pPr>
        <w:spacing w:before="79"/>
        <w:ind w:left="220"/>
        <w:rPr>
          <w:ins w:id="1744" w:author="Changed/Added" w:date="2021-04-26T11:03:00Z"/>
          <w:sz w:val="21"/>
          <w:szCs w:val="21"/>
        </w:rPr>
      </w:pPr>
      <w:ins w:id="1745" w:author="Changed/Added" w:date="2021-04-26T11:03:00Z">
        <w:r w:rsidRPr="00D36B40">
          <w:rPr>
            <w:sz w:val="21"/>
            <w:szCs w:val="21"/>
          </w:rPr>
          <w:t xml:space="preserve">You can use the commands under show router origin-validation to check the sessions to the validator, the received data </w:t>
        </w:r>
        <w:proofErr w:type="spellStart"/>
        <w:r w:rsidRPr="00D36B40">
          <w:rPr>
            <w:sz w:val="21"/>
            <w:szCs w:val="21"/>
          </w:rPr>
          <w:t>etc</w:t>
        </w:r>
        <w:proofErr w:type="spellEnd"/>
        <w:r w:rsidRPr="00D36B40">
          <w:rPr>
            <w:sz w:val="21"/>
            <w:szCs w:val="21"/>
          </w:rPr>
          <w:t>:</w:t>
        </w:r>
      </w:ins>
    </w:p>
    <w:p w14:paraId="0F78BB43" w14:textId="77777777" w:rsidR="00D36B40" w:rsidRPr="00D36B40" w:rsidDel="00EF4D4F" w:rsidRDefault="00D36B40" w:rsidP="00D36B40">
      <w:pPr>
        <w:spacing w:before="79"/>
        <w:ind w:left="220"/>
        <w:rPr>
          <w:ins w:id="1746" w:author="Changed/Added" w:date="2021-04-26T11:03:00Z"/>
          <w:del w:id="1747" w:author="Kevin Chege" w:date="2021-05-06T15:12:00Z"/>
          <w:sz w:val="21"/>
          <w:szCs w:val="21"/>
        </w:rPr>
      </w:pPr>
    </w:p>
    <w:p w14:paraId="25B4C53E" w14:textId="77777777" w:rsidR="00D36B40" w:rsidRPr="00D36B40" w:rsidRDefault="00D36B40" w:rsidP="00EF4D4F">
      <w:pPr>
        <w:spacing w:before="79"/>
        <w:rPr>
          <w:ins w:id="1748" w:author="Changed/Added" w:date="2021-04-26T11:03:00Z"/>
          <w:sz w:val="21"/>
          <w:szCs w:val="21"/>
        </w:rPr>
        <w:pPrChange w:id="1749" w:author="Kevin Chege" w:date="2021-05-06T15:12:00Z">
          <w:pPr>
            <w:spacing w:before="79"/>
            <w:ind w:left="220"/>
          </w:pPr>
        </w:pPrChange>
      </w:pPr>
      <w:ins w:id="1750" w:author="Changed/Added" w:date="2021-04-26T11:03:00Z">
        <w:del w:id="1751" w:author="Kevin Chege" w:date="2021-05-06T15:12:00Z">
          <w:r w:rsidRPr="00D36B40" w:rsidDel="00EF4D4F">
            <w:rPr>
              <w:sz w:val="21"/>
              <w:szCs w:val="21"/>
            </w:rPr>
            <w:delText>[]</w:delText>
          </w:r>
        </w:del>
      </w:ins>
    </w:p>
    <w:p w14:paraId="22FFB571" w14:textId="77777777" w:rsidR="00D36B40" w:rsidRPr="00E40EB0" w:rsidRDefault="00D36B40" w:rsidP="00D36B40">
      <w:pPr>
        <w:spacing w:before="79"/>
        <w:ind w:left="220"/>
        <w:rPr>
          <w:ins w:id="1752" w:author="Changed/Added" w:date="2021-04-26T11:03:00Z"/>
          <w:rFonts w:ascii="Courier New" w:eastAsia="Courier New" w:hAnsi="Courier New" w:cs="Courier New"/>
          <w:color w:val="000000"/>
          <w:sz w:val="21"/>
          <w:szCs w:val="21"/>
        </w:rPr>
      </w:pPr>
      <w:proofErr w:type="gramStart"/>
      <w:ins w:id="1753" w:author="Changed/Added" w:date="2021-04-26T11:03:00Z">
        <w:r w:rsidRPr="00D36B40">
          <w:rPr>
            <w:sz w:val="21"/>
            <w:szCs w:val="21"/>
          </w:rPr>
          <w:t>A</w:t>
        </w:r>
        <w:r w:rsidRPr="00E40EB0">
          <w:rPr>
            <w:rFonts w:ascii="Courier New" w:eastAsia="Courier New" w:hAnsi="Courier New" w:cs="Courier New"/>
            <w:color w:val="000000"/>
            <w:sz w:val="21"/>
            <w:szCs w:val="21"/>
          </w:rPr>
          <w:t>:admin</w:t>
        </w:r>
        <w:proofErr w:type="gramEnd"/>
        <w:r w:rsidRPr="00E40EB0">
          <w:rPr>
            <w:rFonts w:ascii="Courier New" w:eastAsia="Courier New" w:hAnsi="Courier New" w:cs="Courier New"/>
            <w:color w:val="000000"/>
            <w:sz w:val="21"/>
            <w:szCs w:val="21"/>
          </w:rPr>
          <w:t xml:space="preserve">@br1-nyc# show router origin-validation </w:t>
        </w:r>
        <w:proofErr w:type="spellStart"/>
        <w:r w:rsidRPr="00E40EB0">
          <w:rPr>
            <w:rFonts w:ascii="Courier New" w:eastAsia="Courier New" w:hAnsi="Courier New" w:cs="Courier New"/>
            <w:color w:val="000000"/>
            <w:sz w:val="21"/>
            <w:szCs w:val="21"/>
          </w:rPr>
          <w:t>rpki</w:t>
        </w:r>
        <w:proofErr w:type="spellEnd"/>
        <w:r w:rsidRPr="00E40EB0">
          <w:rPr>
            <w:rFonts w:ascii="Courier New" w:eastAsia="Courier New" w:hAnsi="Courier New" w:cs="Courier New"/>
            <w:color w:val="000000"/>
            <w:sz w:val="21"/>
            <w:szCs w:val="21"/>
          </w:rPr>
          <w:t>-session detail</w:t>
        </w:r>
      </w:ins>
    </w:p>
    <w:p w14:paraId="46E06254" w14:textId="41A8D792" w:rsidR="00D36B40" w:rsidRPr="00E40EB0" w:rsidRDefault="00D36B40" w:rsidP="00D36B40">
      <w:pPr>
        <w:spacing w:before="79"/>
        <w:ind w:left="220"/>
        <w:rPr>
          <w:ins w:id="1754" w:author="Changed/Added" w:date="2021-04-26T11:03:00Z"/>
          <w:rFonts w:ascii="Courier New" w:eastAsia="Courier New" w:hAnsi="Courier New" w:cs="Courier New"/>
          <w:color w:val="000000"/>
          <w:sz w:val="21"/>
          <w:szCs w:val="21"/>
        </w:rPr>
      </w:pPr>
      <w:ins w:id="1755" w:author="Changed/Added" w:date="2021-04-26T11:03:00Z">
        <w:r w:rsidRPr="00E40EB0">
          <w:rPr>
            <w:rFonts w:ascii="Courier New" w:eastAsia="Courier New" w:hAnsi="Courier New" w:cs="Courier New"/>
            <w:color w:val="000000"/>
            <w:sz w:val="21"/>
            <w:szCs w:val="21"/>
          </w:rPr>
          <w:t>===========================================================================</w:t>
        </w:r>
      </w:ins>
    </w:p>
    <w:p w14:paraId="292905C9" w14:textId="77777777" w:rsidR="00D36B40" w:rsidRPr="00E40EB0" w:rsidRDefault="00D36B40" w:rsidP="00D36B40">
      <w:pPr>
        <w:spacing w:before="79"/>
        <w:ind w:left="220"/>
        <w:rPr>
          <w:ins w:id="1756" w:author="Changed/Added" w:date="2021-04-26T11:03:00Z"/>
          <w:rFonts w:ascii="Courier New" w:eastAsia="Courier New" w:hAnsi="Courier New" w:cs="Courier New"/>
          <w:color w:val="000000"/>
          <w:sz w:val="21"/>
          <w:szCs w:val="21"/>
        </w:rPr>
      </w:pPr>
      <w:ins w:id="1757" w:author="Changed/Added" w:date="2021-04-26T11:03:00Z">
        <w:r w:rsidRPr="00E40EB0">
          <w:rPr>
            <w:rFonts w:ascii="Courier New" w:eastAsia="Courier New" w:hAnsi="Courier New" w:cs="Courier New"/>
            <w:color w:val="000000"/>
            <w:sz w:val="21"/>
            <w:szCs w:val="21"/>
          </w:rPr>
          <w:t>RPKI Session Information</w:t>
        </w:r>
      </w:ins>
    </w:p>
    <w:p w14:paraId="25CFBE9F" w14:textId="0562E072" w:rsidR="00D36B40" w:rsidRPr="00E40EB0" w:rsidRDefault="00D36B40" w:rsidP="00D36B40">
      <w:pPr>
        <w:spacing w:before="79"/>
        <w:ind w:left="220"/>
        <w:rPr>
          <w:ins w:id="1758" w:author="Changed/Added" w:date="2021-04-26T11:03:00Z"/>
          <w:rFonts w:ascii="Courier New" w:eastAsia="Courier New" w:hAnsi="Courier New" w:cs="Courier New"/>
          <w:color w:val="000000"/>
          <w:sz w:val="21"/>
          <w:szCs w:val="21"/>
        </w:rPr>
      </w:pPr>
      <w:ins w:id="1759" w:author="Changed/Added" w:date="2021-04-26T11:03:00Z">
        <w:r w:rsidRPr="00E40EB0">
          <w:rPr>
            <w:rFonts w:ascii="Courier New" w:eastAsia="Courier New" w:hAnsi="Courier New" w:cs="Courier New"/>
            <w:color w:val="000000"/>
            <w:sz w:val="21"/>
            <w:szCs w:val="21"/>
          </w:rPr>
          <w:t>===========================================================================</w:t>
        </w:r>
      </w:ins>
    </w:p>
    <w:p w14:paraId="2DD0A1FE" w14:textId="76D568DA" w:rsidR="00D36B40" w:rsidRPr="00E40EB0" w:rsidRDefault="00D36B40" w:rsidP="00D36B40">
      <w:pPr>
        <w:spacing w:before="79"/>
        <w:ind w:left="220"/>
        <w:rPr>
          <w:ins w:id="1760" w:author="Changed/Added" w:date="2021-04-26T11:03:00Z"/>
          <w:rFonts w:ascii="Courier New" w:eastAsia="Courier New" w:hAnsi="Courier New" w:cs="Courier New"/>
          <w:color w:val="000000"/>
          <w:sz w:val="21"/>
          <w:szCs w:val="21"/>
        </w:rPr>
      </w:pPr>
      <w:ins w:id="1761" w:author="Changed/Added" w:date="2021-04-26T11:03:00Z">
        <w:r w:rsidRPr="00E40EB0">
          <w:rPr>
            <w:rFonts w:ascii="Courier New" w:eastAsia="Courier New" w:hAnsi="Courier New" w:cs="Courier New"/>
            <w:color w:val="000000"/>
            <w:sz w:val="21"/>
            <w:szCs w:val="21"/>
          </w:rPr>
          <w:t xml:space="preserve">IP Address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w:t>
        </w:r>
      </w:ins>
      <w:ins w:id="1762" w:author="Kevin Chege" w:date="2021-05-06T15:16:00Z">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 xml:space="preserve">.1 </w:t>
        </w:r>
      </w:ins>
      <w:ins w:id="1763" w:author="Changed/Added" w:date="2021-04-26T11:03:00Z">
        <w:del w:id="1764" w:author="Kevin Chege" w:date="2021-05-06T15:16:00Z">
          <w:r w:rsidRPr="00E40EB0" w:rsidDel="00EF4D4F">
            <w:rPr>
              <w:rFonts w:ascii="Courier New" w:eastAsia="Courier New" w:hAnsi="Courier New" w:cs="Courier New"/>
              <w:color w:val="000000"/>
              <w:sz w:val="21"/>
              <w:szCs w:val="21"/>
            </w:rPr>
            <w:delText>192.168.1.1</w:delText>
          </w:r>
        </w:del>
      </w:ins>
    </w:p>
    <w:p w14:paraId="37E36B02" w14:textId="77777777" w:rsidR="00D36B40" w:rsidRPr="00E40EB0" w:rsidRDefault="00D36B40" w:rsidP="00D36B40">
      <w:pPr>
        <w:spacing w:before="79"/>
        <w:ind w:left="220"/>
        <w:rPr>
          <w:ins w:id="1765" w:author="Changed/Added" w:date="2021-04-26T11:03:00Z"/>
          <w:rFonts w:ascii="Courier New" w:eastAsia="Courier New" w:hAnsi="Courier New" w:cs="Courier New"/>
          <w:color w:val="000000"/>
          <w:sz w:val="21"/>
          <w:szCs w:val="21"/>
        </w:rPr>
      </w:pPr>
      <w:ins w:id="1766" w:author="Changed/Added" w:date="2021-04-26T11:03:00Z">
        <w:r w:rsidRPr="00E40EB0">
          <w:rPr>
            <w:rFonts w:ascii="Courier New" w:eastAsia="Courier New" w:hAnsi="Courier New" w:cs="Courier New"/>
            <w:color w:val="000000"/>
            <w:sz w:val="21"/>
            <w:szCs w:val="21"/>
          </w:rPr>
          <w:t xml:space="preserve">Description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w:t>
        </w:r>
      </w:ins>
    </w:p>
    <w:p w14:paraId="2A8D0E7C" w14:textId="77777777" w:rsidR="00D36B40" w:rsidRPr="00E40EB0" w:rsidRDefault="00D36B40" w:rsidP="00D36B40">
      <w:pPr>
        <w:spacing w:before="79"/>
        <w:ind w:left="220"/>
        <w:rPr>
          <w:ins w:id="1767" w:author="Changed/Added" w:date="2021-04-26T11:03:00Z"/>
          <w:rFonts w:ascii="Courier New" w:eastAsia="Courier New" w:hAnsi="Courier New" w:cs="Courier New"/>
          <w:color w:val="000000"/>
          <w:sz w:val="21"/>
          <w:szCs w:val="21"/>
        </w:rPr>
      </w:pPr>
      <w:ins w:id="1768" w:author="Changed/Added" w:date="2021-04-26T11:03:00Z">
        <w:r w:rsidRPr="00E40EB0">
          <w:rPr>
            <w:rFonts w:ascii="Courier New" w:eastAsia="Courier New" w:hAnsi="Courier New" w:cs="Courier New"/>
            <w:color w:val="000000"/>
            <w:sz w:val="21"/>
            <w:szCs w:val="21"/>
          </w:rPr>
          <w:t>-------------------------------------------------------------------------------</w:t>
        </w:r>
      </w:ins>
    </w:p>
    <w:p w14:paraId="00716DF6" w14:textId="77777777" w:rsidR="00D36B40" w:rsidRPr="00E40EB0" w:rsidRDefault="00D36B40" w:rsidP="00D36B40">
      <w:pPr>
        <w:spacing w:before="79"/>
        <w:ind w:left="220"/>
        <w:rPr>
          <w:ins w:id="1769" w:author="Changed/Added" w:date="2021-04-26T11:03:00Z"/>
          <w:rFonts w:ascii="Courier New" w:eastAsia="Courier New" w:hAnsi="Courier New" w:cs="Courier New"/>
          <w:color w:val="000000"/>
          <w:sz w:val="21"/>
          <w:szCs w:val="21"/>
        </w:rPr>
      </w:pPr>
      <w:ins w:id="1770" w:author="Changed/Added" w:date="2021-04-26T11:03:00Z">
        <w:r w:rsidRPr="00E40EB0">
          <w:rPr>
            <w:rFonts w:ascii="Courier New" w:eastAsia="Courier New" w:hAnsi="Courier New" w:cs="Courier New"/>
            <w:color w:val="000000"/>
            <w:sz w:val="21"/>
            <w:szCs w:val="21"/>
          </w:rPr>
          <w:t xml:space="preserve">Port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8323               </w:t>
        </w:r>
        <w:proofErr w:type="spellStart"/>
        <w:r w:rsidRPr="00E40EB0">
          <w:rPr>
            <w:rFonts w:ascii="Courier New" w:eastAsia="Courier New" w:hAnsi="Courier New" w:cs="Courier New"/>
            <w:color w:val="000000"/>
            <w:sz w:val="21"/>
            <w:szCs w:val="21"/>
          </w:rPr>
          <w:t>Oper</w:t>
        </w:r>
        <w:proofErr w:type="spellEnd"/>
        <w:r w:rsidRPr="00E40EB0">
          <w:rPr>
            <w:rFonts w:ascii="Courier New" w:eastAsia="Courier New" w:hAnsi="Courier New" w:cs="Courier New"/>
            <w:color w:val="000000"/>
            <w:sz w:val="21"/>
            <w:szCs w:val="21"/>
          </w:rPr>
          <w:t xml:space="preserve"> State         : established</w:t>
        </w:r>
      </w:ins>
    </w:p>
    <w:p w14:paraId="1A9431B7" w14:textId="77777777" w:rsidR="00D36B40" w:rsidRPr="00E40EB0" w:rsidRDefault="00D36B40" w:rsidP="00D36B40">
      <w:pPr>
        <w:spacing w:before="79"/>
        <w:ind w:left="220"/>
        <w:rPr>
          <w:ins w:id="1771" w:author="Changed/Added" w:date="2021-04-26T11:03:00Z"/>
          <w:rFonts w:ascii="Courier New" w:eastAsia="Courier New" w:hAnsi="Courier New" w:cs="Courier New"/>
          <w:color w:val="000000"/>
          <w:sz w:val="21"/>
          <w:szCs w:val="21"/>
        </w:rPr>
      </w:pPr>
      <w:ins w:id="1772" w:author="Changed/Added" w:date="2021-04-26T11:03:00Z">
        <w:r w:rsidRPr="00E40EB0">
          <w:rPr>
            <w:rFonts w:ascii="Courier New" w:eastAsia="Courier New" w:hAnsi="Courier New" w:cs="Courier New"/>
            <w:color w:val="000000"/>
            <w:sz w:val="21"/>
            <w:szCs w:val="21"/>
          </w:rPr>
          <w:t xml:space="preserve">Uptime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11d 07:28:50       Flaps              : 0</w:t>
        </w:r>
      </w:ins>
    </w:p>
    <w:p w14:paraId="4243E790" w14:textId="77777777" w:rsidR="00D36B40" w:rsidRPr="00E40EB0" w:rsidRDefault="00D36B40" w:rsidP="00D36B40">
      <w:pPr>
        <w:spacing w:before="79"/>
        <w:ind w:left="220"/>
        <w:rPr>
          <w:ins w:id="1773" w:author="Changed/Added" w:date="2021-04-26T11:03:00Z"/>
          <w:rFonts w:ascii="Courier New" w:eastAsia="Courier New" w:hAnsi="Courier New" w:cs="Courier New"/>
          <w:color w:val="000000"/>
          <w:sz w:val="21"/>
          <w:szCs w:val="21"/>
        </w:rPr>
      </w:pPr>
      <w:ins w:id="1774" w:author="Changed/Added" w:date="2021-04-26T11:03:00Z">
        <w:r w:rsidRPr="00E40EB0">
          <w:rPr>
            <w:rFonts w:ascii="Courier New" w:eastAsia="Courier New" w:hAnsi="Courier New" w:cs="Courier New"/>
            <w:color w:val="000000"/>
            <w:sz w:val="21"/>
            <w:szCs w:val="21"/>
          </w:rPr>
          <w:t>Active IPv4 Records: 180746             Active IPv6 Records: 30095</w:t>
        </w:r>
      </w:ins>
    </w:p>
    <w:p w14:paraId="4217597D" w14:textId="77777777" w:rsidR="00D36B40" w:rsidRPr="00E40EB0" w:rsidRDefault="00D36B40" w:rsidP="00D36B40">
      <w:pPr>
        <w:spacing w:before="79"/>
        <w:ind w:left="220"/>
        <w:rPr>
          <w:ins w:id="1775" w:author="Changed/Added" w:date="2021-04-26T11:03:00Z"/>
          <w:rFonts w:ascii="Courier New" w:eastAsia="Courier New" w:hAnsi="Courier New" w:cs="Courier New"/>
          <w:color w:val="000000"/>
          <w:sz w:val="21"/>
          <w:szCs w:val="21"/>
        </w:rPr>
      </w:pPr>
      <w:ins w:id="1776" w:author="Changed/Added" w:date="2021-04-26T11:03:00Z">
        <w:r w:rsidRPr="00E40EB0">
          <w:rPr>
            <w:rFonts w:ascii="Courier New" w:eastAsia="Courier New" w:hAnsi="Courier New" w:cs="Courier New"/>
            <w:color w:val="000000"/>
            <w:sz w:val="21"/>
            <w:szCs w:val="21"/>
          </w:rPr>
          <w:t xml:space="preserve">Admin State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Up                 Local Address      : n/a</w:t>
        </w:r>
      </w:ins>
    </w:p>
    <w:p w14:paraId="14D0EE39" w14:textId="77777777" w:rsidR="00D36B40" w:rsidRPr="00E40EB0" w:rsidRDefault="00D36B40" w:rsidP="00D36B40">
      <w:pPr>
        <w:spacing w:before="79"/>
        <w:ind w:left="220"/>
        <w:rPr>
          <w:ins w:id="1777" w:author="Changed/Added" w:date="2021-04-26T11:03:00Z"/>
          <w:rFonts w:ascii="Courier New" w:eastAsia="Courier New" w:hAnsi="Courier New" w:cs="Courier New"/>
          <w:color w:val="000000"/>
          <w:sz w:val="21"/>
          <w:szCs w:val="21"/>
        </w:rPr>
      </w:pPr>
      <w:ins w:id="1778" w:author="Changed/Added" w:date="2021-04-26T11:03:00Z">
        <w:r w:rsidRPr="00E40EB0">
          <w:rPr>
            <w:rFonts w:ascii="Courier New" w:eastAsia="Courier New" w:hAnsi="Courier New" w:cs="Courier New"/>
            <w:color w:val="000000"/>
            <w:sz w:val="21"/>
            <w:szCs w:val="21"/>
          </w:rPr>
          <w:t xml:space="preserve">Hold Time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600                Refresh Time       : 300</w:t>
        </w:r>
      </w:ins>
    </w:p>
    <w:p w14:paraId="2E4FC412" w14:textId="77777777" w:rsidR="00D36B40" w:rsidRPr="00E40EB0" w:rsidRDefault="00D36B40" w:rsidP="00D36B40">
      <w:pPr>
        <w:spacing w:before="79"/>
        <w:ind w:left="220"/>
        <w:rPr>
          <w:ins w:id="1779" w:author="Changed/Added" w:date="2021-04-26T11:03:00Z"/>
          <w:rFonts w:ascii="Courier New" w:eastAsia="Courier New" w:hAnsi="Courier New" w:cs="Courier New"/>
          <w:color w:val="000000"/>
          <w:sz w:val="21"/>
          <w:szCs w:val="21"/>
        </w:rPr>
      </w:pPr>
      <w:ins w:id="1780" w:author="Changed/Added" w:date="2021-04-26T11:03:00Z">
        <w:r w:rsidRPr="00E40EB0">
          <w:rPr>
            <w:rFonts w:ascii="Courier New" w:eastAsia="Courier New" w:hAnsi="Courier New" w:cs="Courier New"/>
            <w:color w:val="000000"/>
            <w:sz w:val="21"/>
            <w:szCs w:val="21"/>
          </w:rPr>
          <w:t xml:space="preserve">Stale Route Time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3600               Connect Retry      : 120</w:t>
        </w:r>
      </w:ins>
    </w:p>
    <w:p w14:paraId="4521A554" w14:textId="77777777" w:rsidR="00D36B40" w:rsidRPr="00E40EB0" w:rsidRDefault="00D36B40" w:rsidP="00D36B40">
      <w:pPr>
        <w:spacing w:before="79"/>
        <w:ind w:left="220"/>
        <w:rPr>
          <w:ins w:id="1781" w:author="Changed/Added" w:date="2021-04-26T11:03:00Z"/>
          <w:rFonts w:ascii="Courier New" w:eastAsia="Courier New" w:hAnsi="Courier New" w:cs="Courier New"/>
          <w:color w:val="000000"/>
          <w:sz w:val="21"/>
          <w:szCs w:val="21"/>
        </w:rPr>
      </w:pPr>
      <w:ins w:id="1782" w:author="Changed/Added" w:date="2021-04-26T11:03:00Z">
        <w:r w:rsidRPr="00E40EB0">
          <w:rPr>
            <w:rFonts w:ascii="Courier New" w:eastAsia="Courier New" w:hAnsi="Courier New" w:cs="Courier New"/>
            <w:color w:val="000000"/>
            <w:sz w:val="21"/>
            <w:szCs w:val="21"/>
          </w:rPr>
          <w:t xml:space="preserve">Serial ID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2737               Session ID         : 10588</w:t>
        </w:r>
      </w:ins>
    </w:p>
    <w:p w14:paraId="28B67EF7" w14:textId="3B8CDD44" w:rsidR="00D36B40" w:rsidRDefault="00D36B40" w:rsidP="00D36B40">
      <w:pPr>
        <w:spacing w:before="79"/>
        <w:ind w:left="220"/>
        <w:rPr>
          <w:ins w:id="1783" w:author="Changed/Added" w:date="2021-04-26T11:03:00Z"/>
          <w:sz w:val="21"/>
          <w:szCs w:val="21"/>
        </w:rPr>
      </w:pPr>
      <w:ins w:id="1784" w:author="Changed/Added" w:date="2021-04-26T11:03:00Z">
        <w:r w:rsidRPr="00E40EB0">
          <w:rPr>
            <w:rFonts w:ascii="Courier New" w:eastAsia="Courier New" w:hAnsi="Courier New" w:cs="Courier New"/>
            <w:color w:val="000000"/>
            <w:sz w:val="21"/>
            <w:szCs w:val="21"/>
          </w:rPr>
          <w:t>===========================================================================</w:t>
        </w:r>
      </w:ins>
    </w:p>
    <w:p w14:paraId="1685536A" w14:textId="77777777" w:rsidR="00D36B40" w:rsidRDefault="00D36B40">
      <w:pPr>
        <w:spacing w:before="79"/>
        <w:ind w:left="220"/>
        <w:rPr>
          <w:ins w:id="1785" w:author="Changed/Added" w:date="2021-04-26T11:03:00Z"/>
          <w:sz w:val="21"/>
          <w:szCs w:val="21"/>
        </w:rPr>
      </w:pPr>
    </w:p>
    <w:p w14:paraId="000004F0" w14:textId="77777777" w:rsidR="000A4521" w:rsidRDefault="000A4521">
      <w:pPr>
        <w:pBdr>
          <w:top w:val="nil"/>
          <w:left w:val="nil"/>
          <w:bottom w:val="nil"/>
          <w:right w:val="nil"/>
          <w:between w:val="nil"/>
        </w:pBdr>
        <w:spacing w:before="3"/>
        <w:rPr>
          <w:rFonts w:ascii="Courier New" w:eastAsia="Courier New" w:hAnsi="Courier New" w:cs="Courier New"/>
          <w:color w:val="000000"/>
          <w:sz w:val="26"/>
          <w:szCs w:val="26"/>
        </w:rPr>
      </w:pPr>
      <w:bookmarkStart w:id="1786" w:name="_heading=h.1woig7if1xkv" w:colFirst="0" w:colLast="0"/>
      <w:bookmarkStart w:id="1787" w:name="_heading=h.6cg3896asgbc" w:colFirst="0" w:colLast="0"/>
      <w:bookmarkStart w:id="1788" w:name="_heading=h.2kj13a2jg69h" w:colFirst="0" w:colLast="0"/>
      <w:bookmarkStart w:id="1789" w:name="_heading=h.b0jky8n60fe4" w:colFirst="0" w:colLast="0"/>
      <w:bookmarkEnd w:id="1786"/>
      <w:bookmarkEnd w:id="1787"/>
      <w:bookmarkEnd w:id="1788"/>
      <w:bookmarkEnd w:id="1789"/>
    </w:p>
    <w:p w14:paraId="000004F1" w14:textId="77777777" w:rsidR="000A4521" w:rsidRDefault="007473E9">
      <w:pPr>
        <w:numPr>
          <w:ilvl w:val="4"/>
          <w:numId w:val="38"/>
        </w:numPr>
        <w:pBdr>
          <w:top w:val="nil"/>
          <w:left w:val="nil"/>
          <w:bottom w:val="nil"/>
          <w:right w:val="nil"/>
          <w:between w:val="nil"/>
        </w:pBdr>
        <w:tabs>
          <w:tab w:val="left" w:pos="1110"/>
        </w:tabs>
        <w:spacing w:before="1"/>
        <w:ind w:hanging="889"/>
        <w:rPr>
          <w:b/>
          <w:color w:val="000000"/>
          <w:sz w:val="19"/>
          <w:szCs w:val="19"/>
        </w:rPr>
      </w:pPr>
      <w:r>
        <w:rPr>
          <w:b/>
          <w:color w:val="000000"/>
          <w:sz w:val="19"/>
          <w:szCs w:val="19"/>
        </w:rPr>
        <w:t>Cisco IOS XE</w:t>
      </w:r>
    </w:p>
    <w:p w14:paraId="000004F2" w14:textId="77777777" w:rsidR="000A4521" w:rsidRDefault="007473E9">
      <w:pPr>
        <w:pBdr>
          <w:top w:val="nil"/>
          <w:left w:val="nil"/>
          <w:bottom w:val="nil"/>
          <w:right w:val="nil"/>
          <w:between w:val="nil"/>
        </w:pBdr>
        <w:spacing w:before="79"/>
        <w:ind w:left="220"/>
        <w:rPr>
          <w:color w:val="000000"/>
          <w:sz w:val="21"/>
          <w:szCs w:val="21"/>
        </w:rPr>
      </w:pPr>
      <w:r>
        <w:rPr>
          <w:color w:val="000000"/>
          <w:sz w:val="21"/>
          <w:szCs w:val="21"/>
        </w:rPr>
        <w:t>The RPKI validator can be configured under the BGP routing process:</w:t>
      </w:r>
    </w:p>
    <w:p w14:paraId="000004F3" w14:textId="77777777" w:rsidR="000A4521" w:rsidRDefault="000A4521">
      <w:pPr>
        <w:pBdr>
          <w:top w:val="nil"/>
          <w:left w:val="nil"/>
          <w:bottom w:val="nil"/>
          <w:right w:val="nil"/>
          <w:between w:val="nil"/>
        </w:pBdr>
        <w:spacing w:before="4"/>
        <w:rPr>
          <w:color w:val="000000"/>
          <w:sz w:val="29"/>
          <w:szCs w:val="29"/>
        </w:rPr>
      </w:pPr>
    </w:p>
    <w:p w14:paraId="000004F4" w14:textId="77777777" w:rsidR="000A4521" w:rsidRDefault="007473E9">
      <w:pPr>
        <w:pBdr>
          <w:top w:val="nil"/>
          <w:left w:val="nil"/>
          <w:bottom w:val="nil"/>
          <w:right w:val="nil"/>
          <w:between w:val="nil"/>
        </w:pBdr>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router </w:t>
      </w:r>
      <w:proofErr w:type="spellStart"/>
      <w:r>
        <w:rPr>
          <w:rFonts w:ascii="Courier New" w:eastAsia="Courier New" w:hAnsi="Courier New" w:cs="Courier New"/>
          <w:color w:val="000000"/>
          <w:sz w:val="21"/>
          <w:szCs w:val="21"/>
        </w:rPr>
        <w:t>bgp</w:t>
      </w:r>
      <w:proofErr w:type="spellEnd"/>
      <w:r>
        <w:rPr>
          <w:rFonts w:ascii="Courier New" w:eastAsia="Courier New" w:hAnsi="Courier New" w:cs="Courier New"/>
          <w:color w:val="000000"/>
          <w:sz w:val="21"/>
          <w:szCs w:val="21"/>
        </w:rPr>
        <w:t xml:space="preserve"> 64500</w:t>
      </w:r>
    </w:p>
    <w:p w14:paraId="000004F5" w14:textId="77777777" w:rsidR="000A4521" w:rsidRDefault="007473E9">
      <w:pPr>
        <w:pBdr>
          <w:top w:val="nil"/>
          <w:left w:val="nil"/>
          <w:bottom w:val="nil"/>
          <w:right w:val="nil"/>
          <w:between w:val="nil"/>
        </w:pBdr>
        <w:spacing w:before="50"/>
        <w:ind w:left="712"/>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bgp</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server </w:t>
      </w:r>
      <w:proofErr w:type="spellStart"/>
      <w:r>
        <w:rPr>
          <w:rFonts w:ascii="Courier New" w:eastAsia="Courier New" w:hAnsi="Courier New" w:cs="Courier New"/>
          <w:color w:val="000000"/>
          <w:sz w:val="21"/>
          <w:szCs w:val="21"/>
        </w:rPr>
        <w:t>tcp</w:t>
      </w:r>
      <w:proofErr w:type="spellEnd"/>
      <w:r>
        <w:rPr>
          <w:rFonts w:ascii="Courier New" w:eastAsia="Courier New" w:hAnsi="Courier New" w:cs="Courier New"/>
          <w:color w:val="000000"/>
          <w:sz w:val="21"/>
          <w:szCs w:val="21"/>
        </w:rPr>
        <w:t xml:space="preserve"> 192.0.2.2 port 8282 refresh 600</w:t>
      </w:r>
    </w:p>
    <w:p w14:paraId="000004F6" w14:textId="77777777" w:rsidR="000A4521" w:rsidRDefault="000A4521">
      <w:pPr>
        <w:pBdr>
          <w:top w:val="nil"/>
          <w:left w:val="nil"/>
          <w:bottom w:val="nil"/>
          <w:right w:val="nil"/>
          <w:between w:val="nil"/>
        </w:pBdr>
        <w:rPr>
          <w:rFonts w:ascii="Courier New" w:eastAsia="Courier New" w:hAnsi="Courier New" w:cs="Courier New"/>
          <w:color w:val="000000"/>
          <w:sz w:val="30"/>
          <w:szCs w:val="30"/>
        </w:rPr>
      </w:pPr>
    </w:p>
    <w:p w14:paraId="000004F7" w14:textId="77777777" w:rsidR="000A4521" w:rsidRDefault="007473E9">
      <w:pPr>
        <w:pBdr>
          <w:top w:val="nil"/>
          <w:left w:val="nil"/>
          <w:bottom w:val="nil"/>
          <w:right w:val="nil"/>
          <w:between w:val="nil"/>
        </w:pBdr>
        <w:spacing w:line="290" w:lineRule="auto"/>
        <w:ind w:left="220" w:right="349"/>
        <w:rPr>
          <w:color w:val="000000"/>
          <w:sz w:val="21"/>
          <w:szCs w:val="21"/>
        </w:rPr>
      </w:pPr>
      <w:r>
        <w:rPr>
          <w:color w:val="000000"/>
          <w:sz w:val="21"/>
          <w:szCs w:val="21"/>
        </w:rPr>
        <w:t>The router will now keep track of which routes are valid according to the ROAs, which routes are invalid and which routes aren’t covered by ROAs. You can use that in your routing policy:</w:t>
      </w:r>
    </w:p>
    <w:p w14:paraId="000004F8" w14:textId="77777777" w:rsidR="000A4521" w:rsidRDefault="000A4521">
      <w:pPr>
        <w:pBdr>
          <w:top w:val="nil"/>
          <w:left w:val="nil"/>
          <w:bottom w:val="nil"/>
          <w:right w:val="nil"/>
          <w:between w:val="nil"/>
        </w:pBdr>
        <w:rPr>
          <w:color w:val="000000"/>
          <w:sz w:val="25"/>
          <w:szCs w:val="25"/>
        </w:rPr>
      </w:pPr>
    </w:p>
    <w:p w14:paraId="000004F9" w14:textId="77777777" w:rsidR="000A4521" w:rsidRDefault="007473E9">
      <w:pPr>
        <w:pBdr>
          <w:top w:val="nil"/>
          <w:left w:val="nil"/>
          <w:bottom w:val="nil"/>
          <w:right w:val="nil"/>
          <w:between w:val="nil"/>
        </w:pBdr>
        <w:spacing w:line="290" w:lineRule="auto"/>
        <w:ind w:left="712" w:right="5283" w:hanging="132"/>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route-map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permit 10 match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valid</w:t>
      </w:r>
    </w:p>
    <w:p w14:paraId="000004FA" w14:textId="77777777" w:rsidR="000A4521" w:rsidRDefault="007473E9">
      <w:pPr>
        <w:pBdr>
          <w:top w:val="nil"/>
          <w:left w:val="nil"/>
          <w:bottom w:val="nil"/>
          <w:right w:val="nil"/>
          <w:between w:val="nil"/>
        </w:pBdr>
        <w:spacing w:line="233" w:lineRule="auto"/>
        <w:ind w:left="712"/>
        <w:rPr>
          <w:rFonts w:ascii="Courier New" w:eastAsia="Courier New" w:hAnsi="Courier New" w:cs="Courier New"/>
          <w:color w:val="000000"/>
          <w:sz w:val="21"/>
          <w:szCs w:val="21"/>
        </w:rPr>
      </w:pPr>
      <w:r>
        <w:rPr>
          <w:rFonts w:ascii="Courier New" w:eastAsia="Courier New" w:hAnsi="Courier New" w:cs="Courier New"/>
          <w:color w:val="000000"/>
          <w:sz w:val="21"/>
          <w:szCs w:val="21"/>
        </w:rPr>
        <w:t>set local-preference 999</w:t>
      </w:r>
    </w:p>
    <w:p w14:paraId="2A422D51" w14:textId="5A7D4D42" w:rsidR="0008389A" w:rsidDel="00EF4D4F" w:rsidRDefault="007473E9">
      <w:pPr>
        <w:pStyle w:val="BodyText"/>
        <w:spacing w:before="50"/>
        <w:ind w:left="580"/>
        <w:rPr>
          <w:del w:id="1790" w:author="Kevin Chege" w:date="2021-05-06T15:12:00Z"/>
          <w:rFonts w:ascii="Courier New" w:hAnsi="Courier New"/>
        </w:rPr>
      </w:pPr>
      <w:del w:id="1791" w:author="Kevin Chege" w:date="2021-05-06T15:12:00Z">
        <w:r w:rsidDel="00EF4D4F">
          <w:rPr>
            <w:rFonts w:ascii="Courier New" w:eastAsia="Courier New" w:hAnsi="Courier New" w:cs="Courier New"/>
            <w:color w:val="000000"/>
          </w:rPr>
          <w:delText>… etc …</w:delText>
        </w:r>
      </w:del>
    </w:p>
    <w:p w14:paraId="000004FB" w14:textId="47D1548B" w:rsidR="000A4521" w:rsidRDefault="000A4521">
      <w:pPr>
        <w:pBdr>
          <w:top w:val="nil"/>
          <w:left w:val="nil"/>
          <w:bottom w:val="nil"/>
          <w:right w:val="nil"/>
          <w:between w:val="nil"/>
        </w:pBdr>
        <w:spacing w:before="50"/>
        <w:ind w:left="580"/>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p>
    <w:p w14:paraId="000004FC" w14:textId="77777777" w:rsidR="000A4521" w:rsidRDefault="007473E9">
      <w:pPr>
        <w:pBdr>
          <w:top w:val="nil"/>
          <w:left w:val="nil"/>
          <w:bottom w:val="nil"/>
          <w:right w:val="nil"/>
          <w:between w:val="nil"/>
        </w:pBdr>
        <w:spacing w:before="88" w:line="288" w:lineRule="auto"/>
        <w:ind w:left="220"/>
        <w:rPr>
          <w:color w:val="000000"/>
          <w:sz w:val="21"/>
          <w:szCs w:val="21"/>
        </w:rPr>
      </w:pPr>
      <w:r>
        <w:rPr>
          <w:color w:val="000000"/>
          <w:sz w:val="21"/>
          <w:szCs w:val="21"/>
        </w:rPr>
        <w:lastRenderedPageBreak/>
        <w:t xml:space="preserve">You can use the commands under </w:t>
      </w:r>
      <w:r>
        <w:rPr>
          <w:rFonts w:ascii="Courier New" w:eastAsia="Courier New" w:hAnsi="Courier New" w:cs="Courier New"/>
          <w:color w:val="000000"/>
          <w:sz w:val="21"/>
          <w:szCs w:val="21"/>
        </w:rPr>
        <w:t xml:space="preserve">show </w:t>
      </w:r>
      <w:proofErr w:type="spellStart"/>
      <w:r>
        <w:rPr>
          <w:rFonts w:ascii="Courier New" w:eastAsia="Courier New" w:hAnsi="Courier New" w:cs="Courier New"/>
          <w:color w:val="000000"/>
          <w:sz w:val="21"/>
          <w:szCs w:val="21"/>
        </w:rPr>
        <w:t>bgp</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w:t>
      </w:r>
      <w:r>
        <w:rPr>
          <w:color w:val="000000"/>
          <w:sz w:val="21"/>
          <w:szCs w:val="21"/>
        </w:rPr>
        <w:t xml:space="preserve">to check the sessions to the validator, the received data </w:t>
      </w:r>
      <w:proofErr w:type="spellStart"/>
      <w:r>
        <w:rPr>
          <w:color w:val="000000"/>
          <w:sz w:val="21"/>
          <w:szCs w:val="21"/>
        </w:rPr>
        <w:t>etc</w:t>
      </w:r>
      <w:proofErr w:type="spellEnd"/>
      <w:r>
        <w:rPr>
          <w:color w:val="000000"/>
          <w:sz w:val="21"/>
          <w:szCs w:val="21"/>
        </w:rPr>
        <w:t>:</w:t>
      </w:r>
    </w:p>
    <w:p w14:paraId="000004FD" w14:textId="77777777" w:rsidR="000A4521" w:rsidRDefault="000A4521">
      <w:pPr>
        <w:pBdr>
          <w:top w:val="nil"/>
          <w:left w:val="nil"/>
          <w:bottom w:val="nil"/>
          <w:right w:val="nil"/>
          <w:between w:val="nil"/>
        </w:pBdr>
        <w:spacing w:before="5"/>
        <w:rPr>
          <w:color w:val="000000"/>
          <w:sz w:val="25"/>
          <w:szCs w:val="25"/>
        </w:rPr>
      </w:pPr>
    </w:p>
    <w:p w14:paraId="000004FE" w14:textId="77777777" w:rsidR="000A4521" w:rsidRDefault="007473E9">
      <w:pPr>
        <w:pBdr>
          <w:top w:val="nil"/>
          <w:left w:val="nil"/>
          <w:bottom w:val="nil"/>
          <w:right w:val="nil"/>
          <w:between w:val="nil"/>
        </w:pBdr>
        <w:spacing w:before="1"/>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#show </w:t>
      </w:r>
      <w:proofErr w:type="spellStart"/>
      <w:r>
        <w:rPr>
          <w:rFonts w:ascii="Courier New" w:eastAsia="Courier New" w:hAnsi="Courier New" w:cs="Courier New"/>
          <w:color w:val="000000"/>
          <w:sz w:val="21"/>
          <w:szCs w:val="21"/>
        </w:rPr>
        <w:t>bgp</w:t>
      </w:r>
      <w:proofErr w:type="spellEnd"/>
      <w:r>
        <w:rPr>
          <w:rFonts w:ascii="Courier New" w:eastAsia="Courier New" w:hAnsi="Courier New" w:cs="Courier New"/>
          <w:color w:val="000000"/>
          <w:sz w:val="21"/>
          <w:szCs w:val="21"/>
        </w:rPr>
        <w:t xml:space="preserve"> ipv4 unicast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servers</w:t>
      </w:r>
    </w:p>
    <w:p w14:paraId="000004FF" w14:textId="77777777" w:rsidR="000A4521" w:rsidRDefault="007473E9">
      <w:pPr>
        <w:pBdr>
          <w:top w:val="nil"/>
          <w:left w:val="nil"/>
          <w:bottom w:val="nil"/>
          <w:right w:val="nil"/>
          <w:between w:val="nil"/>
        </w:pBdr>
        <w:spacing w:before="50"/>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BGP SOVC neighbor is 192.0.2.2/8282 connected to port 8282</w:t>
      </w:r>
    </w:p>
    <w:p w14:paraId="00000500" w14:textId="0E49F8C8" w:rsidR="000A4521" w:rsidRDefault="007473E9">
      <w:pPr>
        <w:pBdr>
          <w:top w:val="nil"/>
          <w:left w:val="nil"/>
          <w:bottom w:val="nil"/>
          <w:right w:val="nil"/>
          <w:between w:val="nil"/>
        </w:pBdr>
        <w:spacing w:before="45" w:line="290" w:lineRule="auto"/>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Flags 64, Refresh time is 60, Serial number is 60, Session ID is 914 </w:t>
      </w:r>
      <w:proofErr w:type="spellStart"/>
      <w:r>
        <w:rPr>
          <w:rFonts w:ascii="Courier New" w:eastAsia="Courier New" w:hAnsi="Courier New" w:cs="Courier New"/>
          <w:color w:val="000000"/>
          <w:sz w:val="21"/>
          <w:szCs w:val="21"/>
        </w:rPr>
        <w:t>InQ</w:t>
      </w:r>
      <w:proofErr w:type="spellEnd"/>
      <w:r>
        <w:rPr>
          <w:rFonts w:ascii="Courier New" w:eastAsia="Courier New" w:hAnsi="Courier New" w:cs="Courier New"/>
          <w:color w:val="000000"/>
          <w:sz w:val="21"/>
          <w:szCs w:val="21"/>
        </w:rPr>
        <w:t xml:space="preserve"> </w:t>
      </w:r>
      <w:del w:id="1792" w:author="Changed/Added" w:date="2021-04-26T11:03:00Z">
        <w:r w:rsidR="00211562">
          <w:rPr>
            <w:rFonts w:ascii="Courier New"/>
            <w:w w:val="105"/>
          </w:rPr>
          <w:delText>has</w:delText>
        </w:r>
      </w:del>
      <w:ins w:id="1793" w:author="Changed/Added" w:date="2021-04-26T11:03:00Z">
        <w:r>
          <w:rPr>
            <w:rFonts w:ascii="Courier New" w:eastAsia="Courier New" w:hAnsi="Courier New" w:cs="Courier New"/>
            <w:color w:val="000000"/>
            <w:sz w:val="21"/>
            <w:szCs w:val="21"/>
          </w:rPr>
          <w:t>ha</w:t>
        </w:r>
      </w:ins>
      <w:customXmlInsRangeStart w:id="1794" w:author="Changed/Added" w:date="2021-04-26T11:03:00Z"/>
      <w:sdt>
        <w:sdtPr>
          <w:tag w:val="goog_rdk_92"/>
          <w:id w:val="-514300025"/>
        </w:sdtPr>
        <w:sdtContent>
          <w:customXmlInsRangeEnd w:id="1794"/>
          <w:commentRangeStart w:id="1795"/>
          <w:customXmlInsRangeStart w:id="1796" w:author="Changed/Added" w:date="2021-04-26T11:03:00Z"/>
        </w:sdtContent>
      </w:sdt>
      <w:customXmlInsRangeEnd w:id="1796"/>
      <w:ins w:id="1797" w:author="Changed/Added" w:date="2021-04-26T11:03:00Z">
        <w:r>
          <w:rPr>
            <w:rFonts w:ascii="Courier New" w:eastAsia="Courier New" w:hAnsi="Courier New" w:cs="Courier New"/>
            <w:color w:val="000000"/>
            <w:sz w:val="21"/>
            <w:szCs w:val="21"/>
          </w:rPr>
          <w:t>s</w:t>
        </w:r>
      </w:ins>
      <w:r>
        <w:rPr>
          <w:rFonts w:ascii="Courier New" w:eastAsia="Courier New" w:hAnsi="Courier New" w:cs="Courier New"/>
          <w:color w:val="000000"/>
          <w:sz w:val="21"/>
          <w:szCs w:val="21"/>
        </w:rPr>
        <w:t xml:space="preserve"> 0 </w:t>
      </w:r>
      <w:del w:id="1798" w:author="Changed/Added" w:date="2021-04-26T11:03:00Z">
        <w:r w:rsidR="00211562">
          <w:rPr>
            <w:rFonts w:ascii="Courier New"/>
            <w:w w:val="105"/>
          </w:rPr>
          <w:delText>messages</w:delText>
        </w:r>
      </w:del>
      <w:ins w:id="1799" w:author="Changed/Added" w:date="2021-04-26T11:03:00Z">
        <w:r>
          <w:rPr>
            <w:rFonts w:ascii="Courier New" w:eastAsia="Courier New" w:hAnsi="Courier New" w:cs="Courier New"/>
            <w:color w:val="000000"/>
            <w:sz w:val="21"/>
            <w:szCs w:val="21"/>
          </w:rPr>
          <w:t>me</w:t>
        </w:r>
        <w:commentRangeEnd w:id="1795"/>
        <w:r>
          <w:commentReference w:id="1795"/>
        </w:r>
        <w:r>
          <w:rPr>
            <w:rFonts w:ascii="Courier New" w:eastAsia="Courier New" w:hAnsi="Courier New" w:cs="Courier New"/>
            <w:color w:val="000000"/>
            <w:sz w:val="21"/>
            <w:szCs w:val="21"/>
          </w:rPr>
          <w:t>ssages</w:t>
        </w:r>
      </w:ins>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OutQ</w:t>
      </w:r>
      <w:proofErr w:type="spellEnd"/>
      <w:r>
        <w:rPr>
          <w:rFonts w:ascii="Courier New" w:eastAsia="Courier New" w:hAnsi="Courier New" w:cs="Courier New"/>
          <w:color w:val="000000"/>
          <w:sz w:val="21"/>
          <w:szCs w:val="21"/>
        </w:rPr>
        <w:t xml:space="preserve"> has 0 messages, formatted msg 30</w:t>
      </w:r>
    </w:p>
    <w:p w14:paraId="00000501" w14:textId="77777777" w:rsidR="000A4521" w:rsidRDefault="007473E9">
      <w:pPr>
        <w:pBdr>
          <w:top w:val="nil"/>
          <w:left w:val="nil"/>
          <w:bottom w:val="nil"/>
          <w:right w:val="nil"/>
          <w:between w:val="nil"/>
        </w:pBdr>
        <w:spacing w:line="285" w:lineRule="auto"/>
        <w:ind w:left="712" w:right="3203" w:hanging="132"/>
        <w:rPr>
          <w:rFonts w:ascii="Courier New" w:eastAsia="Courier New" w:hAnsi="Courier New" w:cs="Courier New"/>
          <w:color w:val="000000"/>
          <w:sz w:val="21"/>
          <w:szCs w:val="21"/>
        </w:rPr>
      </w:pPr>
      <w:r>
        <w:rPr>
          <w:rFonts w:ascii="Courier New" w:eastAsia="Courier New" w:hAnsi="Courier New" w:cs="Courier New"/>
          <w:color w:val="000000"/>
          <w:sz w:val="21"/>
          <w:szCs w:val="21"/>
        </w:rPr>
        <w:t>Session IO flags 3, Session flags 4008 Neighbor Statistics:</w:t>
      </w:r>
    </w:p>
    <w:p w14:paraId="00000502" w14:textId="77777777" w:rsidR="000A4521" w:rsidRDefault="007473E9">
      <w:pPr>
        <w:pBdr>
          <w:top w:val="nil"/>
          <w:left w:val="nil"/>
          <w:bottom w:val="nil"/>
          <w:right w:val="nil"/>
          <w:between w:val="nil"/>
        </w:pBdr>
        <w:spacing w:before="5"/>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Prefixes 25773</w:t>
      </w:r>
    </w:p>
    <w:p w14:paraId="00000503" w14:textId="77777777" w:rsidR="000A4521" w:rsidRDefault="007473E9">
      <w:pPr>
        <w:pBdr>
          <w:top w:val="nil"/>
          <w:left w:val="nil"/>
          <w:bottom w:val="nil"/>
          <w:right w:val="nil"/>
          <w:between w:val="nil"/>
        </w:pBdr>
        <w:spacing w:before="50"/>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Connection attempts: 250</w:t>
      </w:r>
    </w:p>
    <w:p w14:paraId="00000504" w14:textId="77777777" w:rsidR="000A4521" w:rsidRDefault="007473E9">
      <w:pPr>
        <w:pBdr>
          <w:top w:val="nil"/>
          <w:left w:val="nil"/>
          <w:bottom w:val="nil"/>
          <w:right w:val="nil"/>
          <w:between w:val="nil"/>
        </w:pBdr>
        <w:spacing w:before="51"/>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Connection failures: 244</w:t>
      </w:r>
    </w:p>
    <w:p w14:paraId="00000505" w14:textId="77777777" w:rsidR="000A4521" w:rsidRDefault="007473E9">
      <w:pPr>
        <w:pBdr>
          <w:top w:val="nil"/>
          <w:left w:val="nil"/>
          <w:bottom w:val="nil"/>
          <w:right w:val="nil"/>
          <w:between w:val="nil"/>
        </w:pBdr>
        <w:spacing w:before="45"/>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Errors sent: 0</w:t>
      </w:r>
    </w:p>
    <w:p w14:paraId="00000506" w14:textId="77777777" w:rsidR="000A4521" w:rsidRDefault="007473E9">
      <w:pPr>
        <w:pBdr>
          <w:top w:val="nil"/>
          <w:left w:val="nil"/>
          <w:bottom w:val="nil"/>
          <w:right w:val="nil"/>
          <w:between w:val="nil"/>
        </w:pBdr>
        <w:spacing w:before="50"/>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Errors received: 2</w:t>
      </w:r>
    </w:p>
    <w:p w14:paraId="00000507" w14:textId="77777777" w:rsidR="000A4521" w:rsidRDefault="000A4521">
      <w:pPr>
        <w:pBdr>
          <w:top w:val="nil"/>
          <w:left w:val="nil"/>
          <w:bottom w:val="nil"/>
          <w:right w:val="nil"/>
          <w:between w:val="nil"/>
        </w:pBdr>
        <w:spacing w:before="9"/>
        <w:rPr>
          <w:rFonts w:ascii="Courier New" w:eastAsia="Courier New" w:hAnsi="Courier New" w:cs="Courier New"/>
          <w:color w:val="000000"/>
          <w:sz w:val="29"/>
          <w:szCs w:val="29"/>
        </w:rPr>
      </w:pPr>
    </w:p>
    <w:p w14:paraId="00000508" w14:textId="77777777" w:rsidR="000A4521" w:rsidRDefault="007473E9">
      <w:pPr>
        <w:pBdr>
          <w:top w:val="nil"/>
          <w:left w:val="nil"/>
          <w:bottom w:val="nil"/>
          <w:right w:val="nil"/>
          <w:between w:val="nil"/>
        </w:pBdr>
        <w:spacing w:before="1" w:line="290" w:lineRule="auto"/>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Connection state is ESTAB, I/O status: 1, unread input bytes: 0 Connection ECN Disabled, </w:t>
      </w:r>
      <w:proofErr w:type="spellStart"/>
      <w:r>
        <w:rPr>
          <w:rFonts w:ascii="Courier New" w:eastAsia="Courier New" w:hAnsi="Courier New" w:cs="Courier New"/>
          <w:color w:val="000000"/>
          <w:sz w:val="21"/>
          <w:szCs w:val="21"/>
        </w:rPr>
        <w:t>Mininum</w:t>
      </w:r>
      <w:proofErr w:type="spellEnd"/>
      <w:r>
        <w:rPr>
          <w:rFonts w:ascii="Courier New" w:eastAsia="Courier New" w:hAnsi="Courier New" w:cs="Courier New"/>
          <w:color w:val="000000"/>
          <w:sz w:val="21"/>
          <w:szCs w:val="21"/>
        </w:rPr>
        <w:t xml:space="preserve"> incoming TTL 0, Outgoing TTL 255 Local host: 192.0.2.1, Local port: 46721</w:t>
      </w:r>
    </w:p>
    <w:p w14:paraId="00000509" w14:textId="77777777" w:rsidR="000A4521" w:rsidRDefault="007473E9">
      <w:pPr>
        <w:pBdr>
          <w:top w:val="nil"/>
          <w:left w:val="nil"/>
          <w:bottom w:val="nil"/>
          <w:right w:val="nil"/>
          <w:between w:val="nil"/>
        </w:pBdr>
        <w:spacing w:line="234" w:lineRule="auto"/>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Foreign host: 192.0.2.2, Foreign port: 8282</w:t>
      </w:r>
    </w:p>
    <w:p w14:paraId="0000050A" w14:textId="49D4DE88" w:rsidR="000A4521" w:rsidDel="00EF4D4F" w:rsidRDefault="007473E9">
      <w:pPr>
        <w:pBdr>
          <w:top w:val="nil"/>
          <w:left w:val="nil"/>
          <w:bottom w:val="nil"/>
          <w:right w:val="nil"/>
          <w:between w:val="nil"/>
        </w:pBdr>
        <w:spacing w:before="50"/>
        <w:ind w:left="580"/>
        <w:rPr>
          <w:del w:id="1800" w:author="Kevin Chege" w:date="2021-05-06T15:12:00Z"/>
          <w:rFonts w:ascii="Courier New" w:eastAsia="Courier New" w:hAnsi="Courier New" w:cs="Courier New"/>
          <w:color w:val="000000"/>
          <w:sz w:val="21"/>
          <w:szCs w:val="21"/>
        </w:rPr>
      </w:pPr>
      <w:del w:id="1801" w:author="Kevin Chege" w:date="2021-05-06T15:12:00Z">
        <w:r w:rsidDel="00EF4D4F">
          <w:rPr>
            <w:rFonts w:ascii="Courier New" w:eastAsia="Courier New" w:hAnsi="Courier New" w:cs="Courier New"/>
            <w:color w:val="000000"/>
            <w:sz w:val="21"/>
            <w:szCs w:val="21"/>
          </w:rPr>
          <w:delText>… etc …</w:delText>
        </w:r>
      </w:del>
    </w:p>
    <w:p w14:paraId="0000050B"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50C" w14:textId="77777777" w:rsidR="000A4521" w:rsidRDefault="000A4521">
      <w:pPr>
        <w:pBdr>
          <w:top w:val="nil"/>
          <w:left w:val="nil"/>
          <w:bottom w:val="nil"/>
          <w:right w:val="nil"/>
          <w:between w:val="nil"/>
        </w:pBdr>
        <w:spacing w:before="10"/>
        <w:rPr>
          <w:rFonts w:ascii="Courier New" w:eastAsia="Courier New" w:hAnsi="Courier New" w:cs="Courier New"/>
          <w:color w:val="000000"/>
          <w:sz w:val="25"/>
          <w:szCs w:val="25"/>
        </w:rPr>
      </w:pPr>
    </w:p>
    <w:p w14:paraId="0000050D" w14:textId="77777777" w:rsidR="000A4521" w:rsidRDefault="007473E9">
      <w:pPr>
        <w:numPr>
          <w:ilvl w:val="4"/>
          <w:numId w:val="38"/>
        </w:numPr>
        <w:pBdr>
          <w:top w:val="nil"/>
          <w:left w:val="nil"/>
          <w:bottom w:val="nil"/>
          <w:right w:val="nil"/>
          <w:between w:val="nil"/>
        </w:pBdr>
        <w:tabs>
          <w:tab w:val="left" w:pos="1110"/>
        </w:tabs>
        <w:ind w:hanging="889"/>
        <w:rPr>
          <w:b/>
          <w:color w:val="000000"/>
          <w:sz w:val="19"/>
          <w:szCs w:val="19"/>
        </w:rPr>
      </w:pPr>
      <w:r>
        <w:rPr>
          <w:b/>
          <w:color w:val="000000"/>
          <w:sz w:val="19"/>
          <w:szCs w:val="19"/>
        </w:rPr>
        <w:t>Cisco IOS XR</w:t>
      </w:r>
    </w:p>
    <w:p w14:paraId="0000050E" w14:textId="77777777" w:rsidR="000A4521" w:rsidRDefault="007473E9">
      <w:pPr>
        <w:pBdr>
          <w:top w:val="nil"/>
          <w:left w:val="nil"/>
          <w:bottom w:val="nil"/>
          <w:right w:val="nil"/>
          <w:between w:val="nil"/>
        </w:pBdr>
        <w:spacing w:before="84"/>
        <w:ind w:left="220"/>
        <w:rPr>
          <w:color w:val="000000"/>
          <w:sz w:val="21"/>
          <w:szCs w:val="21"/>
        </w:rPr>
      </w:pPr>
      <w:r>
        <w:rPr>
          <w:color w:val="000000"/>
          <w:sz w:val="21"/>
          <w:szCs w:val="21"/>
        </w:rPr>
        <w:t>The RPKI validator can be configured under the BGP routing process:</w:t>
      </w:r>
    </w:p>
    <w:p w14:paraId="0000050F" w14:textId="77777777" w:rsidR="000A4521" w:rsidRDefault="000A4521">
      <w:pPr>
        <w:pBdr>
          <w:top w:val="nil"/>
          <w:left w:val="nil"/>
          <w:bottom w:val="nil"/>
          <w:right w:val="nil"/>
          <w:between w:val="nil"/>
        </w:pBdr>
        <w:spacing w:before="4"/>
        <w:rPr>
          <w:color w:val="000000"/>
          <w:sz w:val="29"/>
          <w:szCs w:val="29"/>
        </w:rPr>
      </w:pPr>
    </w:p>
    <w:p w14:paraId="00000510" w14:textId="77777777" w:rsidR="000A4521" w:rsidRDefault="007473E9">
      <w:pPr>
        <w:pBdr>
          <w:top w:val="nil"/>
          <w:left w:val="nil"/>
          <w:bottom w:val="nil"/>
          <w:right w:val="nil"/>
          <w:between w:val="nil"/>
        </w:pBdr>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router </w:t>
      </w:r>
      <w:proofErr w:type="spellStart"/>
      <w:r>
        <w:rPr>
          <w:rFonts w:ascii="Courier New" w:eastAsia="Courier New" w:hAnsi="Courier New" w:cs="Courier New"/>
          <w:color w:val="000000"/>
          <w:sz w:val="21"/>
          <w:szCs w:val="21"/>
        </w:rPr>
        <w:t>bgp</w:t>
      </w:r>
      <w:proofErr w:type="spellEnd"/>
      <w:r>
        <w:rPr>
          <w:rFonts w:ascii="Courier New" w:eastAsia="Courier New" w:hAnsi="Courier New" w:cs="Courier New"/>
          <w:color w:val="000000"/>
          <w:sz w:val="21"/>
          <w:szCs w:val="21"/>
        </w:rPr>
        <w:t xml:space="preserve"> 64500</w:t>
      </w:r>
    </w:p>
    <w:p w14:paraId="00000511" w14:textId="77777777" w:rsidR="000A4521" w:rsidRDefault="007473E9">
      <w:pPr>
        <w:pBdr>
          <w:top w:val="nil"/>
          <w:left w:val="nil"/>
          <w:bottom w:val="nil"/>
          <w:right w:val="nil"/>
          <w:between w:val="nil"/>
        </w:pBdr>
        <w:spacing w:before="50" w:line="285" w:lineRule="auto"/>
        <w:ind w:left="844" w:right="5262" w:hanging="132"/>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server 192.0.2.2 transport </w:t>
      </w:r>
      <w:proofErr w:type="spellStart"/>
      <w:r>
        <w:rPr>
          <w:rFonts w:ascii="Courier New" w:eastAsia="Courier New" w:hAnsi="Courier New" w:cs="Courier New"/>
          <w:color w:val="000000"/>
          <w:sz w:val="21"/>
          <w:szCs w:val="21"/>
        </w:rPr>
        <w:t>tcp</w:t>
      </w:r>
      <w:proofErr w:type="spellEnd"/>
      <w:r>
        <w:rPr>
          <w:rFonts w:ascii="Courier New" w:eastAsia="Courier New" w:hAnsi="Courier New" w:cs="Courier New"/>
          <w:color w:val="000000"/>
          <w:sz w:val="21"/>
          <w:szCs w:val="21"/>
        </w:rPr>
        <w:t xml:space="preserve"> port 8282</w:t>
      </w:r>
    </w:p>
    <w:p w14:paraId="00000512" w14:textId="77777777" w:rsidR="000A4521" w:rsidRDefault="007473E9">
      <w:pPr>
        <w:pBdr>
          <w:top w:val="nil"/>
          <w:left w:val="nil"/>
          <w:bottom w:val="nil"/>
          <w:right w:val="nil"/>
          <w:between w:val="nil"/>
        </w:pBdr>
        <w:spacing w:before="50" w:line="285" w:lineRule="auto"/>
        <w:ind w:left="844" w:right="5262" w:hanging="132"/>
        <w:rPr>
          <w:ins w:id="1802" w:author="Changed/Added" w:date="2021-04-26T11:03:00Z"/>
          <w:rFonts w:ascii="Courier New" w:eastAsia="Courier New" w:hAnsi="Courier New" w:cs="Courier New"/>
          <w:sz w:val="21"/>
          <w:szCs w:val="21"/>
        </w:rPr>
      </w:pPr>
      <w:ins w:id="1803" w:author="Changed/Added" w:date="2021-04-26T11:03:00Z">
        <w:r>
          <w:rPr>
            <w:rFonts w:ascii="Courier New" w:eastAsia="Courier New" w:hAnsi="Courier New" w:cs="Courier New"/>
            <w:sz w:val="21"/>
            <w:szCs w:val="21"/>
          </w:rPr>
          <w:t xml:space="preserve"> </w:t>
        </w:r>
      </w:ins>
      <w:customXmlInsRangeStart w:id="1804" w:author="Changed/Added" w:date="2021-04-26T11:03:00Z"/>
      <w:sdt>
        <w:sdtPr>
          <w:tag w:val="goog_rdk_93"/>
          <w:id w:val="-1460491667"/>
        </w:sdtPr>
        <w:sdtContent>
          <w:customXmlInsRangeEnd w:id="1804"/>
          <w:ins w:id="1805" w:author="Changed/Added" w:date="2021-04-26T11:03:00Z">
            <w:r>
              <w:rPr>
                <w:rFonts w:ascii="Courier New" w:eastAsia="Courier New" w:hAnsi="Courier New" w:cs="Courier New"/>
                <w:sz w:val="21"/>
                <w:szCs w:val="21"/>
              </w:rPr>
              <w:t>refresh-time 600</w:t>
            </w:r>
          </w:ins>
          <w:customXmlInsRangeStart w:id="1806" w:author="Changed/Added" w:date="2021-04-26T11:03:00Z"/>
        </w:sdtContent>
      </w:sdt>
      <w:customXmlInsRangeEnd w:id="1806"/>
    </w:p>
    <w:p w14:paraId="00000513" w14:textId="77777777" w:rsidR="000A4521" w:rsidRDefault="000A4521">
      <w:pPr>
        <w:pBdr>
          <w:top w:val="nil"/>
          <w:left w:val="nil"/>
          <w:bottom w:val="nil"/>
          <w:right w:val="nil"/>
          <w:between w:val="nil"/>
        </w:pBdr>
        <w:spacing w:before="5"/>
        <w:rPr>
          <w:rFonts w:ascii="Courier New" w:eastAsia="Courier New" w:hAnsi="Courier New" w:cs="Courier New"/>
          <w:color w:val="000000"/>
          <w:sz w:val="26"/>
          <w:szCs w:val="26"/>
        </w:rPr>
      </w:pPr>
    </w:p>
    <w:p w14:paraId="00000514" w14:textId="77777777" w:rsidR="000A4521" w:rsidRDefault="007473E9">
      <w:pPr>
        <w:pBdr>
          <w:top w:val="nil"/>
          <w:left w:val="nil"/>
          <w:bottom w:val="nil"/>
          <w:right w:val="nil"/>
          <w:between w:val="nil"/>
        </w:pBdr>
        <w:spacing w:line="285" w:lineRule="auto"/>
        <w:ind w:left="220" w:right="349"/>
        <w:rPr>
          <w:color w:val="000000"/>
          <w:sz w:val="21"/>
          <w:szCs w:val="21"/>
        </w:rPr>
      </w:pPr>
      <w:r>
        <w:rPr>
          <w:color w:val="000000"/>
          <w:sz w:val="21"/>
          <w:szCs w:val="21"/>
        </w:rPr>
        <w:t>The router will now keep track of which routes are valid according to the ROAs, which routes are invalid and which routes aren’t covered by ROAs. You can use that in your routing policy:</w:t>
      </w:r>
    </w:p>
    <w:p w14:paraId="00000515" w14:textId="77777777" w:rsidR="000A4521" w:rsidRDefault="000A4521">
      <w:pPr>
        <w:pBdr>
          <w:top w:val="nil"/>
          <w:left w:val="nil"/>
          <w:bottom w:val="nil"/>
          <w:right w:val="nil"/>
          <w:between w:val="nil"/>
        </w:pBdr>
        <w:spacing w:before="5"/>
        <w:rPr>
          <w:color w:val="000000"/>
          <w:sz w:val="25"/>
          <w:szCs w:val="25"/>
        </w:rPr>
      </w:pPr>
    </w:p>
    <w:p w14:paraId="00000516" w14:textId="77777777" w:rsidR="000A4521" w:rsidRDefault="007473E9">
      <w:pPr>
        <w:pBdr>
          <w:top w:val="nil"/>
          <w:left w:val="nil"/>
          <w:bottom w:val="nil"/>
          <w:right w:val="nil"/>
          <w:between w:val="nil"/>
        </w:pBdr>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route-policy </w:t>
      </w:r>
      <w:proofErr w:type="spellStart"/>
      <w:r>
        <w:rPr>
          <w:rFonts w:ascii="Courier New" w:eastAsia="Courier New" w:hAnsi="Courier New" w:cs="Courier New"/>
          <w:color w:val="000000"/>
          <w:sz w:val="21"/>
          <w:szCs w:val="21"/>
        </w:rPr>
        <w:t>rpki</w:t>
      </w:r>
      <w:proofErr w:type="spellEnd"/>
    </w:p>
    <w:p w14:paraId="00000517" w14:textId="77777777" w:rsidR="000A4521" w:rsidRDefault="007473E9">
      <w:pPr>
        <w:pBdr>
          <w:top w:val="nil"/>
          <w:left w:val="nil"/>
          <w:bottom w:val="nil"/>
          <w:right w:val="nil"/>
          <w:between w:val="nil"/>
        </w:pBdr>
        <w:spacing w:before="50" w:line="290" w:lineRule="auto"/>
        <w:ind w:left="1108" w:right="4201" w:hanging="265"/>
        <w:rPr>
          <w:rFonts w:ascii="Courier New" w:eastAsia="Courier New" w:hAnsi="Courier New" w:cs="Courier New"/>
          <w:color w:val="000000"/>
          <w:sz w:val="21"/>
          <w:szCs w:val="21"/>
        </w:rPr>
      </w:pPr>
      <w:r>
        <w:rPr>
          <w:rFonts w:ascii="Courier New" w:eastAsia="Courier New" w:hAnsi="Courier New" w:cs="Courier New"/>
          <w:color w:val="000000"/>
          <w:sz w:val="21"/>
          <w:szCs w:val="21"/>
        </w:rPr>
        <w:t>if validation-state is valid then set local-preference 999</w:t>
      </w:r>
    </w:p>
    <w:p w14:paraId="00000518" w14:textId="77777777" w:rsidR="000A4521" w:rsidRDefault="007473E9">
      <w:pPr>
        <w:pBdr>
          <w:top w:val="nil"/>
          <w:left w:val="nil"/>
          <w:bottom w:val="nil"/>
          <w:right w:val="nil"/>
          <w:between w:val="nil"/>
        </w:pBdr>
        <w:spacing w:before="1"/>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endif</w:t>
      </w:r>
    </w:p>
    <w:p w14:paraId="46D9D644" w14:textId="7790E023" w:rsidR="0008389A" w:rsidDel="00EF4D4F" w:rsidRDefault="007473E9">
      <w:pPr>
        <w:pStyle w:val="BodyText"/>
        <w:spacing w:before="45"/>
        <w:ind w:left="844"/>
        <w:rPr>
          <w:del w:id="1807" w:author="Kevin Chege" w:date="2021-05-06T15:12:00Z"/>
          <w:rFonts w:ascii="Courier New" w:hAnsi="Courier New"/>
        </w:rPr>
      </w:pPr>
      <w:del w:id="1808" w:author="Kevin Chege" w:date="2021-05-06T15:12:00Z">
        <w:r w:rsidDel="00EF4D4F">
          <w:rPr>
            <w:rFonts w:ascii="Courier New" w:eastAsia="Courier New" w:hAnsi="Courier New" w:cs="Courier New"/>
            <w:color w:val="000000"/>
          </w:rPr>
          <w:delText>… etc …</w:delText>
        </w:r>
      </w:del>
    </w:p>
    <w:p w14:paraId="00000519" w14:textId="2DFDBEBA" w:rsidR="000A4521" w:rsidRDefault="000A4521">
      <w:pPr>
        <w:pBdr>
          <w:top w:val="nil"/>
          <w:left w:val="nil"/>
          <w:bottom w:val="nil"/>
          <w:right w:val="nil"/>
          <w:between w:val="nil"/>
        </w:pBdr>
        <w:spacing w:before="45"/>
        <w:ind w:left="844"/>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p>
    <w:p w14:paraId="0000051A" w14:textId="77777777" w:rsidR="000A4521" w:rsidRDefault="007473E9">
      <w:pPr>
        <w:pBdr>
          <w:top w:val="nil"/>
          <w:left w:val="nil"/>
          <w:bottom w:val="nil"/>
          <w:right w:val="nil"/>
          <w:between w:val="nil"/>
        </w:pBdr>
        <w:spacing w:before="88" w:line="288" w:lineRule="auto"/>
        <w:ind w:left="220"/>
        <w:rPr>
          <w:color w:val="000000"/>
          <w:sz w:val="21"/>
          <w:szCs w:val="21"/>
        </w:rPr>
      </w:pPr>
      <w:r>
        <w:rPr>
          <w:color w:val="000000"/>
          <w:sz w:val="21"/>
          <w:szCs w:val="21"/>
        </w:rPr>
        <w:lastRenderedPageBreak/>
        <w:t xml:space="preserve">You can use the commands under </w:t>
      </w:r>
      <w:r>
        <w:rPr>
          <w:rFonts w:ascii="Courier New" w:eastAsia="Courier New" w:hAnsi="Courier New" w:cs="Courier New"/>
          <w:color w:val="000000"/>
          <w:sz w:val="21"/>
          <w:szCs w:val="21"/>
        </w:rPr>
        <w:t xml:space="preserve">show </w:t>
      </w:r>
      <w:proofErr w:type="spellStart"/>
      <w:r>
        <w:rPr>
          <w:rFonts w:ascii="Courier New" w:eastAsia="Courier New" w:hAnsi="Courier New" w:cs="Courier New"/>
          <w:color w:val="000000"/>
          <w:sz w:val="21"/>
          <w:szCs w:val="21"/>
        </w:rPr>
        <w:t>bgp</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w:t>
      </w:r>
      <w:r>
        <w:rPr>
          <w:color w:val="000000"/>
          <w:sz w:val="21"/>
          <w:szCs w:val="21"/>
        </w:rPr>
        <w:t xml:space="preserve">to check the sessions to the validator, the received data </w:t>
      </w:r>
      <w:proofErr w:type="spellStart"/>
      <w:r>
        <w:rPr>
          <w:color w:val="000000"/>
          <w:sz w:val="21"/>
          <w:szCs w:val="21"/>
        </w:rPr>
        <w:t>etc</w:t>
      </w:r>
      <w:proofErr w:type="spellEnd"/>
      <w:r>
        <w:rPr>
          <w:color w:val="000000"/>
          <w:sz w:val="21"/>
          <w:szCs w:val="21"/>
        </w:rPr>
        <w:t>:</w:t>
      </w:r>
    </w:p>
    <w:p w14:paraId="0000051B" w14:textId="77777777" w:rsidR="000A4521" w:rsidRDefault="000A4521">
      <w:pPr>
        <w:pBdr>
          <w:top w:val="nil"/>
          <w:left w:val="nil"/>
          <w:bottom w:val="nil"/>
          <w:right w:val="nil"/>
          <w:between w:val="nil"/>
        </w:pBdr>
        <w:spacing w:before="5"/>
        <w:rPr>
          <w:color w:val="000000"/>
          <w:sz w:val="25"/>
          <w:szCs w:val="25"/>
        </w:rPr>
      </w:pPr>
    </w:p>
    <w:p w14:paraId="0000051C" w14:textId="77777777" w:rsidR="000A4521" w:rsidRDefault="007473E9">
      <w:pPr>
        <w:pBdr>
          <w:top w:val="nil"/>
          <w:left w:val="nil"/>
          <w:bottom w:val="nil"/>
          <w:right w:val="nil"/>
          <w:between w:val="nil"/>
        </w:pBdr>
        <w:spacing w:before="1"/>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show </w:t>
      </w:r>
      <w:proofErr w:type="spellStart"/>
      <w:r>
        <w:rPr>
          <w:rFonts w:ascii="Courier New" w:eastAsia="Courier New" w:hAnsi="Courier New" w:cs="Courier New"/>
          <w:color w:val="000000"/>
          <w:sz w:val="21"/>
          <w:szCs w:val="21"/>
        </w:rPr>
        <w:t>bgp</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summary</w:t>
      </w:r>
    </w:p>
    <w:p w14:paraId="0000051D" w14:textId="77777777" w:rsidR="000A4521" w:rsidRDefault="007473E9">
      <w:pPr>
        <w:pBdr>
          <w:top w:val="nil"/>
          <w:left w:val="nil"/>
          <w:bottom w:val="nil"/>
          <w:right w:val="nil"/>
          <w:between w:val="nil"/>
        </w:pBdr>
        <w:spacing w:before="50" w:line="285" w:lineRule="auto"/>
        <w:ind w:left="580" w:right="4363"/>
        <w:rPr>
          <w:rFonts w:ascii="Courier New" w:eastAsia="Courier New" w:hAnsi="Courier New" w:cs="Courier New"/>
          <w:color w:val="000000"/>
          <w:sz w:val="21"/>
          <w:szCs w:val="21"/>
        </w:rPr>
      </w:pPr>
      <w:r>
        <w:rPr>
          <w:rFonts w:ascii="Courier New" w:eastAsia="Courier New" w:hAnsi="Courier New" w:cs="Courier New"/>
          <w:color w:val="000000"/>
          <w:sz w:val="21"/>
          <w:szCs w:val="21"/>
        </w:rPr>
        <w:t>RPKI cache-servers configured: 1 RPKI global knobs</w:t>
      </w:r>
    </w:p>
    <w:p w14:paraId="0000051E" w14:textId="77777777" w:rsidR="000A4521" w:rsidRDefault="007473E9">
      <w:pPr>
        <w:pBdr>
          <w:top w:val="nil"/>
          <w:left w:val="nil"/>
          <w:bottom w:val="nil"/>
          <w:right w:val="nil"/>
          <w:between w:val="nil"/>
        </w:pBdr>
        <w:spacing w:before="5"/>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Origin-AS validation is ENABLED globally</w:t>
      </w:r>
    </w:p>
    <w:p w14:paraId="0000051F" w14:textId="77777777" w:rsidR="000A4521" w:rsidRDefault="007473E9">
      <w:pPr>
        <w:pBdr>
          <w:top w:val="nil"/>
          <w:left w:val="nil"/>
          <w:bottom w:val="nil"/>
          <w:right w:val="nil"/>
          <w:between w:val="nil"/>
        </w:pBdr>
        <w:spacing w:before="50" w:line="285" w:lineRule="auto"/>
        <w:ind w:left="844" w:right="60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Origin-AS validity WILL NOT affect </w:t>
      </w:r>
      <w:proofErr w:type="spellStart"/>
      <w:r>
        <w:rPr>
          <w:rFonts w:ascii="Courier New" w:eastAsia="Courier New" w:hAnsi="Courier New" w:cs="Courier New"/>
          <w:color w:val="000000"/>
          <w:sz w:val="21"/>
          <w:szCs w:val="21"/>
        </w:rPr>
        <w:t>bestpath</w:t>
      </w:r>
      <w:proofErr w:type="spellEnd"/>
      <w:r>
        <w:rPr>
          <w:rFonts w:ascii="Courier New" w:eastAsia="Courier New" w:hAnsi="Courier New" w:cs="Courier New"/>
          <w:color w:val="000000"/>
          <w:sz w:val="21"/>
          <w:szCs w:val="21"/>
        </w:rPr>
        <w:t xml:space="preserve"> selection globally Origin-AS validity signaling towards iBGP is DISABLED globally</w:t>
      </w:r>
    </w:p>
    <w:p w14:paraId="00000520" w14:textId="77777777" w:rsidR="000A4521" w:rsidRDefault="007473E9">
      <w:pPr>
        <w:pBdr>
          <w:top w:val="nil"/>
          <w:left w:val="nil"/>
          <w:bottom w:val="nil"/>
          <w:right w:val="nil"/>
          <w:between w:val="nil"/>
        </w:pBdr>
        <w:spacing w:before="5"/>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RPKI database</w:t>
      </w:r>
    </w:p>
    <w:p w14:paraId="00000521" w14:textId="77777777" w:rsidR="000A4521" w:rsidRDefault="007473E9">
      <w:pPr>
        <w:pBdr>
          <w:top w:val="nil"/>
          <w:left w:val="nil"/>
          <w:bottom w:val="nil"/>
          <w:right w:val="nil"/>
          <w:between w:val="nil"/>
        </w:pBdr>
        <w:spacing w:before="50" w:line="290" w:lineRule="auto"/>
        <w:ind w:left="844" w:right="4201"/>
        <w:rPr>
          <w:rFonts w:ascii="Courier New" w:eastAsia="Courier New" w:hAnsi="Courier New" w:cs="Courier New"/>
          <w:color w:val="000000"/>
          <w:sz w:val="21"/>
          <w:szCs w:val="21"/>
        </w:rPr>
      </w:pPr>
      <w:r>
        <w:rPr>
          <w:rFonts w:ascii="Courier New" w:eastAsia="Courier New" w:hAnsi="Courier New" w:cs="Courier New"/>
          <w:color w:val="000000"/>
          <w:sz w:val="21"/>
          <w:szCs w:val="21"/>
        </w:rPr>
        <w:t>Total IPv4 net/path: 23854/24733 Total IPv6 net/path: 3368/3507</w:t>
      </w:r>
    </w:p>
    <w:p w14:paraId="00000522"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474B4330" w14:textId="77777777" w:rsidR="0033127B" w:rsidRPr="0033127B" w:rsidRDefault="0033127B" w:rsidP="0033127B">
      <w:pPr>
        <w:numPr>
          <w:ilvl w:val="4"/>
          <w:numId w:val="38"/>
        </w:numPr>
        <w:pBdr>
          <w:top w:val="nil"/>
          <w:left w:val="nil"/>
          <w:bottom w:val="nil"/>
          <w:right w:val="nil"/>
          <w:between w:val="nil"/>
        </w:pBdr>
        <w:tabs>
          <w:tab w:val="left" w:pos="1110"/>
        </w:tabs>
        <w:ind w:hanging="889"/>
        <w:rPr>
          <w:ins w:id="1809" w:author="Kevin Chege" w:date="2021-05-06T09:39:00Z"/>
          <w:b/>
          <w:color w:val="000000"/>
          <w:sz w:val="19"/>
          <w:szCs w:val="19"/>
          <w:rPrChange w:id="1810" w:author="Kevin Chege" w:date="2021-05-06T09:40:00Z">
            <w:rPr>
              <w:ins w:id="1811" w:author="Kevin Chege" w:date="2021-05-06T09:39:00Z"/>
              <w:rFonts w:eastAsia="Times New Roman"/>
              <w:b/>
              <w:bCs/>
              <w:color w:val="000000"/>
              <w:sz w:val="19"/>
              <w:szCs w:val="19"/>
            </w:rPr>
          </w:rPrChange>
        </w:rPr>
        <w:pPrChange w:id="1812" w:author="Kevin Chege" w:date="2021-05-06T09:40:00Z">
          <w:pPr>
            <w:widowControl/>
            <w:numPr>
              <w:numId w:val="48"/>
            </w:numPr>
            <w:tabs>
              <w:tab w:val="num" w:pos="720"/>
            </w:tabs>
            <w:ind w:left="580" w:hanging="360"/>
            <w:textAlignment w:val="baseline"/>
          </w:pPr>
        </w:pPrChange>
      </w:pPr>
      <w:ins w:id="1813" w:author="Kevin Chege" w:date="2021-05-06T09:39:00Z">
        <w:r w:rsidRPr="0033127B">
          <w:rPr>
            <w:b/>
            <w:color w:val="000000"/>
            <w:sz w:val="19"/>
            <w:szCs w:val="19"/>
            <w:rPrChange w:id="1814" w:author="Kevin Chege" w:date="2021-05-06T09:40:00Z">
              <w:rPr>
                <w:rFonts w:eastAsia="Times New Roman"/>
                <w:b/>
                <w:bCs/>
                <w:color w:val="000000"/>
                <w:sz w:val="19"/>
                <w:szCs w:val="19"/>
              </w:rPr>
            </w:rPrChange>
          </w:rPr>
          <w:t>Arista Networks EOS</w:t>
        </w:r>
      </w:ins>
    </w:p>
    <w:p w14:paraId="2D5D52B1" w14:textId="77777777" w:rsidR="0033127B" w:rsidRPr="0033127B" w:rsidRDefault="0033127B" w:rsidP="0033127B">
      <w:pPr>
        <w:widowControl/>
        <w:rPr>
          <w:ins w:id="1815" w:author="Kevin Chege" w:date="2021-05-06T09:39:00Z"/>
          <w:rFonts w:ascii="Times New Roman" w:eastAsia="Times New Roman" w:hAnsi="Times New Roman" w:cs="Times New Roman"/>
          <w:sz w:val="24"/>
          <w:szCs w:val="24"/>
        </w:rPr>
      </w:pPr>
    </w:p>
    <w:p w14:paraId="703A2A5D" w14:textId="77777777" w:rsidR="0033127B" w:rsidRPr="0033127B" w:rsidRDefault="0033127B" w:rsidP="0033127B">
      <w:pPr>
        <w:pBdr>
          <w:top w:val="nil"/>
          <w:left w:val="nil"/>
          <w:bottom w:val="nil"/>
          <w:right w:val="nil"/>
          <w:between w:val="nil"/>
        </w:pBdr>
        <w:spacing w:before="79"/>
        <w:ind w:left="220"/>
        <w:rPr>
          <w:ins w:id="1816" w:author="Kevin Chege" w:date="2021-05-06T09:39:00Z"/>
          <w:color w:val="000000"/>
          <w:sz w:val="21"/>
          <w:szCs w:val="21"/>
          <w:rPrChange w:id="1817" w:author="Kevin Chege" w:date="2021-05-06T09:50:00Z">
            <w:rPr>
              <w:ins w:id="1818" w:author="Kevin Chege" w:date="2021-05-06T09:39:00Z"/>
              <w:rFonts w:ascii="Times New Roman" w:eastAsia="Times New Roman" w:hAnsi="Times New Roman" w:cs="Times New Roman"/>
              <w:sz w:val="24"/>
              <w:szCs w:val="24"/>
            </w:rPr>
          </w:rPrChange>
        </w:rPr>
        <w:pPrChange w:id="1819" w:author="Kevin Chege" w:date="2021-05-06T09:50:00Z">
          <w:pPr>
            <w:widowControl/>
          </w:pPr>
        </w:pPrChange>
      </w:pPr>
      <w:ins w:id="1820" w:author="Kevin Chege" w:date="2021-05-06T09:39:00Z">
        <w:r w:rsidRPr="0033127B">
          <w:rPr>
            <w:color w:val="000000"/>
            <w:sz w:val="21"/>
            <w:szCs w:val="21"/>
            <w:rPrChange w:id="1821" w:author="Kevin Chege" w:date="2021-05-06T09:50:00Z">
              <w:rPr>
                <w:rFonts w:eastAsia="Times New Roman"/>
                <w:color w:val="000000"/>
                <w:sz w:val="21"/>
                <w:szCs w:val="21"/>
              </w:rPr>
            </w:rPrChange>
          </w:rPr>
          <w:t xml:space="preserve">Within the ‘router </w:t>
        </w:r>
        <w:proofErr w:type="spellStart"/>
        <w:r w:rsidRPr="0033127B">
          <w:rPr>
            <w:color w:val="000000"/>
            <w:sz w:val="21"/>
            <w:szCs w:val="21"/>
            <w:rPrChange w:id="1822" w:author="Kevin Chege" w:date="2021-05-06T09:50:00Z">
              <w:rPr>
                <w:rFonts w:eastAsia="Times New Roman"/>
                <w:color w:val="000000"/>
                <w:sz w:val="21"/>
                <w:szCs w:val="21"/>
              </w:rPr>
            </w:rPrChange>
          </w:rPr>
          <w:t>bgp</w:t>
        </w:r>
        <w:proofErr w:type="spellEnd"/>
        <w:r w:rsidRPr="0033127B">
          <w:rPr>
            <w:color w:val="000000"/>
            <w:sz w:val="21"/>
            <w:szCs w:val="21"/>
            <w:rPrChange w:id="1823" w:author="Kevin Chege" w:date="2021-05-06T09:50:00Z">
              <w:rPr>
                <w:rFonts w:eastAsia="Times New Roman"/>
                <w:color w:val="000000"/>
                <w:sz w:val="21"/>
                <w:szCs w:val="21"/>
              </w:rPr>
            </w:rPrChange>
          </w:rPr>
          <w:t>’ context, the RPKI caches can be configured and RPKI origin-validation activated.</w:t>
        </w:r>
      </w:ins>
    </w:p>
    <w:p w14:paraId="0278185E" w14:textId="77777777" w:rsidR="0033127B" w:rsidRPr="0033127B" w:rsidRDefault="0033127B" w:rsidP="0033127B">
      <w:pPr>
        <w:widowControl/>
        <w:rPr>
          <w:ins w:id="1824" w:author="Kevin Chege" w:date="2021-05-06T09:39:00Z"/>
          <w:rFonts w:ascii="Times New Roman" w:eastAsia="Times New Roman" w:hAnsi="Times New Roman" w:cs="Times New Roman"/>
          <w:sz w:val="24"/>
          <w:szCs w:val="24"/>
        </w:rPr>
      </w:pPr>
    </w:p>
    <w:p w14:paraId="544B74E3" w14:textId="77777777" w:rsidR="0033127B" w:rsidRPr="0033127B" w:rsidRDefault="0033127B" w:rsidP="0033127B">
      <w:pPr>
        <w:widowControl/>
        <w:ind w:left="630"/>
        <w:rPr>
          <w:ins w:id="1825" w:author="Kevin Chege" w:date="2021-05-06T09:39:00Z"/>
          <w:rFonts w:ascii="Courier New" w:eastAsia="Courier New" w:hAnsi="Courier New" w:cs="Courier New"/>
          <w:color w:val="000000"/>
          <w:sz w:val="21"/>
          <w:szCs w:val="21"/>
          <w:rPrChange w:id="1826" w:author="Kevin Chege" w:date="2021-05-06T09:49:00Z">
            <w:rPr>
              <w:ins w:id="1827" w:author="Kevin Chege" w:date="2021-05-06T09:39:00Z"/>
              <w:rFonts w:ascii="Times New Roman" w:eastAsia="Times New Roman" w:hAnsi="Times New Roman" w:cs="Times New Roman"/>
              <w:sz w:val="24"/>
              <w:szCs w:val="24"/>
            </w:rPr>
          </w:rPrChange>
        </w:rPr>
        <w:pPrChange w:id="1828" w:author="Kevin Chege" w:date="2021-05-06T09:49:00Z">
          <w:pPr>
            <w:widowControl/>
          </w:pPr>
        </w:pPrChange>
      </w:pPr>
      <w:ins w:id="1829" w:author="Kevin Chege" w:date="2021-05-06T09:39:00Z">
        <w:r w:rsidRPr="0033127B">
          <w:rPr>
            <w:rFonts w:ascii="Courier New" w:eastAsia="Courier New" w:hAnsi="Courier New" w:cs="Courier New"/>
            <w:color w:val="000000"/>
            <w:sz w:val="21"/>
            <w:szCs w:val="21"/>
            <w:rPrChange w:id="1830" w:author="Kevin Chege" w:date="2021-05-06T09:49:00Z">
              <w:rPr>
                <w:rFonts w:ascii="Courier New" w:eastAsia="Times New Roman" w:hAnsi="Courier New" w:cs="Courier New"/>
                <w:color w:val="000000"/>
                <w:sz w:val="21"/>
                <w:szCs w:val="21"/>
              </w:rPr>
            </w:rPrChange>
          </w:rPr>
          <w:t xml:space="preserve">router </w:t>
        </w:r>
        <w:proofErr w:type="spellStart"/>
        <w:r w:rsidRPr="0033127B">
          <w:rPr>
            <w:rFonts w:ascii="Courier New" w:eastAsia="Courier New" w:hAnsi="Courier New" w:cs="Courier New"/>
            <w:color w:val="000000"/>
            <w:sz w:val="21"/>
            <w:szCs w:val="21"/>
            <w:rPrChange w:id="1831" w:author="Kevin Chege" w:date="2021-05-06T09:49:00Z">
              <w:rPr>
                <w:rFonts w:ascii="Courier New" w:eastAsia="Times New Roman" w:hAnsi="Courier New" w:cs="Courier New"/>
                <w:color w:val="000000"/>
                <w:sz w:val="21"/>
                <w:szCs w:val="21"/>
              </w:rPr>
            </w:rPrChange>
          </w:rPr>
          <w:t>bgp</w:t>
        </w:r>
        <w:proofErr w:type="spellEnd"/>
        <w:r w:rsidRPr="0033127B">
          <w:rPr>
            <w:rFonts w:ascii="Courier New" w:eastAsia="Courier New" w:hAnsi="Courier New" w:cs="Courier New"/>
            <w:color w:val="000000"/>
            <w:sz w:val="21"/>
            <w:szCs w:val="21"/>
            <w:rPrChange w:id="1832" w:author="Kevin Chege" w:date="2021-05-06T09:49:00Z">
              <w:rPr>
                <w:rFonts w:ascii="Courier New" w:eastAsia="Times New Roman" w:hAnsi="Courier New" w:cs="Courier New"/>
                <w:color w:val="000000"/>
                <w:sz w:val="21"/>
                <w:szCs w:val="21"/>
              </w:rPr>
            </w:rPrChange>
          </w:rPr>
          <w:t xml:space="preserve"> 65530</w:t>
        </w:r>
      </w:ins>
    </w:p>
    <w:p w14:paraId="6DCFFEC8" w14:textId="77777777" w:rsidR="0033127B" w:rsidRPr="0033127B" w:rsidRDefault="0033127B" w:rsidP="0033127B">
      <w:pPr>
        <w:widowControl/>
        <w:ind w:left="630"/>
        <w:rPr>
          <w:ins w:id="1833" w:author="Kevin Chege" w:date="2021-05-06T09:39:00Z"/>
          <w:rFonts w:ascii="Courier New" w:eastAsia="Courier New" w:hAnsi="Courier New" w:cs="Courier New"/>
          <w:color w:val="000000"/>
          <w:sz w:val="21"/>
          <w:szCs w:val="21"/>
          <w:rPrChange w:id="1834" w:author="Kevin Chege" w:date="2021-05-06T09:49:00Z">
            <w:rPr>
              <w:ins w:id="1835" w:author="Kevin Chege" w:date="2021-05-06T09:39:00Z"/>
              <w:rFonts w:ascii="Times New Roman" w:eastAsia="Times New Roman" w:hAnsi="Times New Roman" w:cs="Times New Roman"/>
              <w:sz w:val="24"/>
              <w:szCs w:val="24"/>
            </w:rPr>
          </w:rPrChange>
        </w:rPr>
        <w:pPrChange w:id="1836" w:author="Kevin Chege" w:date="2021-05-06T09:49:00Z">
          <w:pPr>
            <w:widowControl/>
          </w:pPr>
        </w:pPrChange>
      </w:pPr>
      <w:ins w:id="1837" w:author="Kevin Chege" w:date="2021-05-06T09:39:00Z">
        <w:r w:rsidRPr="0033127B">
          <w:rPr>
            <w:rFonts w:ascii="Courier New" w:eastAsia="Courier New" w:hAnsi="Courier New" w:cs="Courier New"/>
            <w:color w:val="000000"/>
            <w:sz w:val="21"/>
            <w:szCs w:val="21"/>
            <w:rPrChange w:id="1838" w:author="Kevin Chege" w:date="2021-05-06T09:49:00Z">
              <w:rPr>
                <w:rFonts w:ascii="Courier New" w:eastAsia="Times New Roman" w:hAnsi="Courier New" w:cs="Courier New"/>
                <w:color w:val="000000"/>
                <w:sz w:val="21"/>
                <w:szCs w:val="21"/>
              </w:rPr>
            </w:rPrChange>
          </w:rPr>
          <w:t>   </w:t>
        </w:r>
        <w:proofErr w:type="spellStart"/>
        <w:r w:rsidRPr="0033127B">
          <w:rPr>
            <w:rFonts w:ascii="Courier New" w:eastAsia="Courier New" w:hAnsi="Courier New" w:cs="Courier New"/>
            <w:color w:val="000000"/>
            <w:sz w:val="21"/>
            <w:szCs w:val="21"/>
            <w:rPrChange w:id="1839" w:author="Kevin Chege" w:date="2021-05-06T09:49:00Z">
              <w:rPr>
                <w:rFonts w:ascii="Courier New" w:eastAsia="Times New Roman" w:hAnsi="Courier New" w:cs="Courier New"/>
                <w:color w:val="000000"/>
                <w:sz w:val="21"/>
                <w:szCs w:val="21"/>
              </w:rPr>
            </w:rPrChange>
          </w:rPr>
          <w:t>rpki</w:t>
        </w:r>
        <w:proofErr w:type="spellEnd"/>
        <w:r w:rsidRPr="0033127B">
          <w:rPr>
            <w:rFonts w:ascii="Courier New" w:eastAsia="Courier New" w:hAnsi="Courier New" w:cs="Courier New"/>
            <w:color w:val="000000"/>
            <w:sz w:val="21"/>
            <w:szCs w:val="21"/>
            <w:rPrChange w:id="1840" w:author="Kevin Chege" w:date="2021-05-06T09:49:00Z">
              <w:rPr>
                <w:rFonts w:ascii="Courier New" w:eastAsia="Times New Roman" w:hAnsi="Courier New" w:cs="Courier New"/>
                <w:color w:val="000000"/>
                <w:sz w:val="21"/>
                <w:szCs w:val="21"/>
              </w:rPr>
            </w:rPrChange>
          </w:rPr>
          <w:t xml:space="preserve"> cache cache1</w:t>
        </w:r>
      </w:ins>
    </w:p>
    <w:p w14:paraId="5F6E3916" w14:textId="4ED1180F" w:rsidR="0033127B" w:rsidRPr="0033127B" w:rsidRDefault="0033127B" w:rsidP="0033127B">
      <w:pPr>
        <w:widowControl/>
        <w:ind w:left="630"/>
        <w:rPr>
          <w:ins w:id="1841" w:author="Kevin Chege" w:date="2021-05-06T09:39:00Z"/>
          <w:rFonts w:ascii="Courier New" w:eastAsia="Courier New" w:hAnsi="Courier New" w:cs="Courier New"/>
          <w:color w:val="000000"/>
          <w:sz w:val="21"/>
          <w:szCs w:val="21"/>
          <w:rPrChange w:id="1842" w:author="Kevin Chege" w:date="2021-05-06T09:49:00Z">
            <w:rPr>
              <w:ins w:id="1843" w:author="Kevin Chege" w:date="2021-05-06T09:39:00Z"/>
              <w:rFonts w:ascii="Times New Roman" w:eastAsia="Times New Roman" w:hAnsi="Times New Roman" w:cs="Times New Roman"/>
              <w:sz w:val="24"/>
              <w:szCs w:val="24"/>
            </w:rPr>
          </w:rPrChange>
        </w:rPr>
        <w:pPrChange w:id="1844" w:author="Kevin Chege" w:date="2021-05-06T09:49:00Z">
          <w:pPr>
            <w:widowControl/>
          </w:pPr>
        </w:pPrChange>
      </w:pPr>
      <w:ins w:id="1845" w:author="Kevin Chege" w:date="2021-05-06T09:39:00Z">
        <w:r w:rsidRPr="0033127B">
          <w:rPr>
            <w:rFonts w:ascii="Courier New" w:eastAsia="Courier New" w:hAnsi="Courier New" w:cs="Courier New"/>
            <w:color w:val="000000"/>
            <w:sz w:val="21"/>
            <w:szCs w:val="21"/>
            <w:rPrChange w:id="1846" w:author="Kevin Chege" w:date="2021-05-06T09:49:00Z">
              <w:rPr>
                <w:rFonts w:ascii="Courier New" w:eastAsia="Times New Roman" w:hAnsi="Courier New" w:cs="Courier New"/>
                <w:color w:val="000000"/>
                <w:sz w:val="21"/>
                <w:szCs w:val="21"/>
              </w:rPr>
            </w:rPrChange>
          </w:rPr>
          <w:t xml:space="preserve">      host </w:t>
        </w:r>
      </w:ins>
      <w:ins w:id="1847" w:author="Kevin Chege" w:date="2021-05-06T15:17:00Z">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 xml:space="preserve">.1 </w:t>
        </w:r>
      </w:ins>
      <w:ins w:id="1848" w:author="Kevin Chege" w:date="2021-05-06T09:39:00Z">
        <w:r w:rsidRPr="0033127B">
          <w:rPr>
            <w:rFonts w:ascii="Courier New" w:eastAsia="Courier New" w:hAnsi="Courier New" w:cs="Courier New"/>
            <w:color w:val="000000"/>
            <w:sz w:val="21"/>
            <w:szCs w:val="21"/>
            <w:rPrChange w:id="1849" w:author="Kevin Chege" w:date="2021-05-06T09:49:00Z">
              <w:rPr>
                <w:rFonts w:ascii="Courier New" w:eastAsia="Times New Roman" w:hAnsi="Courier New" w:cs="Courier New"/>
                <w:color w:val="000000"/>
                <w:sz w:val="21"/>
                <w:szCs w:val="21"/>
              </w:rPr>
            </w:rPrChange>
          </w:rPr>
          <w:t>port 8323</w:t>
        </w:r>
      </w:ins>
    </w:p>
    <w:p w14:paraId="2290F9B4" w14:textId="77777777" w:rsidR="0033127B" w:rsidRPr="0033127B" w:rsidRDefault="0033127B" w:rsidP="0033127B">
      <w:pPr>
        <w:widowControl/>
        <w:ind w:left="630"/>
        <w:rPr>
          <w:ins w:id="1850" w:author="Kevin Chege" w:date="2021-05-06T09:39:00Z"/>
          <w:rFonts w:ascii="Courier New" w:eastAsia="Courier New" w:hAnsi="Courier New" w:cs="Courier New"/>
          <w:color w:val="000000"/>
          <w:sz w:val="21"/>
          <w:szCs w:val="21"/>
          <w:rPrChange w:id="1851" w:author="Kevin Chege" w:date="2021-05-06T09:49:00Z">
            <w:rPr>
              <w:ins w:id="1852" w:author="Kevin Chege" w:date="2021-05-06T09:39:00Z"/>
              <w:rFonts w:ascii="Times New Roman" w:eastAsia="Times New Roman" w:hAnsi="Times New Roman" w:cs="Times New Roman"/>
              <w:sz w:val="24"/>
              <w:szCs w:val="24"/>
            </w:rPr>
          </w:rPrChange>
        </w:rPr>
        <w:pPrChange w:id="1853" w:author="Kevin Chege" w:date="2021-05-06T09:49:00Z">
          <w:pPr>
            <w:widowControl/>
          </w:pPr>
        </w:pPrChange>
      </w:pPr>
      <w:ins w:id="1854" w:author="Kevin Chege" w:date="2021-05-06T09:39:00Z">
        <w:r w:rsidRPr="0033127B">
          <w:rPr>
            <w:rFonts w:ascii="Courier New" w:eastAsia="Courier New" w:hAnsi="Courier New" w:cs="Courier New"/>
            <w:color w:val="000000"/>
            <w:sz w:val="21"/>
            <w:szCs w:val="21"/>
            <w:rPrChange w:id="1855" w:author="Kevin Chege" w:date="2021-05-06T09:49:00Z">
              <w:rPr>
                <w:rFonts w:ascii="Courier New" w:eastAsia="Times New Roman" w:hAnsi="Courier New" w:cs="Courier New"/>
                <w:color w:val="000000"/>
                <w:sz w:val="21"/>
                <w:szCs w:val="21"/>
              </w:rPr>
            </w:rPrChange>
          </w:rPr>
          <w:t>   !</w:t>
        </w:r>
      </w:ins>
    </w:p>
    <w:p w14:paraId="2EC839C5" w14:textId="77777777" w:rsidR="0033127B" w:rsidRPr="0033127B" w:rsidRDefault="0033127B" w:rsidP="0033127B">
      <w:pPr>
        <w:widowControl/>
        <w:ind w:left="630"/>
        <w:rPr>
          <w:ins w:id="1856" w:author="Kevin Chege" w:date="2021-05-06T09:39:00Z"/>
          <w:rFonts w:ascii="Courier New" w:eastAsia="Courier New" w:hAnsi="Courier New" w:cs="Courier New"/>
          <w:color w:val="000000"/>
          <w:sz w:val="21"/>
          <w:szCs w:val="21"/>
          <w:rPrChange w:id="1857" w:author="Kevin Chege" w:date="2021-05-06T09:49:00Z">
            <w:rPr>
              <w:ins w:id="1858" w:author="Kevin Chege" w:date="2021-05-06T09:39:00Z"/>
              <w:rFonts w:ascii="Times New Roman" w:eastAsia="Times New Roman" w:hAnsi="Times New Roman" w:cs="Times New Roman"/>
              <w:sz w:val="24"/>
              <w:szCs w:val="24"/>
            </w:rPr>
          </w:rPrChange>
        </w:rPr>
        <w:pPrChange w:id="1859" w:author="Kevin Chege" w:date="2021-05-06T09:49:00Z">
          <w:pPr>
            <w:widowControl/>
          </w:pPr>
        </w:pPrChange>
      </w:pPr>
      <w:ins w:id="1860" w:author="Kevin Chege" w:date="2021-05-06T09:39:00Z">
        <w:r w:rsidRPr="0033127B">
          <w:rPr>
            <w:rFonts w:ascii="Courier New" w:eastAsia="Courier New" w:hAnsi="Courier New" w:cs="Courier New"/>
            <w:color w:val="000000"/>
            <w:sz w:val="21"/>
            <w:szCs w:val="21"/>
            <w:rPrChange w:id="1861" w:author="Kevin Chege" w:date="2021-05-06T09:49:00Z">
              <w:rPr>
                <w:rFonts w:ascii="Courier New" w:eastAsia="Times New Roman" w:hAnsi="Courier New" w:cs="Courier New"/>
                <w:color w:val="000000"/>
                <w:sz w:val="21"/>
                <w:szCs w:val="21"/>
              </w:rPr>
            </w:rPrChange>
          </w:rPr>
          <w:t>   </w:t>
        </w:r>
        <w:proofErr w:type="spellStart"/>
        <w:r w:rsidRPr="0033127B">
          <w:rPr>
            <w:rFonts w:ascii="Courier New" w:eastAsia="Courier New" w:hAnsi="Courier New" w:cs="Courier New"/>
            <w:color w:val="000000"/>
            <w:sz w:val="21"/>
            <w:szCs w:val="21"/>
            <w:rPrChange w:id="1862" w:author="Kevin Chege" w:date="2021-05-06T09:49:00Z">
              <w:rPr>
                <w:rFonts w:ascii="Courier New" w:eastAsia="Times New Roman" w:hAnsi="Courier New" w:cs="Courier New"/>
                <w:color w:val="000000"/>
                <w:sz w:val="21"/>
                <w:szCs w:val="21"/>
              </w:rPr>
            </w:rPrChange>
          </w:rPr>
          <w:t>rpki</w:t>
        </w:r>
        <w:proofErr w:type="spellEnd"/>
        <w:r w:rsidRPr="0033127B">
          <w:rPr>
            <w:rFonts w:ascii="Courier New" w:eastAsia="Courier New" w:hAnsi="Courier New" w:cs="Courier New"/>
            <w:color w:val="000000"/>
            <w:sz w:val="21"/>
            <w:szCs w:val="21"/>
            <w:rPrChange w:id="1863" w:author="Kevin Chege" w:date="2021-05-06T09:49:00Z">
              <w:rPr>
                <w:rFonts w:ascii="Courier New" w:eastAsia="Times New Roman" w:hAnsi="Courier New" w:cs="Courier New"/>
                <w:color w:val="000000"/>
                <w:sz w:val="21"/>
                <w:szCs w:val="21"/>
              </w:rPr>
            </w:rPrChange>
          </w:rPr>
          <w:t xml:space="preserve"> cache cache2</w:t>
        </w:r>
      </w:ins>
    </w:p>
    <w:p w14:paraId="525D0A11" w14:textId="6EBDBDF1" w:rsidR="0033127B" w:rsidRPr="0033127B" w:rsidRDefault="0033127B" w:rsidP="0033127B">
      <w:pPr>
        <w:widowControl/>
        <w:ind w:left="630"/>
        <w:rPr>
          <w:ins w:id="1864" w:author="Kevin Chege" w:date="2021-05-06T09:39:00Z"/>
          <w:rFonts w:ascii="Courier New" w:eastAsia="Courier New" w:hAnsi="Courier New" w:cs="Courier New"/>
          <w:color w:val="000000"/>
          <w:sz w:val="21"/>
          <w:szCs w:val="21"/>
          <w:rPrChange w:id="1865" w:author="Kevin Chege" w:date="2021-05-06T09:49:00Z">
            <w:rPr>
              <w:ins w:id="1866" w:author="Kevin Chege" w:date="2021-05-06T09:39:00Z"/>
              <w:rFonts w:ascii="Times New Roman" w:eastAsia="Times New Roman" w:hAnsi="Times New Roman" w:cs="Times New Roman"/>
              <w:sz w:val="24"/>
              <w:szCs w:val="24"/>
            </w:rPr>
          </w:rPrChange>
        </w:rPr>
        <w:pPrChange w:id="1867" w:author="Kevin Chege" w:date="2021-05-06T09:49:00Z">
          <w:pPr>
            <w:widowControl/>
          </w:pPr>
        </w:pPrChange>
      </w:pPr>
      <w:ins w:id="1868" w:author="Kevin Chege" w:date="2021-05-06T09:39:00Z">
        <w:r w:rsidRPr="0033127B">
          <w:rPr>
            <w:rFonts w:ascii="Courier New" w:eastAsia="Courier New" w:hAnsi="Courier New" w:cs="Courier New"/>
            <w:color w:val="000000"/>
            <w:sz w:val="21"/>
            <w:szCs w:val="21"/>
            <w:rPrChange w:id="1869" w:author="Kevin Chege" w:date="2021-05-06T09:49:00Z">
              <w:rPr>
                <w:rFonts w:ascii="Courier New" w:eastAsia="Times New Roman" w:hAnsi="Courier New" w:cs="Courier New"/>
                <w:color w:val="000000"/>
                <w:sz w:val="21"/>
                <w:szCs w:val="21"/>
              </w:rPr>
            </w:rPrChange>
          </w:rPr>
          <w:t xml:space="preserve">      host </w:t>
        </w:r>
      </w:ins>
      <w:ins w:id="1870" w:author="Kevin Chege" w:date="2021-05-06T15:17:00Z">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 xml:space="preserve"> </w:t>
        </w:r>
      </w:ins>
      <w:ins w:id="1871" w:author="Kevin Chege" w:date="2021-05-06T09:39:00Z">
        <w:r w:rsidRPr="0033127B">
          <w:rPr>
            <w:rFonts w:ascii="Courier New" w:eastAsia="Courier New" w:hAnsi="Courier New" w:cs="Courier New"/>
            <w:color w:val="000000"/>
            <w:sz w:val="21"/>
            <w:szCs w:val="21"/>
            <w:rPrChange w:id="1872" w:author="Kevin Chege" w:date="2021-05-06T09:49:00Z">
              <w:rPr>
                <w:rFonts w:ascii="Courier New" w:eastAsia="Times New Roman" w:hAnsi="Courier New" w:cs="Courier New"/>
                <w:color w:val="000000"/>
                <w:sz w:val="21"/>
                <w:szCs w:val="21"/>
              </w:rPr>
            </w:rPrChange>
          </w:rPr>
          <w:t>port 8323</w:t>
        </w:r>
      </w:ins>
    </w:p>
    <w:p w14:paraId="5657FD4D" w14:textId="77777777" w:rsidR="0033127B" w:rsidRPr="0033127B" w:rsidRDefault="0033127B" w:rsidP="0033127B">
      <w:pPr>
        <w:widowControl/>
        <w:ind w:left="630"/>
        <w:rPr>
          <w:ins w:id="1873" w:author="Kevin Chege" w:date="2021-05-06T09:39:00Z"/>
          <w:rFonts w:ascii="Courier New" w:eastAsia="Courier New" w:hAnsi="Courier New" w:cs="Courier New"/>
          <w:color w:val="000000"/>
          <w:sz w:val="21"/>
          <w:szCs w:val="21"/>
          <w:rPrChange w:id="1874" w:author="Kevin Chege" w:date="2021-05-06T09:49:00Z">
            <w:rPr>
              <w:ins w:id="1875" w:author="Kevin Chege" w:date="2021-05-06T09:39:00Z"/>
              <w:rFonts w:ascii="Times New Roman" w:eastAsia="Times New Roman" w:hAnsi="Times New Roman" w:cs="Times New Roman"/>
              <w:sz w:val="24"/>
              <w:szCs w:val="24"/>
            </w:rPr>
          </w:rPrChange>
        </w:rPr>
        <w:pPrChange w:id="1876" w:author="Kevin Chege" w:date="2021-05-06T09:49:00Z">
          <w:pPr>
            <w:widowControl/>
          </w:pPr>
        </w:pPrChange>
      </w:pPr>
      <w:ins w:id="1877" w:author="Kevin Chege" w:date="2021-05-06T09:39:00Z">
        <w:r w:rsidRPr="0033127B">
          <w:rPr>
            <w:rFonts w:ascii="Courier New" w:eastAsia="Courier New" w:hAnsi="Courier New" w:cs="Courier New"/>
            <w:color w:val="000000"/>
            <w:sz w:val="21"/>
            <w:szCs w:val="21"/>
            <w:rPrChange w:id="1878" w:author="Kevin Chege" w:date="2021-05-06T09:49:00Z">
              <w:rPr>
                <w:rFonts w:ascii="Courier New" w:eastAsia="Times New Roman" w:hAnsi="Courier New" w:cs="Courier New"/>
                <w:color w:val="000000"/>
                <w:sz w:val="21"/>
                <w:szCs w:val="21"/>
              </w:rPr>
            </w:rPrChange>
          </w:rPr>
          <w:t>   !</w:t>
        </w:r>
      </w:ins>
    </w:p>
    <w:p w14:paraId="089D459F" w14:textId="77777777" w:rsidR="0033127B" w:rsidRPr="0033127B" w:rsidRDefault="0033127B" w:rsidP="0033127B">
      <w:pPr>
        <w:widowControl/>
        <w:ind w:left="630"/>
        <w:rPr>
          <w:ins w:id="1879" w:author="Kevin Chege" w:date="2021-05-06T09:39:00Z"/>
          <w:rFonts w:ascii="Courier New" w:eastAsia="Courier New" w:hAnsi="Courier New" w:cs="Courier New"/>
          <w:color w:val="000000"/>
          <w:sz w:val="21"/>
          <w:szCs w:val="21"/>
          <w:rPrChange w:id="1880" w:author="Kevin Chege" w:date="2021-05-06T09:49:00Z">
            <w:rPr>
              <w:ins w:id="1881" w:author="Kevin Chege" w:date="2021-05-06T09:39:00Z"/>
              <w:rFonts w:ascii="Times New Roman" w:eastAsia="Times New Roman" w:hAnsi="Times New Roman" w:cs="Times New Roman"/>
              <w:sz w:val="24"/>
              <w:szCs w:val="24"/>
            </w:rPr>
          </w:rPrChange>
        </w:rPr>
        <w:pPrChange w:id="1882" w:author="Kevin Chege" w:date="2021-05-06T09:49:00Z">
          <w:pPr>
            <w:widowControl/>
          </w:pPr>
        </w:pPrChange>
      </w:pPr>
      <w:ins w:id="1883" w:author="Kevin Chege" w:date="2021-05-06T09:39:00Z">
        <w:r w:rsidRPr="0033127B">
          <w:rPr>
            <w:rFonts w:ascii="Courier New" w:eastAsia="Courier New" w:hAnsi="Courier New" w:cs="Courier New"/>
            <w:color w:val="000000"/>
            <w:sz w:val="21"/>
            <w:szCs w:val="21"/>
            <w:rPrChange w:id="1884" w:author="Kevin Chege" w:date="2021-05-06T09:49:00Z">
              <w:rPr>
                <w:rFonts w:ascii="Courier New" w:eastAsia="Times New Roman" w:hAnsi="Courier New" w:cs="Courier New"/>
                <w:color w:val="000000"/>
                <w:sz w:val="21"/>
                <w:szCs w:val="21"/>
              </w:rPr>
            </w:rPrChange>
          </w:rPr>
          <w:t>   </w:t>
        </w:r>
        <w:proofErr w:type="spellStart"/>
        <w:r w:rsidRPr="0033127B">
          <w:rPr>
            <w:rFonts w:ascii="Courier New" w:eastAsia="Courier New" w:hAnsi="Courier New" w:cs="Courier New"/>
            <w:color w:val="000000"/>
            <w:sz w:val="21"/>
            <w:szCs w:val="21"/>
            <w:rPrChange w:id="1885" w:author="Kevin Chege" w:date="2021-05-06T09:49:00Z">
              <w:rPr>
                <w:rFonts w:ascii="Courier New" w:eastAsia="Times New Roman" w:hAnsi="Courier New" w:cs="Courier New"/>
                <w:color w:val="000000"/>
                <w:sz w:val="21"/>
                <w:szCs w:val="21"/>
              </w:rPr>
            </w:rPrChange>
          </w:rPr>
          <w:t>rpki</w:t>
        </w:r>
        <w:proofErr w:type="spellEnd"/>
        <w:r w:rsidRPr="0033127B">
          <w:rPr>
            <w:rFonts w:ascii="Courier New" w:eastAsia="Courier New" w:hAnsi="Courier New" w:cs="Courier New"/>
            <w:color w:val="000000"/>
            <w:sz w:val="21"/>
            <w:szCs w:val="21"/>
            <w:rPrChange w:id="1886" w:author="Kevin Chege" w:date="2021-05-06T09:49:00Z">
              <w:rPr>
                <w:rFonts w:ascii="Courier New" w:eastAsia="Times New Roman" w:hAnsi="Courier New" w:cs="Courier New"/>
                <w:color w:val="000000"/>
                <w:sz w:val="21"/>
                <w:szCs w:val="21"/>
              </w:rPr>
            </w:rPrChange>
          </w:rPr>
          <w:t xml:space="preserve"> origin-validation</w:t>
        </w:r>
      </w:ins>
    </w:p>
    <w:p w14:paraId="1484A5A7" w14:textId="77777777" w:rsidR="0033127B" w:rsidRPr="0033127B" w:rsidRDefault="0033127B" w:rsidP="0033127B">
      <w:pPr>
        <w:widowControl/>
        <w:ind w:left="630"/>
        <w:rPr>
          <w:ins w:id="1887" w:author="Kevin Chege" w:date="2021-05-06T09:39:00Z"/>
          <w:rFonts w:ascii="Courier New" w:eastAsia="Courier New" w:hAnsi="Courier New" w:cs="Courier New"/>
          <w:color w:val="000000"/>
          <w:sz w:val="21"/>
          <w:szCs w:val="21"/>
          <w:rPrChange w:id="1888" w:author="Kevin Chege" w:date="2021-05-06T09:49:00Z">
            <w:rPr>
              <w:ins w:id="1889" w:author="Kevin Chege" w:date="2021-05-06T09:39:00Z"/>
              <w:rFonts w:ascii="Times New Roman" w:eastAsia="Times New Roman" w:hAnsi="Times New Roman" w:cs="Times New Roman"/>
              <w:sz w:val="24"/>
              <w:szCs w:val="24"/>
            </w:rPr>
          </w:rPrChange>
        </w:rPr>
        <w:pPrChange w:id="1890" w:author="Kevin Chege" w:date="2021-05-06T09:49:00Z">
          <w:pPr>
            <w:widowControl/>
          </w:pPr>
        </w:pPrChange>
      </w:pPr>
      <w:ins w:id="1891" w:author="Kevin Chege" w:date="2021-05-06T09:39:00Z">
        <w:r w:rsidRPr="0033127B">
          <w:rPr>
            <w:rFonts w:ascii="Courier New" w:eastAsia="Courier New" w:hAnsi="Courier New" w:cs="Courier New"/>
            <w:color w:val="000000"/>
            <w:sz w:val="21"/>
            <w:szCs w:val="21"/>
            <w:rPrChange w:id="1892" w:author="Kevin Chege" w:date="2021-05-06T09:49:00Z">
              <w:rPr>
                <w:rFonts w:ascii="Courier New" w:eastAsia="Times New Roman" w:hAnsi="Courier New" w:cs="Courier New"/>
                <w:color w:val="000000"/>
                <w:sz w:val="21"/>
                <w:szCs w:val="21"/>
              </w:rPr>
            </w:rPrChange>
          </w:rPr>
          <w:t>      </w:t>
        </w:r>
        <w:proofErr w:type="spellStart"/>
        <w:r w:rsidRPr="0033127B">
          <w:rPr>
            <w:rFonts w:ascii="Courier New" w:eastAsia="Courier New" w:hAnsi="Courier New" w:cs="Courier New"/>
            <w:color w:val="000000"/>
            <w:sz w:val="21"/>
            <w:szCs w:val="21"/>
            <w:rPrChange w:id="1893" w:author="Kevin Chege" w:date="2021-05-06T09:49:00Z">
              <w:rPr>
                <w:rFonts w:ascii="Courier New" w:eastAsia="Times New Roman" w:hAnsi="Courier New" w:cs="Courier New"/>
                <w:color w:val="000000"/>
                <w:sz w:val="21"/>
                <w:szCs w:val="21"/>
              </w:rPr>
            </w:rPrChange>
          </w:rPr>
          <w:t>ebgp</w:t>
        </w:r>
        <w:proofErr w:type="spellEnd"/>
        <w:r w:rsidRPr="0033127B">
          <w:rPr>
            <w:rFonts w:ascii="Courier New" w:eastAsia="Courier New" w:hAnsi="Courier New" w:cs="Courier New"/>
            <w:color w:val="000000"/>
            <w:sz w:val="21"/>
            <w:szCs w:val="21"/>
            <w:rPrChange w:id="1894" w:author="Kevin Chege" w:date="2021-05-06T09:49:00Z">
              <w:rPr>
                <w:rFonts w:ascii="Courier New" w:eastAsia="Times New Roman" w:hAnsi="Courier New" w:cs="Courier New"/>
                <w:color w:val="000000"/>
                <w:sz w:val="21"/>
                <w:szCs w:val="21"/>
              </w:rPr>
            </w:rPrChange>
          </w:rPr>
          <w:t xml:space="preserve"> local</w:t>
        </w:r>
      </w:ins>
    </w:p>
    <w:p w14:paraId="3FD3B6AF" w14:textId="77777777" w:rsidR="0033127B" w:rsidRPr="0033127B" w:rsidRDefault="0033127B" w:rsidP="0033127B">
      <w:pPr>
        <w:widowControl/>
        <w:ind w:left="630"/>
        <w:rPr>
          <w:ins w:id="1895" w:author="Kevin Chege" w:date="2021-05-06T09:39:00Z"/>
          <w:rFonts w:ascii="Courier New" w:eastAsia="Courier New" w:hAnsi="Courier New" w:cs="Courier New"/>
          <w:color w:val="000000"/>
          <w:sz w:val="21"/>
          <w:szCs w:val="21"/>
          <w:rPrChange w:id="1896" w:author="Kevin Chege" w:date="2021-05-06T09:49:00Z">
            <w:rPr>
              <w:ins w:id="1897" w:author="Kevin Chege" w:date="2021-05-06T09:39:00Z"/>
              <w:rFonts w:ascii="Times New Roman" w:eastAsia="Times New Roman" w:hAnsi="Times New Roman" w:cs="Times New Roman"/>
              <w:sz w:val="24"/>
              <w:szCs w:val="24"/>
            </w:rPr>
          </w:rPrChange>
        </w:rPr>
        <w:pPrChange w:id="1898" w:author="Kevin Chege" w:date="2021-05-06T09:49:00Z">
          <w:pPr>
            <w:widowControl/>
          </w:pPr>
        </w:pPrChange>
      </w:pPr>
      <w:ins w:id="1899" w:author="Kevin Chege" w:date="2021-05-06T09:39:00Z">
        <w:r w:rsidRPr="0033127B">
          <w:rPr>
            <w:rFonts w:ascii="Courier New" w:eastAsia="Courier New" w:hAnsi="Courier New" w:cs="Courier New"/>
            <w:color w:val="000000"/>
            <w:sz w:val="21"/>
            <w:szCs w:val="21"/>
            <w:rPrChange w:id="1900" w:author="Kevin Chege" w:date="2021-05-06T09:49:00Z">
              <w:rPr>
                <w:rFonts w:ascii="Courier New" w:eastAsia="Times New Roman" w:hAnsi="Courier New" w:cs="Courier New"/>
                <w:color w:val="000000"/>
                <w:sz w:val="21"/>
                <w:szCs w:val="21"/>
              </w:rPr>
            </w:rPrChange>
          </w:rPr>
          <w:t>      </w:t>
        </w:r>
        <w:proofErr w:type="spellStart"/>
        <w:r w:rsidRPr="0033127B">
          <w:rPr>
            <w:rFonts w:ascii="Courier New" w:eastAsia="Courier New" w:hAnsi="Courier New" w:cs="Courier New"/>
            <w:color w:val="000000"/>
            <w:sz w:val="21"/>
            <w:szCs w:val="21"/>
            <w:rPrChange w:id="1901" w:author="Kevin Chege" w:date="2021-05-06T09:49:00Z">
              <w:rPr>
                <w:rFonts w:ascii="Courier New" w:eastAsia="Times New Roman" w:hAnsi="Courier New" w:cs="Courier New"/>
                <w:color w:val="000000"/>
                <w:sz w:val="21"/>
                <w:szCs w:val="21"/>
              </w:rPr>
            </w:rPrChange>
          </w:rPr>
          <w:t>ibgp</w:t>
        </w:r>
        <w:proofErr w:type="spellEnd"/>
        <w:r w:rsidRPr="0033127B">
          <w:rPr>
            <w:rFonts w:ascii="Courier New" w:eastAsia="Courier New" w:hAnsi="Courier New" w:cs="Courier New"/>
            <w:color w:val="000000"/>
            <w:sz w:val="21"/>
            <w:szCs w:val="21"/>
            <w:rPrChange w:id="1902" w:author="Kevin Chege" w:date="2021-05-06T09:49:00Z">
              <w:rPr>
                <w:rFonts w:ascii="Courier New" w:eastAsia="Times New Roman" w:hAnsi="Courier New" w:cs="Courier New"/>
                <w:color w:val="000000"/>
                <w:sz w:val="21"/>
                <w:szCs w:val="21"/>
              </w:rPr>
            </w:rPrChange>
          </w:rPr>
          <w:t xml:space="preserve"> send</w:t>
        </w:r>
      </w:ins>
    </w:p>
    <w:p w14:paraId="38142833" w14:textId="77777777" w:rsidR="0033127B" w:rsidRPr="0033127B" w:rsidRDefault="0033127B" w:rsidP="0033127B">
      <w:pPr>
        <w:widowControl/>
        <w:rPr>
          <w:ins w:id="1903" w:author="Kevin Chege" w:date="2021-05-06T09:39:00Z"/>
          <w:rFonts w:ascii="Times New Roman" w:eastAsia="Times New Roman" w:hAnsi="Times New Roman" w:cs="Times New Roman"/>
          <w:sz w:val="24"/>
          <w:szCs w:val="24"/>
        </w:rPr>
      </w:pPr>
    </w:p>
    <w:p w14:paraId="7856F115" w14:textId="77777777" w:rsidR="0033127B" w:rsidRPr="0033127B" w:rsidRDefault="0033127B" w:rsidP="0033127B">
      <w:pPr>
        <w:pBdr>
          <w:top w:val="nil"/>
          <w:left w:val="nil"/>
          <w:bottom w:val="nil"/>
          <w:right w:val="nil"/>
          <w:between w:val="nil"/>
        </w:pBdr>
        <w:spacing w:before="79"/>
        <w:ind w:left="220"/>
        <w:rPr>
          <w:ins w:id="1904" w:author="Kevin Chege" w:date="2021-05-06T09:39:00Z"/>
          <w:color w:val="000000"/>
          <w:sz w:val="21"/>
          <w:szCs w:val="21"/>
          <w:rPrChange w:id="1905" w:author="Kevin Chege" w:date="2021-05-06T09:50:00Z">
            <w:rPr>
              <w:ins w:id="1906" w:author="Kevin Chege" w:date="2021-05-06T09:39:00Z"/>
              <w:rFonts w:ascii="Times New Roman" w:eastAsia="Times New Roman" w:hAnsi="Times New Roman" w:cs="Times New Roman"/>
              <w:sz w:val="24"/>
              <w:szCs w:val="24"/>
            </w:rPr>
          </w:rPrChange>
        </w:rPr>
        <w:pPrChange w:id="1907" w:author="Kevin Chege" w:date="2021-05-06T09:50:00Z">
          <w:pPr>
            <w:widowControl/>
          </w:pPr>
        </w:pPrChange>
      </w:pPr>
      <w:ins w:id="1908" w:author="Kevin Chege" w:date="2021-05-06T09:39:00Z">
        <w:r w:rsidRPr="0033127B">
          <w:rPr>
            <w:color w:val="000000"/>
            <w:sz w:val="21"/>
            <w:szCs w:val="21"/>
            <w:rPrChange w:id="1909" w:author="Kevin Chege" w:date="2021-05-06T09:50:00Z">
              <w:rPr>
                <w:rFonts w:eastAsia="Times New Roman"/>
                <w:color w:val="000000"/>
              </w:rPr>
            </w:rPrChange>
          </w:rPr>
          <w:t>To see if the RPKI cache (RTR) connections have been established correctly and if the ROA state is ‘synched’ you can use the following commands:</w:t>
        </w:r>
      </w:ins>
    </w:p>
    <w:p w14:paraId="3A6BBA8D" w14:textId="77777777" w:rsidR="0033127B" w:rsidRPr="0033127B" w:rsidRDefault="0033127B" w:rsidP="0033127B">
      <w:pPr>
        <w:widowControl/>
        <w:rPr>
          <w:ins w:id="1910" w:author="Kevin Chege" w:date="2021-05-06T09:39:00Z"/>
          <w:rFonts w:ascii="Times New Roman" w:eastAsia="Times New Roman" w:hAnsi="Times New Roman" w:cs="Times New Roman"/>
          <w:sz w:val="24"/>
          <w:szCs w:val="24"/>
        </w:rPr>
      </w:pPr>
    </w:p>
    <w:p w14:paraId="51E079E1" w14:textId="77777777" w:rsidR="0033127B" w:rsidRPr="0033127B" w:rsidRDefault="0033127B" w:rsidP="0033127B">
      <w:pPr>
        <w:widowControl/>
        <w:ind w:left="630"/>
        <w:rPr>
          <w:ins w:id="1911" w:author="Kevin Chege" w:date="2021-05-06T09:39:00Z"/>
          <w:rFonts w:ascii="Courier New" w:eastAsia="Courier New" w:hAnsi="Courier New" w:cs="Courier New"/>
          <w:color w:val="000000"/>
          <w:sz w:val="21"/>
          <w:szCs w:val="21"/>
          <w:rPrChange w:id="1912" w:author="Kevin Chege" w:date="2021-05-06T09:49:00Z">
            <w:rPr>
              <w:ins w:id="1913" w:author="Kevin Chege" w:date="2021-05-06T09:39:00Z"/>
              <w:rFonts w:ascii="Times New Roman" w:eastAsia="Times New Roman" w:hAnsi="Times New Roman" w:cs="Times New Roman"/>
              <w:sz w:val="24"/>
              <w:szCs w:val="24"/>
            </w:rPr>
          </w:rPrChange>
        </w:rPr>
        <w:pPrChange w:id="1914" w:author="Kevin Chege" w:date="2021-05-06T09:49:00Z">
          <w:pPr>
            <w:widowControl/>
          </w:pPr>
        </w:pPrChange>
      </w:pPr>
      <w:ins w:id="1915" w:author="Kevin Chege" w:date="2021-05-06T09:39:00Z">
        <w:r w:rsidRPr="0033127B">
          <w:rPr>
            <w:rFonts w:ascii="Courier New" w:eastAsia="Courier New" w:hAnsi="Courier New" w:cs="Courier New"/>
            <w:color w:val="000000"/>
            <w:sz w:val="21"/>
            <w:szCs w:val="21"/>
            <w:rPrChange w:id="1916" w:author="Kevin Chege" w:date="2021-05-06T09:49:00Z">
              <w:rPr>
                <w:rFonts w:ascii="Courier New" w:eastAsia="Times New Roman" w:hAnsi="Courier New" w:cs="Courier New"/>
                <w:color w:val="000000"/>
                <w:sz w:val="21"/>
                <w:szCs w:val="21"/>
              </w:rPr>
            </w:rPrChange>
          </w:rPr>
          <w:t xml:space="preserve"># show </w:t>
        </w:r>
        <w:proofErr w:type="spellStart"/>
        <w:r w:rsidRPr="0033127B">
          <w:rPr>
            <w:rFonts w:ascii="Courier New" w:eastAsia="Courier New" w:hAnsi="Courier New" w:cs="Courier New"/>
            <w:color w:val="000000"/>
            <w:sz w:val="21"/>
            <w:szCs w:val="21"/>
            <w:rPrChange w:id="1917" w:author="Kevin Chege" w:date="2021-05-06T09:49:00Z">
              <w:rPr>
                <w:rFonts w:ascii="Courier New" w:eastAsia="Times New Roman" w:hAnsi="Courier New" w:cs="Courier New"/>
                <w:color w:val="000000"/>
                <w:sz w:val="21"/>
                <w:szCs w:val="21"/>
              </w:rPr>
            </w:rPrChange>
          </w:rPr>
          <w:t>bgp</w:t>
        </w:r>
        <w:proofErr w:type="spellEnd"/>
        <w:r w:rsidRPr="0033127B">
          <w:rPr>
            <w:rFonts w:ascii="Courier New" w:eastAsia="Courier New" w:hAnsi="Courier New" w:cs="Courier New"/>
            <w:color w:val="000000"/>
            <w:sz w:val="21"/>
            <w:szCs w:val="21"/>
            <w:rPrChange w:id="1918" w:author="Kevin Chege" w:date="2021-05-06T09:49:00Z">
              <w:rPr>
                <w:rFonts w:ascii="Courier New" w:eastAsia="Times New Roman" w:hAnsi="Courier New" w:cs="Courier New"/>
                <w:color w:val="000000"/>
                <w:sz w:val="21"/>
                <w:szCs w:val="21"/>
              </w:rPr>
            </w:rPrChange>
          </w:rPr>
          <w:t xml:space="preserve"> </w:t>
        </w:r>
        <w:proofErr w:type="spellStart"/>
        <w:r w:rsidRPr="0033127B">
          <w:rPr>
            <w:rFonts w:ascii="Courier New" w:eastAsia="Courier New" w:hAnsi="Courier New" w:cs="Courier New"/>
            <w:color w:val="000000"/>
            <w:sz w:val="21"/>
            <w:szCs w:val="21"/>
            <w:rPrChange w:id="1919" w:author="Kevin Chege" w:date="2021-05-06T09:49:00Z">
              <w:rPr>
                <w:rFonts w:ascii="Courier New" w:eastAsia="Times New Roman" w:hAnsi="Courier New" w:cs="Courier New"/>
                <w:color w:val="000000"/>
                <w:sz w:val="21"/>
                <w:szCs w:val="21"/>
              </w:rPr>
            </w:rPrChange>
          </w:rPr>
          <w:t>rpki</w:t>
        </w:r>
        <w:proofErr w:type="spellEnd"/>
        <w:r w:rsidRPr="0033127B">
          <w:rPr>
            <w:rFonts w:ascii="Courier New" w:eastAsia="Courier New" w:hAnsi="Courier New" w:cs="Courier New"/>
            <w:color w:val="000000"/>
            <w:sz w:val="21"/>
            <w:szCs w:val="21"/>
            <w:rPrChange w:id="1920" w:author="Kevin Chege" w:date="2021-05-06T09:49:00Z">
              <w:rPr>
                <w:rFonts w:ascii="Courier New" w:eastAsia="Times New Roman" w:hAnsi="Courier New" w:cs="Courier New"/>
                <w:color w:val="000000"/>
                <w:sz w:val="21"/>
                <w:szCs w:val="21"/>
              </w:rPr>
            </w:rPrChange>
          </w:rPr>
          <w:t xml:space="preserve"> cache </w:t>
        </w:r>
      </w:ins>
    </w:p>
    <w:p w14:paraId="2BB09198" w14:textId="77777777" w:rsidR="0033127B" w:rsidRPr="0033127B" w:rsidRDefault="0033127B" w:rsidP="0033127B">
      <w:pPr>
        <w:widowControl/>
        <w:ind w:left="630"/>
        <w:rPr>
          <w:ins w:id="1921" w:author="Kevin Chege" w:date="2021-05-06T09:39:00Z"/>
          <w:rFonts w:ascii="Courier New" w:eastAsia="Courier New" w:hAnsi="Courier New" w:cs="Courier New"/>
          <w:color w:val="000000"/>
          <w:sz w:val="21"/>
          <w:szCs w:val="21"/>
          <w:rPrChange w:id="1922" w:author="Kevin Chege" w:date="2021-05-06T09:49:00Z">
            <w:rPr>
              <w:ins w:id="1923" w:author="Kevin Chege" w:date="2021-05-06T09:39:00Z"/>
              <w:rFonts w:ascii="Times New Roman" w:eastAsia="Times New Roman" w:hAnsi="Times New Roman" w:cs="Times New Roman"/>
              <w:sz w:val="24"/>
              <w:szCs w:val="24"/>
            </w:rPr>
          </w:rPrChange>
        </w:rPr>
        <w:pPrChange w:id="1924" w:author="Kevin Chege" w:date="2021-05-06T09:49:00Z">
          <w:pPr>
            <w:widowControl/>
          </w:pPr>
        </w:pPrChange>
      </w:pPr>
      <w:ins w:id="1925" w:author="Kevin Chege" w:date="2021-05-06T09:39:00Z">
        <w:r w:rsidRPr="0033127B">
          <w:rPr>
            <w:rFonts w:ascii="Courier New" w:eastAsia="Courier New" w:hAnsi="Courier New" w:cs="Courier New"/>
            <w:color w:val="000000"/>
            <w:sz w:val="21"/>
            <w:szCs w:val="21"/>
            <w:rPrChange w:id="1926" w:author="Kevin Chege" w:date="2021-05-06T09:49:00Z">
              <w:rPr>
                <w:rFonts w:ascii="Courier New" w:eastAsia="Times New Roman" w:hAnsi="Courier New" w:cs="Courier New"/>
                <w:color w:val="000000"/>
                <w:sz w:val="21"/>
                <w:szCs w:val="21"/>
              </w:rPr>
            </w:rPrChange>
          </w:rPr>
          <w:t>cache1:</w:t>
        </w:r>
      </w:ins>
    </w:p>
    <w:p w14:paraId="2FCE3A6E" w14:textId="449E0300" w:rsidR="0033127B" w:rsidRPr="0033127B" w:rsidRDefault="0033127B" w:rsidP="0033127B">
      <w:pPr>
        <w:widowControl/>
        <w:ind w:left="630"/>
        <w:rPr>
          <w:ins w:id="1927" w:author="Kevin Chege" w:date="2021-05-06T09:39:00Z"/>
          <w:rFonts w:ascii="Courier New" w:eastAsia="Courier New" w:hAnsi="Courier New" w:cs="Courier New"/>
          <w:color w:val="000000"/>
          <w:sz w:val="21"/>
          <w:szCs w:val="21"/>
          <w:rPrChange w:id="1928" w:author="Kevin Chege" w:date="2021-05-06T09:49:00Z">
            <w:rPr>
              <w:ins w:id="1929" w:author="Kevin Chege" w:date="2021-05-06T09:39:00Z"/>
              <w:rFonts w:ascii="Times New Roman" w:eastAsia="Times New Roman" w:hAnsi="Times New Roman" w:cs="Times New Roman"/>
              <w:sz w:val="24"/>
              <w:szCs w:val="24"/>
            </w:rPr>
          </w:rPrChange>
        </w:rPr>
        <w:pPrChange w:id="1930" w:author="Kevin Chege" w:date="2021-05-06T09:49:00Z">
          <w:pPr>
            <w:widowControl/>
          </w:pPr>
        </w:pPrChange>
      </w:pPr>
      <w:ins w:id="1931" w:author="Kevin Chege" w:date="2021-05-06T09:39:00Z">
        <w:r w:rsidRPr="0033127B">
          <w:rPr>
            <w:rFonts w:ascii="Courier New" w:eastAsia="Courier New" w:hAnsi="Courier New" w:cs="Courier New"/>
            <w:color w:val="000000"/>
            <w:sz w:val="21"/>
            <w:szCs w:val="21"/>
            <w:rPrChange w:id="1932" w:author="Kevin Chege" w:date="2021-05-06T09:49:00Z">
              <w:rPr>
                <w:rFonts w:ascii="Courier New" w:eastAsia="Times New Roman" w:hAnsi="Courier New" w:cs="Courier New"/>
                <w:color w:val="000000"/>
                <w:sz w:val="21"/>
                <w:szCs w:val="21"/>
              </w:rPr>
            </w:rPrChange>
          </w:rPr>
          <w:t xml:space="preserve">Host: </w:t>
        </w:r>
      </w:ins>
      <w:ins w:id="1933" w:author="Kevin Chege" w:date="2021-05-06T15:17:00Z">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 xml:space="preserve">.1 </w:t>
        </w:r>
      </w:ins>
      <w:ins w:id="1934" w:author="Kevin Chege" w:date="2021-05-06T09:39:00Z">
        <w:r w:rsidRPr="0033127B">
          <w:rPr>
            <w:rFonts w:ascii="Courier New" w:eastAsia="Courier New" w:hAnsi="Courier New" w:cs="Courier New"/>
            <w:color w:val="000000"/>
            <w:sz w:val="21"/>
            <w:szCs w:val="21"/>
            <w:rPrChange w:id="1935" w:author="Kevin Chege" w:date="2021-05-06T09:49:00Z">
              <w:rPr>
                <w:rFonts w:ascii="Courier New" w:eastAsia="Times New Roman" w:hAnsi="Courier New" w:cs="Courier New"/>
                <w:color w:val="000000"/>
                <w:sz w:val="21"/>
                <w:szCs w:val="21"/>
              </w:rPr>
            </w:rPrChange>
          </w:rPr>
          <w:t>port 8323</w:t>
        </w:r>
      </w:ins>
    </w:p>
    <w:p w14:paraId="15A44902" w14:textId="77777777" w:rsidR="0033127B" w:rsidRPr="0033127B" w:rsidRDefault="0033127B" w:rsidP="0033127B">
      <w:pPr>
        <w:widowControl/>
        <w:ind w:left="630"/>
        <w:rPr>
          <w:ins w:id="1936" w:author="Kevin Chege" w:date="2021-05-06T09:39:00Z"/>
          <w:rFonts w:ascii="Courier New" w:eastAsia="Courier New" w:hAnsi="Courier New" w:cs="Courier New"/>
          <w:color w:val="000000"/>
          <w:sz w:val="21"/>
          <w:szCs w:val="21"/>
          <w:rPrChange w:id="1937" w:author="Kevin Chege" w:date="2021-05-06T09:49:00Z">
            <w:rPr>
              <w:ins w:id="1938" w:author="Kevin Chege" w:date="2021-05-06T09:39:00Z"/>
              <w:rFonts w:ascii="Times New Roman" w:eastAsia="Times New Roman" w:hAnsi="Times New Roman" w:cs="Times New Roman"/>
              <w:sz w:val="24"/>
              <w:szCs w:val="24"/>
            </w:rPr>
          </w:rPrChange>
        </w:rPr>
        <w:pPrChange w:id="1939" w:author="Kevin Chege" w:date="2021-05-06T09:49:00Z">
          <w:pPr>
            <w:widowControl/>
          </w:pPr>
        </w:pPrChange>
      </w:pPr>
      <w:ins w:id="1940" w:author="Kevin Chege" w:date="2021-05-06T09:39:00Z">
        <w:r w:rsidRPr="0033127B">
          <w:rPr>
            <w:rFonts w:ascii="Courier New" w:eastAsia="Courier New" w:hAnsi="Courier New" w:cs="Courier New"/>
            <w:color w:val="000000"/>
            <w:sz w:val="21"/>
            <w:szCs w:val="21"/>
            <w:rPrChange w:id="1941" w:author="Kevin Chege" w:date="2021-05-06T09:49:00Z">
              <w:rPr>
                <w:rFonts w:ascii="Courier New" w:eastAsia="Times New Roman" w:hAnsi="Courier New" w:cs="Courier New"/>
                <w:color w:val="000000"/>
                <w:sz w:val="21"/>
                <w:szCs w:val="21"/>
              </w:rPr>
            </w:rPrChange>
          </w:rPr>
          <w:t>VRF: default</w:t>
        </w:r>
      </w:ins>
    </w:p>
    <w:p w14:paraId="5A918A4C" w14:textId="77777777" w:rsidR="0033127B" w:rsidRPr="0033127B" w:rsidRDefault="0033127B" w:rsidP="0033127B">
      <w:pPr>
        <w:widowControl/>
        <w:ind w:left="630"/>
        <w:rPr>
          <w:ins w:id="1942" w:author="Kevin Chege" w:date="2021-05-06T09:39:00Z"/>
          <w:rFonts w:ascii="Courier New" w:eastAsia="Courier New" w:hAnsi="Courier New" w:cs="Courier New"/>
          <w:color w:val="000000"/>
          <w:sz w:val="21"/>
          <w:szCs w:val="21"/>
          <w:rPrChange w:id="1943" w:author="Kevin Chege" w:date="2021-05-06T09:49:00Z">
            <w:rPr>
              <w:ins w:id="1944" w:author="Kevin Chege" w:date="2021-05-06T09:39:00Z"/>
              <w:rFonts w:ascii="Times New Roman" w:eastAsia="Times New Roman" w:hAnsi="Times New Roman" w:cs="Times New Roman"/>
              <w:sz w:val="24"/>
              <w:szCs w:val="24"/>
            </w:rPr>
          </w:rPrChange>
        </w:rPr>
        <w:pPrChange w:id="1945" w:author="Kevin Chege" w:date="2021-05-06T09:49:00Z">
          <w:pPr>
            <w:widowControl/>
          </w:pPr>
        </w:pPrChange>
      </w:pPr>
      <w:ins w:id="1946" w:author="Kevin Chege" w:date="2021-05-06T09:39:00Z">
        <w:r w:rsidRPr="0033127B">
          <w:rPr>
            <w:rFonts w:ascii="Courier New" w:eastAsia="Courier New" w:hAnsi="Courier New" w:cs="Courier New"/>
            <w:color w:val="000000"/>
            <w:sz w:val="21"/>
            <w:szCs w:val="21"/>
            <w:rPrChange w:id="1947" w:author="Kevin Chege" w:date="2021-05-06T09:49:00Z">
              <w:rPr>
                <w:rFonts w:ascii="Courier New" w:eastAsia="Times New Roman" w:hAnsi="Courier New" w:cs="Courier New"/>
                <w:color w:val="000000"/>
                <w:sz w:val="21"/>
                <w:szCs w:val="21"/>
              </w:rPr>
            </w:rPrChange>
          </w:rPr>
          <w:t>Refresh interval: 3600 seconds</w:t>
        </w:r>
      </w:ins>
    </w:p>
    <w:p w14:paraId="1C7364C5" w14:textId="77777777" w:rsidR="0033127B" w:rsidRPr="0033127B" w:rsidRDefault="0033127B" w:rsidP="0033127B">
      <w:pPr>
        <w:widowControl/>
        <w:ind w:left="630"/>
        <w:rPr>
          <w:ins w:id="1948" w:author="Kevin Chege" w:date="2021-05-06T09:39:00Z"/>
          <w:rFonts w:ascii="Courier New" w:eastAsia="Courier New" w:hAnsi="Courier New" w:cs="Courier New"/>
          <w:color w:val="000000"/>
          <w:sz w:val="21"/>
          <w:szCs w:val="21"/>
          <w:rPrChange w:id="1949" w:author="Kevin Chege" w:date="2021-05-06T09:49:00Z">
            <w:rPr>
              <w:ins w:id="1950" w:author="Kevin Chege" w:date="2021-05-06T09:39:00Z"/>
              <w:rFonts w:ascii="Times New Roman" w:eastAsia="Times New Roman" w:hAnsi="Times New Roman" w:cs="Times New Roman"/>
              <w:sz w:val="24"/>
              <w:szCs w:val="24"/>
            </w:rPr>
          </w:rPrChange>
        </w:rPr>
        <w:pPrChange w:id="1951" w:author="Kevin Chege" w:date="2021-05-06T09:49:00Z">
          <w:pPr>
            <w:widowControl/>
          </w:pPr>
        </w:pPrChange>
      </w:pPr>
      <w:ins w:id="1952" w:author="Kevin Chege" w:date="2021-05-06T09:39:00Z">
        <w:r w:rsidRPr="0033127B">
          <w:rPr>
            <w:rFonts w:ascii="Courier New" w:eastAsia="Courier New" w:hAnsi="Courier New" w:cs="Courier New"/>
            <w:color w:val="000000"/>
            <w:sz w:val="21"/>
            <w:szCs w:val="21"/>
            <w:rPrChange w:id="1953" w:author="Kevin Chege" w:date="2021-05-06T09:49:00Z">
              <w:rPr>
                <w:rFonts w:ascii="Courier New" w:eastAsia="Times New Roman" w:hAnsi="Courier New" w:cs="Courier New"/>
                <w:color w:val="000000"/>
                <w:sz w:val="21"/>
                <w:szCs w:val="21"/>
              </w:rPr>
            </w:rPrChange>
          </w:rPr>
          <w:t>Retry interval: 600 seconds</w:t>
        </w:r>
      </w:ins>
    </w:p>
    <w:p w14:paraId="11EDA745" w14:textId="77777777" w:rsidR="0033127B" w:rsidRPr="0033127B" w:rsidRDefault="0033127B" w:rsidP="0033127B">
      <w:pPr>
        <w:widowControl/>
        <w:ind w:left="630"/>
        <w:rPr>
          <w:ins w:id="1954" w:author="Kevin Chege" w:date="2021-05-06T09:39:00Z"/>
          <w:rFonts w:ascii="Courier New" w:eastAsia="Courier New" w:hAnsi="Courier New" w:cs="Courier New"/>
          <w:color w:val="000000"/>
          <w:sz w:val="21"/>
          <w:szCs w:val="21"/>
          <w:rPrChange w:id="1955" w:author="Kevin Chege" w:date="2021-05-06T09:49:00Z">
            <w:rPr>
              <w:ins w:id="1956" w:author="Kevin Chege" w:date="2021-05-06T09:39:00Z"/>
              <w:rFonts w:ascii="Times New Roman" w:eastAsia="Times New Roman" w:hAnsi="Times New Roman" w:cs="Times New Roman"/>
              <w:sz w:val="24"/>
              <w:szCs w:val="24"/>
            </w:rPr>
          </w:rPrChange>
        </w:rPr>
        <w:pPrChange w:id="1957" w:author="Kevin Chege" w:date="2021-05-06T09:49:00Z">
          <w:pPr>
            <w:widowControl/>
          </w:pPr>
        </w:pPrChange>
      </w:pPr>
      <w:ins w:id="1958" w:author="Kevin Chege" w:date="2021-05-06T09:39:00Z">
        <w:r w:rsidRPr="0033127B">
          <w:rPr>
            <w:rFonts w:ascii="Courier New" w:eastAsia="Courier New" w:hAnsi="Courier New" w:cs="Courier New"/>
            <w:color w:val="000000"/>
            <w:sz w:val="21"/>
            <w:szCs w:val="21"/>
            <w:rPrChange w:id="1959" w:author="Kevin Chege" w:date="2021-05-06T09:49:00Z">
              <w:rPr>
                <w:rFonts w:ascii="Courier New" w:eastAsia="Times New Roman" w:hAnsi="Courier New" w:cs="Courier New"/>
                <w:color w:val="000000"/>
                <w:sz w:val="21"/>
                <w:szCs w:val="21"/>
              </w:rPr>
            </w:rPrChange>
          </w:rPr>
          <w:t>Expire interval: 7200 seconds</w:t>
        </w:r>
      </w:ins>
    </w:p>
    <w:p w14:paraId="6536C367" w14:textId="77777777" w:rsidR="0033127B" w:rsidRPr="0033127B" w:rsidRDefault="0033127B" w:rsidP="0033127B">
      <w:pPr>
        <w:widowControl/>
        <w:ind w:left="630"/>
        <w:rPr>
          <w:ins w:id="1960" w:author="Kevin Chege" w:date="2021-05-06T09:39:00Z"/>
          <w:rFonts w:ascii="Courier New" w:eastAsia="Courier New" w:hAnsi="Courier New" w:cs="Courier New"/>
          <w:color w:val="000000"/>
          <w:sz w:val="21"/>
          <w:szCs w:val="21"/>
          <w:rPrChange w:id="1961" w:author="Kevin Chege" w:date="2021-05-06T09:49:00Z">
            <w:rPr>
              <w:ins w:id="1962" w:author="Kevin Chege" w:date="2021-05-06T09:39:00Z"/>
              <w:rFonts w:ascii="Times New Roman" w:eastAsia="Times New Roman" w:hAnsi="Times New Roman" w:cs="Times New Roman"/>
              <w:sz w:val="24"/>
              <w:szCs w:val="24"/>
            </w:rPr>
          </w:rPrChange>
        </w:rPr>
        <w:pPrChange w:id="1963" w:author="Kevin Chege" w:date="2021-05-06T09:49:00Z">
          <w:pPr>
            <w:widowControl/>
          </w:pPr>
        </w:pPrChange>
      </w:pPr>
      <w:ins w:id="1964" w:author="Kevin Chege" w:date="2021-05-06T09:39:00Z">
        <w:r w:rsidRPr="0033127B">
          <w:rPr>
            <w:rFonts w:ascii="Courier New" w:eastAsia="Courier New" w:hAnsi="Courier New" w:cs="Courier New"/>
            <w:color w:val="000000"/>
            <w:sz w:val="21"/>
            <w:szCs w:val="21"/>
            <w:rPrChange w:id="1965" w:author="Kevin Chege" w:date="2021-05-06T09:49:00Z">
              <w:rPr>
                <w:rFonts w:ascii="Courier New" w:eastAsia="Times New Roman" w:hAnsi="Courier New" w:cs="Courier New"/>
                <w:color w:val="000000"/>
                <w:sz w:val="21"/>
                <w:szCs w:val="21"/>
              </w:rPr>
            </w:rPrChange>
          </w:rPr>
          <w:t>Preference: 5</w:t>
        </w:r>
      </w:ins>
    </w:p>
    <w:p w14:paraId="00F32F3F" w14:textId="77777777" w:rsidR="0033127B" w:rsidRPr="0033127B" w:rsidRDefault="0033127B" w:rsidP="0033127B">
      <w:pPr>
        <w:widowControl/>
        <w:ind w:left="630"/>
        <w:rPr>
          <w:ins w:id="1966" w:author="Kevin Chege" w:date="2021-05-06T09:39:00Z"/>
          <w:rFonts w:ascii="Courier New" w:eastAsia="Courier New" w:hAnsi="Courier New" w:cs="Courier New"/>
          <w:color w:val="000000"/>
          <w:sz w:val="21"/>
          <w:szCs w:val="21"/>
          <w:rPrChange w:id="1967" w:author="Kevin Chege" w:date="2021-05-06T09:49:00Z">
            <w:rPr>
              <w:ins w:id="1968" w:author="Kevin Chege" w:date="2021-05-06T09:39:00Z"/>
              <w:rFonts w:ascii="Times New Roman" w:eastAsia="Times New Roman" w:hAnsi="Times New Roman" w:cs="Times New Roman"/>
              <w:sz w:val="24"/>
              <w:szCs w:val="24"/>
            </w:rPr>
          </w:rPrChange>
        </w:rPr>
        <w:pPrChange w:id="1969" w:author="Kevin Chege" w:date="2021-05-06T09:49:00Z">
          <w:pPr>
            <w:widowControl/>
          </w:pPr>
        </w:pPrChange>
      </w:pPr>
      <w:ins w:id="1970" w:author="Kevin Chege" w:date="2021-05-06T09:39:00Z">
        <w:r w:rsidRPr="0033127B">
          <w:rPr>
            <w:rFonts w:ascii="Courier New" w:eastAsia="Courier New" w:hAnsi="Courier New" w:cs="Courier New"/>
            <w:color w:val="000000"/>
            <w:sz w:val="21"/>
            <w:szCs w:val="21"/>
            <w:rPrChange w:id="1971" w:author="Kevin Chege" w:date="2021-05-06T09:49:00Z">
              <w:rPr>
                <w:rFonts w:ascii="Courier New" w:eastAsia="Times New Roman" w:hAnsi="Courier New" w:cs="Courier New"/>
                <w:color w:val="000000"/>
                <w:sz w:val="21"/>
                <w:szCs w:val="21"/>
              </w:rPr>
            </w:rPrChange>
          </w:rPr>
          <w:t>Protocol version: 1</w:t>
        </w:r>
      </w:ins>
    </w:p>
    <w:p w14:paraId="0C683BC9" w14:textId="77777777" w:rsidR="0033127B" w:rsidRPr="0033127B" w:rsidRDefault="0033127B" w:rsidP="0033127B">
      <w:pPr>
        <w:widowControl/>
        <w:ind w:left="630"/>
        <w:rPr>
          <w:ins w:id="1972" w:author="Kevin Chege" w:date="2021-05-06T09:39:00Z"/>
          <w:rFonts w:ascii="Courier New" w:eastAsia="Courier New" w:hAnsi="Courier New" w:cs="Courier New"/>
          <w:color w:val="000000"/>
          <w:sz w:val="21"/>
          <w:szCs w:val="21"/>
          <w:rPrChange w:id="1973" w:author="Kevin Chege" w:date="2021-05-06T09:49:00Z">
            <w:rPr>
              <w:ins w:id="1974" w:author="Kevin Chege" w:date="2021-05-06T09:39:00Z"/>
              <w:rFonts w:ascii="Times New Roman" w:eastAsia="Times New Roman" w:hAnsi="Times New Roman" w:cs="Times New Roman"/>
              <w:sz w:val="24"/>
              <w:szCs w:val="24"/>
            </w:rPr>
          </w:rPrChange>
        </w:rPr>
        <w:pPrChange w:id="1975" w:author="Kevin Chege" w:date="2021-05-06T09:49:00Z">
          <w:pPr>
            <w:widowControl/>
          </w:pPr>
        </w:pPrChange>
      </w:pPr>
      <w:ins w:id="1976" w:author="Kevin Chege" w:date="2021-05-06T09:39:00Z">
        <w:r w:rsidRPr="0033127B">
          <w:rPr>
            <w:rFonts w:ascii="Courier New" w:eastAsia="Courier New" w:hAnsi="Courier New" w:cs="Courier New"/>
            <w:color w:val="000000"/>
            <w:sz w:val="21"/>
            <w:szCs w:val="21"/>
            <w:rPrChange w:id="1977" w:author="Kevin Chege" w:date="2021-05-06T09:49:00Z">
              <w:rPr>
                <w:rFonts w:ascii="Courier New" w:eastAsia="Times New Roman" w:hAnsi="Courier New" w:cs="Courier New"/>
                <w:color w:val="000000"/>
                <w:sz w:val="21"/>
                <w:szCs w:val="21"/>
              </w:rPr>
            </w:rPrChange>
          </w:rPr>
          <w:t>State: synced</w:t>
        </w:r>
      </w:ins>
    </w:p>
    <w:p w14:paraId="15CA54D5" w14:textId="77777777" w:rsidR="0033127B" w:rsidRPr="0033127B" w:rsidRDefault="0033127B" w:rsidP="0033127B">
      <w:pPr>
        <w:widowControl/>
        <w:ind w:left="630"/>
        <w:rPr>
          <w:ins w:id="1978" w:author="Kevin Chege" w:date="2021-05-06T09:39:00Z"/>
          <w:rFonts w:ascii="Courier New" w:eastAsia="Courier New" w:hAnsi="Courier New" w:cs="Courier New"/>
          <w:color w:val="000000"/>
          <w:sz w:val="21"/>
          <w:szCs w:val="21"/>
          <w:rPrChange w:id="1979" w:author="Kevin Chege" w:date="2021-05-06T09:49:00Z">
            <w:rPr>
              <w:ins w:id="1980" w:author="Kevin Chege" w:date="2021-05-06T09:39:00Z"/>
              <w:rFonts w:ascii="Times New Roman" w:eastAsia="Times New Roman" w:hAnsi="Times New Roman" w:cs="Times New Roman"/>
              <w:sz w:val="24"/>
              <w:szCs w:val="24"/>
            </w:rPr>
          </w:rPrChange>
        </w:rPr>
        <w:pPrChange w:id="1981" w:author="Kevin Chege" w:date="2021-05-06T09:49:00Z">
          <w:pPr>
            <w:widowControl/>
          </w:pPr>
        </w:pPrChange>
      </w:pPr>
      <w:ins w:id="1982" w:author="Kevin Chege" w:date="2021-05-06T09:39:00Z">
        <w:r w:rsidRPr="0033127B">
          <w:rPr>
            <w:rFonts w:ascii="Courier New" w:eastAsia="Courier New" w:hAnsi="Courier New" w:cs="Courier New"/>
            <w:color w:val="000000"/>
            <w:sz w:val="21"/>
            <w:szCs w:val="21"/>
            <w:rPrChange w:id="1983" w:author="Kevin Chege" w:date="2021-05-06T09:49:00Z">
              <w:rPr>
                <w:rFonts w:ascii="Courier New" w:eastAsia="Times New Roman" w:hAnsi="Courier New" w:cs="Courier New"/>
                <w:color w:val="000000"/>
                <w:sz w:val="21"/>
                <w:szCs w:val="21"/>
              </w:rPr>
            </w:rPrChange>
          </w:rPr>
          <w:t>Last update sync: 0:01:19 ago</w:t>
        </w:r>
      </w:ins>
    </w:p>
    <w:p w14:paraId="0E2520F3" w14:textId="77777777" w:rsidR="0033127B" w:rsidRPr="0033127B" w:rsidRDefault="0033127B" w:rsidP="0033127B">
      <w:pPr>
        <w:widowControl/>
        <w:ind w:left="630"/>
        <w:rPr>
          <w:ins w:id="1984" w:author="Kevin Chege" w:date="2021-05-06T09:39:00Z"/>
          <w:rFonts w:ascii="Courier New" w:eastAsia="Courier New" w:hAnsi="Courier New" w:cs="Courier New"/>
          <w:color w:val="000000"/>
          <w:sz w:val="21"/>
          <w:szCs w:val="21"/>
          <w:rPrChange w:id="1985" w:author="Kevin Chege" w:date="2021-05-06T09:49:00Z">
            <w:rPr>
              <w:ins w:id="1986" w:author="Kevin Chege" w:date="2021-05-06T09:39:00Z"/>
              <w:rFonts w:ascii="Times New Roman" w:eastAsia="Times New Roman" w:hAnsi="Times New Roman" w:cs="Times New Roman"/>
              <w:sz w:val="24"/>
              <w:szCs w:val="24"/>
            </w:rPr>
          </w:rPrChange>
        </w:rPr>
        <w:pPrChange w:id="1987" w:author="Kevin Chege" w:date="2021-05-06T09:49:00Z">
          <w:pPr>
            <w:widowControl/>
          </w:pPr>
        </w:pPrChange>
      </w:pPr>
      <w:ins w:id="1988" w:author="Kevin Chege" w:date="2021-05-06T09:39:00Z">
        <w:r w:rsidRPr="0033127B">
          <w:rPr>
            <w:rFonts w:ascii="Courier New" w:eastAsia="Courier New" w:hAnsi="Courier New" w:cs="Courier New"/>
            <w:color w:val="000000"/>
            <w:sz w:val="21"/>
            <w:szCs w:val="21"/>
            <w:rPrChange w:id="1989" w:author="Kevin Chege" w:date="2021-05-06T09:49:00Z">
              <w:rPr>
                <w:rFonts w:ascii="Courier New" w:eastAsia="Times New Roman" w:hAnsi="Courier New" w:cs="Courier New"/>
                <w:color w:val="000000"/>
                <w:sz w:val="21"/>
                <w:szCs w:val="21"/>
              </w:rPr>
            </w:rPrChange>
          </w:rPr>
          <w:t>Last full sync: 1:08:40 ago</w:t>
        </w:r>
      </w:ins>
    </w:p>
    <w:p w14:paraId="416DB087" w14:textId="77777777" w:rsidR="0033127B" w:rsidRPr="0033127B" w:rsidRDefault="0033127B" w:rsidP="0033127B">
      <w:pPr>
        <w:widowControl/>
        <w:ind w:left="630"/>
        <w:rPr>
          <w:ins w:id="1990" w:author="Kevin Chege" w:date="2021-05-06T09:39:00Z"/>
          <w:rFonts w:ascii="Courier New" w:eastAsia="Courier New" w:hAnsi="Courier New" w:cs="Courier New"/>
          <w:color w:val="000000"/>
          <w:sz w:val="21"/>
          <w:szCs w:val="21"/>
          <w:rPrChange w:id="1991" w:author="Kevin Chege" w:date="2021-05-06T09:49:00Z">
            <w:rPr>
              <w:ins w:id="1992" w:author="Kevin Chege" w:date="2021-05-06T09:39:00Z"/>
              <w:rFonts w:ascii="Times New Roman" w:eastAsia="Times New Roman" w:hAnsi="Times New Roman" w:cs="Times New Roman"/>
              <w:sz w:val="24"/>
              <w:szCs w:val="24"/>
            </w:rPr>
          </w:rPrChange>
        </w:rPr>
        <w:pPrChange w:id="1993" w:author="Kevin Chege" w:date="2021-05-06T09:49:00Z">
          <w:pPr>
            <w:widowControl/>
          </w:pPr>
        </w:pPrChange>
      </w:pPr>
      <w:ins w:id="1994" w:author="Kevin Chege" w:date="2021-05-06T09:39:00Z">
        <w:r w:rsidRPr="0033127B">
          <w:rPr>
            <w:rFonts w:ascii="Courier New" w:eastAsia="Courier New" w:hAnsi="Courier New" w:cs="Courier New"/>
            <w:color w:val="000000"/>
            <w:sz w:val="21"/>
            <w:szCs w:val="21"/>
            <w:rPrChange w:id="1995" w:author="Kevin Chege" w:date="2021-05-06T09:49:00Z">
              <w:rPr>
                <w:rFonts w:ascii="Courier New" w:eastAsia="Times New Roman" w:hAnsi="Courier New" w:cs="Courier New"/>
                <w:color w:val="000000"/>
                <w:sz w:val="21"/>
                <w:szCs w:val="21"/>
              </w:rPr>
            </w:rPrChange>
          </w:rPr>
          <w:t>Last serial query: 0:01:19 ago</w:t>
        </w:r>
      </w:ins>
    </w:p>
    <w:p w14:paraId="281A0D9D" w14:textId="77777777" w:rsidR="0033127B" w:rsidRPr="0033127B" w:rsidRDefault="0033127B" w:rsidP="0033127B">
      <w:pPr>
        <w:widowControl/>
        <w:ind w:left="630"/>
        <w:rPr>
          <w:ins w:id="1996" w:author="Kevin Chege" w:date="2021-05-06T09:39:00Z"/>
          <w:rFonts w:ascii="Courier New" w:eastAsia="Courier New" w:hAnsi="Courier New" w:cs="Courier New"/>
          <w:color w:val="000000"/>
          <w:sz w:val="21"/>
          <w:szCs w:val="21"/>
          <w:rPrChange w:id="1997" w:author="Kevin Chege" w:date="2021-05-06T09:49:00Z">
            <w:rPr>
              <w:ins w:id="1998" w:author="Kevin Chege" w:date="2021-05-06T09:39:00Z"/>
              <w:rFonts w:ascii="Times New Roman" w:eastAsia="Times New Roman" w:hAnsi="Times New Roman" w:cs="Times New Roman"/>
              <w:sz w:val="24"/>
              <w:szCs w:val="24"/>
            </w:rPr>
          </w:rPrChange>
        </w:rPr>
        <w:pPrChange w:id="1999" w:author="Kevin Chege" w:date="2021-05-06T09:49:00Z">
          <w:pPr>
            <w:widowControl/>
          </w:pPr>
        </w:pPrChange>
      </w:pPr>
      <w:ins w:id="2000" w:author="Kevin Chege" w:date="2021-05-06T09:39:00Z">
        <w:r w:rsidRPr="0033127B">
          <w:rPr>
            <w:rFonts w:ascii="Courier New" w:eastAsia="Courier New" w:hAnsi="Courier New" w:cs="Courier New"/>
            <w:color w:val="000000"/>
            <w:sz w:val="21"/>
            <w:szCs w:val="21"/>
            <w:rPrChange w:id="2001" w:author="Kevin Chege" w:date="2021-05-06T09:49:00Z">
              <w:rPr>
                <w:rFonts w:ascii="Courier New" w:eastAsia="Times New Roman" w:hAnsi="Courier New" w:cs="Courier New"/>
                <w:color w:val="000000"/>
                <w:sz w:val="21"/>
                <w:szCs w:val="21"/>
              </w:rPr>
            </w:rPrChange>
          </w:rPr>
          <w:t>Last reset query: 1:09:06 ago</w:t>
        </w:r>
      </w:ins>
    </w:p>
    <w:p w14:paraId="0A8904AC" w14:textId="77777777" w:rsidR="0033127B" w:rsidRPr="0033127B" w:rsidRDefault="0033127B" w:rsidP="0033127B">
      <w:pPr>
        <w:widowControl/>
        <w:ind w:left="630"/>
        <w:rPr>
          <w:ins w:id="2002" w:author="Kevin Chege" w:date="2021-05-06T09:39:00Z"/>
          <w:rFonts w:ascii="Courier New" w:eastAsia="Courier New" w:hAnsi="Courier New" w:cs="Courier New"/>
          <w:color w:val="000000"/>
          <w:sz w:val="21"/>
          <w:szCs w:val="21"/>
          <w:rPrChange w:id="2003" w:author="Kevin Chege" w:date="2021-05-06T09:49:00Z">
            <w:rPr>
              <w:ins w:id="2004" w:author="Kevin Chege" w:date="2021-05-06T09:39:00Z"/>
              <w:rFonts w:ascii="Times New Roman" w:eastAsia="Times New Roman" w:hAnsi="Times New Roman" w:cs="Times New Roman"/>
              <w:sz w:val="24"/>
              <w:szCs w:val="24"/>
            </w:rPr>
          </w:rPrChange>
        </w:rPr>
        <w:pPrChange w:id="2005" w:author="Kevin Chege" w:date="2021-05-06T09:49:00Z">
          <w:pPr>
            <w:widowControl/>
          </w:pPr>
        </w:pPrChange>
      </w:pPr>
      <w:ins w:id="2006" w:author="Kevin Chege" w:date="2021-05-06T09:39:00Z">
        <w:r w:rsidRPr="0033127B">
          <w:rPr>
            <w:rFonts w:ascii="Courier New" w:eastAsia="Courier New" w:hAnsi="Courier New" w:cs="Courier New"/>
            <w:color w:val="000000"/>
            <w:sz w:val="21"/>
            <w:szCs w:val="21"/>
            <w:rPrChange w:id="2007" w:author="Kevin Chege" w:date="2021-05-06T09:49:00Z">
              <w:rPr>
                <w:rFonts w:ascii="Courier New" w:eastAsia="Times New Roman" w:hAnsi="Courier New" w:cs="Courier New"/>
                <w:color w:val="000000"/>
                <w:sz w:val="21"/>
                <w:szCs w:val="21"/>
              </w:rPr>
            </w:rPrChange>
          </w:rPr>
          <w:t>Entries: 241240</w:t>
        </w:r>
      </w:ins>
    </w:p>
    <w:p w14:paraId="4584FCA5" w14:textId="77777777" w:rsidR="0033127B" w:rsidRPr="0033127B" w:rsidRDefault="0033127B" w:rsidP="0033127B">
      <w:pPr>
        <w:widowControl/>
        <w:ind w:left="630"/>
        <w:rPr>
          <w:ins w:id="2008" w:author="Kevin Chege" w:date="2021-05-06T09:39:00Z"/>
          <w:rFonts w:ascii="Courier New" w:eastAsia="Courier New" w:hAnsi="Courier New" w:cs="Courier New"/>
          <w:color w:val="000000"/>
          <w:sz w:val="21"/>
          <w:szCs w:val="21"/>
          <w:rPrChange w:id="2009" w:author="Kevin Chege" w:date="2021-05-06T09:49:00Z">
            <w:rPr>
              <w:ins w:id="2010" w:author="Kevin Chege" w:date="2021-05-06T09:39:00Z"/>
              <w:rFonts w:ascii="Times New Roman" w:eastAsia="Times New Roman" w:hAnsi="Times New Roman" w:cs="Times New Roman"/>
              <w:sz w:val="24"/>
              <w:szCs w:val="24"/>
            </w:rPr>
          </w:rPrChange>
        </w:rPr>
        <w:pPrChange w:id="2011" w:author="Kevin Chege" w:date="2021-05-06T09:49:00Z">
          <w:pPr>
            <w:widowControl/>
          </w:pPr>
        </w:pPrChange>
      </w:pPr>
      <w:ins w:id="2012" w:author="Kevin Chege" w:date="2021-05-06T09:39:00Z">
        <w:r w:rsidRPr="0033127B">
          <w:rPr>
            <w:rFonts w:ascii="Courier New" w:eastAsia="Courier New" w:hAnsi="Courier New" w:cs="Courier New"/>
            <w:color w:val="000000"/>
            <w:sz w:val="21"/>
            <w:szCs w:val="21"/>
            <w:rPrChange w:id="2013" w:author="Kevin Chege" w:date="2021-05-06T09:49:00Z">
              <w:rPr>
                <w:rFonts w:ascii="Courier New" w:eastAsia="Times New Roman" w:hAnsi="Courier New" w:cs="Courier New"/>
                <w:color w:val="000000"/>
                <w:sz w:val="21"/>
                <w:szCs w:val="21"/>
              </w:rPr>
            </w:rPrChange>
          </w:rPr>
          <w:t>Connection: Active (1:09:06)</w:t>
        </w:r>
      </w:ins>
    </w:p>
    <w:p w14:paraId="19DD2EB2" w14:textId="77777777" w:rsidR="0033127B" w:rsidRPr="0033127B" w:rsidRDefault="0033127B" w:rsidP="0033127B">
      <w:pPr>
        <w:widowControl/>
        <w:ind w:left="630"/>
        <w:rPr>
          <w:ins w:id="2014" w:author="Kevin Chege" w:date="2021-05-06T09:39:00Z"/>
          <w:rFonts w:ascii="Courier New" w:eastAsia="Courier New" w:hAnsi="Courier New" w:cs="Courier New"/>
          <w:color w:val="000000"/>
          <w:sz w:val="21"/>
          <w:szCs w:val="21"/>
          <w:rPrChange w:id="2015" w:author="Kevin Chege" w:date="2021-05-06T09:49:00Z">
            <w:rPr>
              <w:ins w:id="2016" w:author="Kevin Chege" w:date="2021-05-06T09:39:00Z"/>
              <w:rFonts w:ascii="Times New Roman" w:eastAsia="Times New Roman" w:hAnsi="Times New Roman" w:cs="Times New Roman"/>
              <w:sz w:val="24"/>
              <w:szCs w:val="24"/>
            </w:rPr>
          </w:rPrChange>
        </w:rPr>
        <w:pPrChange w:id="2017" w:author="Kevin Chege" w:date="2021-05-06T09:49:00Z">
          <w:pPr>
            <w:widowControl/>
            <w:spacing w:after="240"/>
          </w:pPr>
        </w:pPrChange>
      </w:pPr>
    </w:p>
    <w:p w14:paraId="55551397" w14:textId="77777777" w:rsidR="0033127B" w:rsidRPr="0033127B" w:rsidRDefault="0033127B" w:rsidP="0033127B">
      <w:pPr>
        <w:widowControl/>
        <w:ind w:left="630"/>
        <w:rPr>
          <w:ins w:id="2018" w:author="Kevin Chege" w:date="2021-05-06T09:39:00Z"/>
          <w:rFonts w:ascii="Courier New" w:eastAsia="Courier New" w:hAnsi="Courier New" w:cs="Courier New"/>
          <w:color w:val="000000"/>
          <w:sz w:val="21"/>
          <w:szCs w:val="21"/>
          <w:rPrChange w:id="2019" w:author="Kevin Chege" w:date="2021-05-06T09:49:00Z">
            <w:rPr>
              <w:ins w:id="2020" w:author="Kevin Chege" w:date="2021-05-06T09:39:00Z"/>
              <w:rFonts w:ascii="Times New Roman" w:eastAsia="Times New Roman" w:hAnsi="Times New Roman" w:cs="Times New Roman"/>
              <w:sz w:val="24"/>
              <w:szCs w:val="24"/>
            </w:rPr>
          </w:rPrChange>
        </w:rPr>
        <w:pPrChange w:id="2021" w:author="Kevin Chege" w:date="2021-05-06T09:49:00Z">
          <w:pPr>
            <w:widowControl/>
          </w:pPr>
        </w:pPrChange>
      </w:pPr>
      <w:ins w:id="2022" w:author="Kevin Chege" w:date="2021-05-06T09:39:00Z">
        <w:r w:rsidRPr="0033127B">
          <w:rPr>
            <w:rFonts w:ascii="Courier New" w:eastAsia="Courier New" w:hAnsi="Courier New" w:cs="Courier New"/>
            <w:color w:val="000000"/>
            <w:sz w:val="21"/>
            <w:szCs w:val="21"/>
            <w:rPrChange w:id="2023" w:author="Kevin Chege" w:date="2021-05-06T09:49:00Z">
              <w:rPr>
                <w:rFonts w:ascii="Courier New" w:eastAsia="Times New Roman" w:hAnsi="Courier New" w:cs="Courier New"/>
                <w:color w:val="000000"/>
                <w:sz w:val="21"/>
                <w:szCs w:val="21"/>
              </w:rPr>
            </w:rPrChange>
          </w:rPr>
          <w:t>cache2:</w:t>
        </w:r>
      </w:ins>
    </w:p>
    <w:p w14:paraId="3BDD7926" w14:textId="679E683F" w:rsidR="0033127B" w:rsidRPr="0033127B" w:rsidRDefault="0033127B" w:rsidP="0033127B">
      <w:pPr>
        <w:widowControl/>
        <w:ind w:left="630"/>
        <w:rPr>
          <w:ins w:id="2024" w:author="Kevin Chege" w:date="2021-05-06T09:39:00Z"/>
          <w:rFonts w:ascii="Courier New" w:eastAsia="Courier New" w:hAnsi="Courier New" w:cs="Courier New"/>
          <w:color w:val="000000"/>
          <w:sz w:val="21"/>
          <w:szCs w:val="21"/>
          <w:rPrChange w:id="2025" w:author="Kevin Chege" w:date="2021-05-06T09:49:00Z">
            <w:rPr>
              <w:ins w:id="2026" w:author="Kevin Chege" w:date="2021-05-06T09:39:00Z"/>
              <w:rFonts w:ascii="Times New Roman" w:eastAsia="Times New Roman" w:hAnsi="Times New Roman" w:cs="Times New Roman"/>
              <w:sz w:val="24"/>
              <w:szCs w:val="24"/>
            </w:rPr>
          </w:rPrChange>
        </w:rPr>
        <w:pPrChange w:id="2027" w:author="Kevin Chege" w:date="2021-05-06T09:49:00Z">
          <w:pPr>
            <w:widowControl/>
          </w:pPr>
        </w:pPrChange>
      </w:pPr>
      <w:ins w:id="2028" w:author="Kevin Chege" w:date="2021-05-06T09:39:00Z">
        <w:r w:rsidRPr="0033127B">
          <w:rPr>
            <w:rFonts w:ascii="Courier New" w:eastAsia="Courier New" w:hAnsi="Courier New" w:cs="Courier New"/>
            <w:color w:val="000000"/>
            <w:sz w:val="21"/>
            <w:szCs w:val="21"/>
            <w:rPrChange w:id="2029" w:author="Kevin Chege" w:date="2021-05-06T09:49:00Z">
              <w:rPr>
                <w:rFonts w:ascii="Courier New" w:eastAsia="Times New Roman" w:hAnsi="Courier New" w:cs="Courier New"/>
                <w:color w:val="000000"/>
                <w:sz w:val="21"/>
                <w:szCs w:val="21"/>
              </w:rPr>
            </w:rPrChange>
          </w:rPr>
          <w:t xml:space="preserve">Host: </w:t>
        </w:r>
      </w:ins>
      <w:ins w:id="2030" w:author="Kevin Chege" w:date="2021-05-06T15:17:00Z">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 xml:space="preserve">2 </w:t>
        </w:r>
      </w:ins>
      <w:ins w:id="2031" w:author="Kevin Chege" w:date="2021-05-06T09:39:00Z">
        <w:r w:rsidRPr="0033127B">
          <w:rPr>
            <w:rFonts w:ascii="Courier New" w:eastAsia="Courier New" w:hAnsi="Courier New" w:cs="Courier New"/>
            <w:color w:val="000000"/>
            <w:sz w:val="21"/>
            <w:szCs w:val="21"/>
            <w:rPrChange w:id="2032" w:author="Kevin Chege" w:date="2021-05-06T09:49:00Z">
              <w:rPr>
                <w:rFonts w:ascii="Courier New" w:eastAsia="Times New Roman" w:hAnsi="Courier New" w:cs="Courier New"/>
                <w:color w:val="000000"/>
                <w:sz w:val="21"/>
                <w:szCs w:val="21"/>
              </w:rPr>
            </w:rPrChange>
          </w:rPr>
          <w:t>port 8323</w:t>
        </w:r>
      </w:ins>
    </w:p>
    <w:p w14:paraId="3A7D72DC" w14:textId="77777777" w:rsidR="0033127B" w:rsidRPr="0033127B" w:rsidRDefault="0033127B" w:rsidP="0033127B">
      <w:pPr>
        <w:widowControl/>
        <w:ind w:left="630"/>
        <w:rPr>
          <w:ins w:id="2033" w:author="Kevin Chege" w:date="2021-05-06T09:39:00Z"/>
          <w:rFonts w:ascii="Courier New" w:eastAsia="Courier New" w:hAnsi="Courier New" w:cs="Courier New"/>
          <w:color w:val="000000"/>
          <w:sz w:val="21"/>
          <w:szCs w:val="21"/>
          <w:rPrChange w:id="2034" w:author="Kevin Chege" w:date="2021-05-06T09:49:00Z">
            <w:rPr>
              <w:ins w:id="2035" w:author="Kevin Chege" w:date="2021-05-06T09:39:00Z"/>
              <w:rFonts w:ascii="Times New Roman" w:eastAsia="Times New Roman" w:hAnsi="Times New Roman" w:cs="Times New Roman"/>
              <w:sz w:val="24"/>
              <w:szCs w:val="24"/>
            </w:rPr>
          </w:rPrChange>
        </w:rPr>
        <w:pPrChange w:id="2036" w:author="Kevin Chege" w:date="2021-05-06T09:49:00Z">
          <w:pPr>
            <w:widowControl/>
          </w:pPr>
        </w:pPrChange>
      </w:pPr>
      <w:ins w:id="2037" w:author="Kevin Chege" w:date="2021-05-06T09:39:00Z">
        <w:r w:rsidRPr="0033127B">
          <w:rPr>
            <w:rFonts w:ascii="Courier New" w:eastAsia="Courier New" w:hAnsi="Courier New" w:cs="Courier New"/>
            <w:color w:val="000000"/>
            <w:sz w:val="21"/>
            <w:szCs w:val="21"/>
            <w:rPrChange w:id="2038" w:author="Kevin Chege" w:date="2021-05-06T09:49:00Z">
              <w:rPr>
                <w:rFonts w:ascii="Courier New" w:eastAsia="Times New Roman" w:hAnsi="Courier New" w:cs="Courier New"/>
                <w:color w:val="000000"/>
                <w:sz w:val="21"/>
                <w:szCs w:val="21"/>
              </w:rPr>
            </w:rPrChange>
          </w:rPr>
          <w:t>VRF: default</w:t>
        </w:r>
      </w:ins>
    </w:p>
    <w:p w14:paraId="79AC2368" w14:textId="77777777" w:rsidR="0033127B" w:rsidRPr="0033127B" w:rsidRDefault="0033127B" w:rsidP="0033127B">
      <w:pPr>
        <w:widowControl/>
        <w:ind w:left="630"/>
        <w:rPr>
          <w:ins w:id="2039" w:author="Kevin Chege" w:date="2021-05-06T09:39:00Z"/>
          <w:rFonts w:ascii="Courier New" w:eastAsia="Courier New" w:hAnsi="Courier New" w:cs="Courier New"/>
          <w:color w:val="000000"/>
          <w:sz w:val="21"/>
          <w:szCs w:val="21"/>
          <w:rPrChange w:id="2040" w:author="Kevin Chege" w:date="2021-05-06T09:49:00Z">
            <w:rPr>
              <w:ins w:id="2041" w:author="Kevin Chege" w:date="2021-05-06T09:39:00Z"/>
              <w:rFonts w:ascii="Times New Roman" w:eastAsia="Times New Roman" w:hAnsi="Times New Roman" w:cs="Times New Roman"/>
              <w:sz w:val="24"/>
              <w:szCs w:val="24"/>
            </w:rPr>
          </w:rPrChange>
        </w:rPr>
        <w:pPrChange w:id="2042" w:author="Kevin Chege" w:date="2021-05-06T09:49:00Z">
          <w:pPr>
            <w:widowControl/>
          </w:pPr>
        </w:pPrChange>
      </w:pPr>
      <w:ins w:id="2043" w:author="Kevin Chege" w:date="2021-05-06T09:39:00Z">
        <w:r w:rsidRPr="0033127B">
          <w:rPr>
            <w:rFonts w:ascii="Courier New" w:eastAsia="Courier New" w:hAnsi="Courier New" w:cs="Courier New"/>
            <w:color w:val="000000"/>
            <w:sz w:val="21"/>
            <w:szCs w:val="21"/>
            <w:rPrChange w:id="2044" w:author="Kevin Chege" w:date="2021-05-06T09:49:00Z">
              <w:rPr>
                <w:rFonts w:ascii="Courier New" w:eastAsia="Times New Roman" w:hAnsi="Courier New" w:cs="Courier New"/>
                <w:color w:val="000000"/>
                <w:sz w:val="21"/>
                <w:szCs w:val="21"/>
              </w:rPr>
            </w:rPrChange>
          </w:rPr>
          <w:lastRenderedPageBreak/>
          <w:t>Refresh interval: 3600 seconds</w:t>
        </w:r>
      </w:ins>
    </w:p>
    <w:p w14:paraId="5BD7438B" w14:textId="77777777" w:rsidR="0033127B" w:rsidRPr="0033127B" w:rsidRDefault="0033127B" w:rsidP="0033127B">
      <w:pPr>
        <w:widowControl/>
        <w:ind w:left="630"/>
        <w:rPr>
          <w:ins w:id="2045" w:author="Kevin Chege" w:date="2021-05-06T09:39:00Z"/>
          <w:rFonts w:ascii="Courier New" w:eastAsia="Courier New" w:hAnsi="Courier New" w:cs="Courier New"/>
          <w:color w:val="000000"/>
          <w:sz w:val="21"/>
          <w:szCs w:val="21"/>
          <w:rPrChange w:id="2046" w:author="Kevin Chege" w:date="2021-05-06T09:49:00Z">
            <w:rPr>
              <w:ins w:id="2047" w:author="Kevin Chege" w:date="2021-05-06T09:39:00Z"/>
              <w:rFonts w:ascii="Times New Roman" w:eastAsia="Times New Roman" w:hAnsi="Times New Roman" w:cs="Times New Roman"/>
              <w:sz w:val="24"/>
              <w:szCs w:val="24"/>
            </w:rPr>
          </w:rPrChange>
        </w:rPr>
        <w:pPrChange w:id="2048" w:author="Kevin Chege" w:date="2021-05-06T09:49:00Z">
          <w:pPr>
            <w:widowControl/>
          </w:pPr>
        </w:pPrChange>
      </w:pPr>
      <w:ins w:id="2049" w:author="Kevin Chege" w:date="2021-05-06T09:39:00Z">
        <w:r w:rsidRPr="0033127B">
          <w:rPr>
            <w:rFonts w:ascii="Courier New" w:eastAsia="Courier New" w:hAnsi="Courier New" w:cs="Courier New"/>
            <w:color w:val="000000"/>
            <w:sz w:val="21"/>
            <w:szCs w:val="21"/>
            <w:rPrChange w:id="2050" w:author="Kevin Chege" w:date="2021-05-06T09:49:00Z">
              <w:rPr>
                <w:rFonts w:ascii="Courier New" w:eastAsia="Times New Roman" w:hAnsi="Courier New" w:cs="Courier New"/>
                <w:color w:val="000000"/>
                <w:sz w:val="21"/>
                <w:szCs w:val="21"/>
              </w:rPr>
            </w:rPrChange>
          </w:rPr>
          <w:t>Retry interval: 600 seconds</w:t>
        </w:r>
      </w:ins>
    </w:p>
    <w:p w14:paraId="6C470196" w14:textId="77777777" w:rsidR="0033127B" w:rsidRPr="0033127B" w:rsidRDefault="0033127B" w:rsidP="0033127B">
      <w:pPr>
        <w:widowControl/>
        <w:ind w:left="630"/>
        <w:rPr>
          <w:ins w:id="2051" w:author="Kevin Chege" w:date="2021-05-06T09:39:00Z"/>
          <w:rFonts w:ascii="Courier New" w:eastAsia="Courier New" w:hAnsi="Courier New" w:cs="Courier New"/>
          <w:color w:val="000000"/>
          <w:sz w:val="21"/>
          <w:szCs w:val="21"/>
          <w:rPrChange w:id="2052" w:author="Kevin Chege" w:date="2021-05-06T09:49:00Z">
            <w:rPr>
              <w:ins w:id="2053" w:author="Kevin Chege" w:date="2021-05-06T09:39:00Z"/>
              <w:rFonts w:ascii="Times New Roman" w:eastAsia="Times New Roman" w:hAnsi="Times New Roman" w:cs="Times New Roman"/>
              <w:sz w:val="24"/>
              <w:szCs w:val="24"/>
            </w:rPr>
          </w:rPrChange>
        </w:rPr>
        <w:pPrChange w:id="2054" w:author="Kevin Chege" w:date="2021-05-06T09:49:00Z">
          <w:pPr>
            <w:widowControl/>
          </w:pPr>
        </w:pPrChange>
      </w:pPr>
      <w:ins w:id="2055" w:author="Kevin Chege" w:date="2021-05-06T09:39:00Z">
        <w:r w:rsidRPr="0033127B">
          <w:rPr>
            <w:rFonts w:ascii="Courier New" w:eastAsia="Courier New" w:hAnsi="Courier New" w:cs="Courier New"/>
            <w:color w:val="000000"/>
            <w:sz w:val="21"/>
            <w:szCs w:val="21"/>
            <w:rPrChange w:id="2056" w:author="Kevin Chege" w:date="2021-05-06T09:49:00Z">
              <w:rPr>
                <w:rFonts w:ascii="Courier New" w:eastAsia="Times New Roman" w:hAnsi="Courier New" w:cs="Courier New"/>
                <w:color w:val="000000"/>
                <w:sz w:val="21"/>
                <w:szCs w:val="21"/>
              </w:rPr>
            </w:rPrChange>
          </w:rPr>
          <w:t>Expire interval: 7200 seconds</w:t>
        </w:r>
      </w:ins>
    </w:p>
    <w:p w14:paraId="7B14CC61" w14:textId="77777777" w:rsidR="0033127B" w:rsidRPr="0033127B" w:rsidRDefault="0033127B" w:rsidP="0033127B">
      <w:pPr>
        <w:widowControl/>
        <w:ind w:left="630"/>
        <w:rPr>
          <w:ins w:id="2057" w:author="Kevin Chege" w:date="2021-05-06T09:39:00Z"/>
          <w:rFonts w:ascii="Courier New" w:eastAsia="Courier New" w:hAnsi="Courier New" w:cs="Courier New"/>
          <w:color w:val="000000"/>
          <w:sz w:val="21"/>
          <w:szCs w:val="21"/>
          <w:rPrChange w:id="2058" w:author="Kevin Chege" w:date="2021-05-06T09:49:00Z">
            <w:rPr>
              <w:ins w:id="2059" w:author="Kevin Chege" w:date="2021-05-06T09:39:00Z"/>
              <w:rFonts w:ascii="Times New Roman" w:eastAsia="Times New Roman" w:hAnsi="Times New Roman" w:cs="Times New Roman"/>
              <w:sz w:val="24"/>
              <w:szCs w:val="24"/>
            </w:rPr>
          </w:rPrChange>
        </w:rPr>
        <w:pPrChange w:id="2060" w:author="Kevin Chege" w:date="2021-05-06T09:49:00Z">
          <w:pPr>
            <w:widowControl/>
          </w:pPr>
        </w:pPrChange>
      </w:pPr>
      <w:ins w:id="2061" w:author="Kevin Chege" w:date="2021-05-06T09:39:00Z">
        <w:r w:rsidRPr="0033127B">
          <w:rPr>
            <w:rFonts w:ascii="Courier New" w:eastAsia="Courier New" w:hAnsi="Courier New" w:cs="Courier New"/>
            <w:color w:val="000000"/>
            <w:sz w:val="21"/>
            <w:szCs w:val="21"/>
            <w:rPrChange w:id="2062" w:author="Kevin Chege" w:date="2021-05-06T09:49:00Z">
              <w:rPr>
                <w:rFonts w:ascii="Courier New" w:eastAsia="Times New Roman" w:hAnsi="Courier New" w:cs="Courier New"/>
                <w:color w:val="000000"/>
                <w:sz w:val="21"/>
                <w:szCs w:val="21"/>
              </w:rPr>
            </w:rPrChange>
          </w:rPr>
          <w:t>Preference: 5</w:t>
        </w:r>
      </w:ins>
    </w:p>
    <w:p w14:paraId="67F18CDD" w14:textId="77777777" w:rsidR="0033127B" w:rsidRPr="0033127B" w:rsidRDefault="0033127B" w:rsidP="0033127B">
      <w:pPr>
        <w:widowControl/>
        <w:ind w:left="630"/>
        <w:rPr>
          <w:ins w:id="2063" w:author="Kevin Chege" w:date="2021-05-06T09:39:00Z"/>
          <w:rFonts w:ascii="Courier New" w:eastAsia="Courier New" w:hAnsi="Courier New" w:cs="Courier New"/>
          <w:color w:val="000000"/>
          <w:sz w:val="21"/>
          <w:szCs w:val="21"/>
          <w:rPrChange w:id="2064" w:author="Kevin Chege" w:date="2021-05-06T09:49:00Z">
            <w:rPr>
              <w:ins w:id="2065" w:author="Kevin Chege" w:date="2021-05-06T09:39:00Z"/>
              <w:rFonts w:ascii="Times New Roman" w:eastAsia="Times New Roman" w:hAnsi="Times New Roman" w:cs="Times New Roman"/>
              <w:sz w:val="24"/>
              <w:szCs w:val="24"/>
            </w:rPr>
          </w:rPrChange>
        </w:rPr>
        <w:pPrChange w:id="2066" w:author="Kevin Chege" w:date="2021-05-06T09:49:00Z">
          <w:pPr>
            <w:widowControl/>
          </w:pPr>
        </w:pPrChange>
      </w:pPr>
      <w:ins w:id="2067" w:author="Kevin Chege" w:date="2021-05-06T09:39:00Z">
        <w:r w:rsidRPr="0033127B">
          <w:rPr>
            <w:rFonts w:ascii="Courier New" w:eastAsia="Courier New" w:hAnsi="Courier New" w:cs="Courier New"/>
            <w:color w:val="000000"/>
            <w:sz w:val="21"/>
            <w:szCs w:val="21"/>
            <w:rPrChange w:id="2068" w:author="Kevin Chege" w:date="2021-05-06T09:49:00Z">
              <w:rPr>
                <w:rFonts w:ascii="Courier New" w:eastAsia="Times New Roman" w:hAnsi="Courier New" w:cs="Courier New"/>
                <w:color w:val="000000"/>
                <w:sz w:val="21"/>
                <w:szCs w:val="21"/>
              </w:rPr>
            </w:rPrChange>
          </w:rPr>
          <w:t>Protocol version: 1</w:t>
        </w:r>
      </w:ins>
    </w:p>
    <w:p w14:paraId="38B5DC38" w14:textId="77777777" w:rsidR="0033127B" w:rsidRPr="0033127B" w:rsidRDefault="0033127B" w:rsidP="0033127B">
      <w:pPr>
        <w:widowControl/>
        <w:ind w:left="630"/>
        <w:rPr>
          <w:ins w:id="2069" w:author="Kevin Chege" w:date="2021-05-06T09:39:00Z"/>
          <w:rFonts w:ascii="Courier New" w:eastAsia="Courier New" w:hAnsi="Courier New" w:cs="Courier New"/>
          <w:color w:val="000000"/>
          <w:sz w:val="21"/>
          <w:szCs w:val="21"/>
          <w:rPrChange w:id="2070" w:author="Kevin Chege" w:date="2021-05-06T09:49:00Z">
            <w:rPr>
              <w:ins w:id="2071" w:author="Kevin Chege" w:date="2021-05-06T09:39:00Z"/>
              <w:rFonts w:ascii="Times New Roman" w:eastAsia="Times New Roman" w:hAnsi="Times New Roman" w:cs="Times New Roman"/>
              <w:sz w:val="24"/>
              <w:szCs w:val="24"/>
            </w:rPr>
          </w:rPrChange>
        </w:rPr>
        <w:pPrChange w:id="2072" w:author="Kevin Chege" w:date="2021-05-06T09:49:00Z">
          <w:pPr>
            <w:widowControl/>
          </w:pPr>
        </w:pPrChange>
      </w:pPr>
      <w:ins w:id="2073" w:author="Kevin Chege" w:date="2021-05-06T09:39:00Z">
        <w:r w:rsidRPr="0033127B">
          <w:rPr>
            <w:rFonts w:ascii="Courier New" w:eastAsia="Courier New" w:hAnsi="Courier New" w:cs="Courier New"/>
            <w:color w:val="000000"/>
            <w:sz w:val="21"/>
            <w:szCs w:val="21"/>
            <w:rPrChange w:id="2074" w:author="Kevin Chege" w:date="2021-05-06T09:49:00Z">
              <w:rPr>
                <w:rFonts w:ascii="Courier New" w:eastAsia="Times New Roman" w:hAnsi="Courier New" w:cs="Courier New"/>
                <w:color w:val="000000"/>
                <w:sz w:val="21"/>
                <w:szCs w:val="21"/>
              </w:rPr>
            </w:rPrChange>
          </w:rPr>
          <w:t>State: synced</w:t>
        </w:r>
      </w:ins>
    </w:p>
    <w:p w14:paraId="33CE1355" w14:textId="77777777" w:rsidR="0033127B" w:rsidRPr="0033127B" w:rsidRDefault="0033127B" w:rsidP="0033127B">
      <w:pPr>
        <w:widowControl/>
        <w:ind w:left="630"/>
        <w:rPr>
          <w:ins w:id="2075" w:author="Kevin Chege" w:date="2021-05-06T09:39:00Z"/>
          <w:rFonts w:ascii="Courier New" w:eastAsia="Courier New" w:hAnsi="Courier New" w:cs="Courier New"/>
          <w:color w:val="000000"/>
          <w:sz w:val="21"/>
          <w:szCs w:val="21"/>
          <w:rPrChange w:id="2076" w:author="Kevin Chege" w:date="2021-05-06T09:49:00Z">
            <w:rPr>
              <w:ins w:id="2077" w:author="Kevin Chege" w:date="2021-05-06T09:39:00Z"/>
              <w:rFonts w:ascii="Times New Roman" w:eastAsia="Times New Roman" w:hAnsi="Times New Roman" w:cs="Times New Roman"/>
              <w:sz w:val="24"/>
              <w:szCs w:val="24"/>
            </w:rPr>
          </w:rPrChange>
        </w:rPr>
        <w:pPrChange w:id="2078" w:author="Kevin Chege" w:date="2021-05-06T09:49:00Z">
          <w:pPr>
            <w:widowControl/>
          </w:pPr>
        </w:pPrChange>
      </w:pPr>
      <w:ins w:id="2079" w:author="Kevin Chege" w:date="2021-05-06T09:39:00Z">
        <w:r w:rsidRPr="0033127B">
          <w:rPr>
            <w:rFonts w:ascii="Courier New" w:eastAsia="Courier New" w:hAnsi="Courier New" w:cs="Courier New"/>
            <w:color w:val="000000"/>
            <w:sz w:val="21"/>
            <w:szCs w:val="21"/>
            <w:rPrChange w:id="2080" w:author="Kevin Chege" w:date="2021-05-06T09:49:00Z">
              <w:rPr>
                <w:rFonts w:ascii="Courier New" w:eastAsia="Times New Roman" w:hAnsi="Courier New" w:cs="Courier New"/>
                <w:color w:val="000000"/>
                <w:sz w:val="21"/>
                <w:szCs w:val="21"/>
              </w:rPr>
            </w:rPrChange>
          </w:rPr>
          <w:t>Last update sync: 0:23:06 ago</w:t>
        </w:r>
      </w:ins>
    </w:p>
    <w:p w14:paraId="03C86632" w14:textId="77777777" w:rsidR="0033127B" w:rsidRPr="0033127B" w:rsidRDefault="0033127B" w:rsidP="0033127B">
      <w:pPr>
        <w:widowControl/>
        <w:ind w:left="630"/>
        <w:rPr>
          <w:ins w:id="2081" w:author="Kevin Chege" w:date="2021-05-06T09:39:00Z"/>
          <w:rFonts w:ascii="Courier New" w:eastAsia="Courier New" w:hAnsi="Courier New" w:cs="Courier New"/>
          <w:color w:val="000000"/>
          <w:sz w:val="21"/>
          <w:szCs w:val="21"/>
          <w:rPrChange w:id="2082" w:author="Kevin Chege" w:date="2021-05-06T09:49:00Z">
            <w:rPr>
              <w:ins w:id="2083" w:author="Kevin Chege" w:date="2021-05-06T09:39:00Z"/>
              <w:rFonts w:ascii="Times New Roman" w:eastAsia="Times New Roman" w:hAnsi="Times New Roman" w:cs="Times New Roman"/>
              <w:sz w:val="24"/>
              <w:szCs w:val="24"/>
            </w:rPr>
          </w:rPrChange>
        </w:rPr>
        <w:pPrChange w:id="2084" w:author="Kevin Chege" w:date="2021-05-06T09:49:00Z">
          <w:pPr>
            <w:widowControl/>
          </w:pPr>
        </w:pPrChange>
      </w:pPr>
      <w:ins w:id="2085" w:author="Kevin Chege" w:date="2021-05-06T09:39:00Z">
        <w:r w:rsidRPr="0033127B">
          <w:rPr>
            <w:rFonts w:ascii="Courier New" w:eastAsia="Courier New" w:hAnsi="Courier New" w:cs="Courier New"/>
            <w:color w:val="000000"/>
            <w:sz w:val="21"/>
            <w:szCs w:val="21"/>
            <w:rPrChange w:id="2086" w:author="Kevin Chege" w:date="2021-05-06T09:49:00Z">
              <w:rPr>
                <w:rFonts w:ascii="Courier New" w:eastAsia="Times New Roman" w:hAnsi="Courier New" w:cs="Courier New"/>
                <w:color w:val="000000"/>
                <w:sz w:val="21"/>
                <w:szCs w:val="21"/>
              </w:rPr>
            </w:rPrChange>
          </w:rPr>
          <w:t>Last full sync: 0:48:59 ago</w:t>
        </w:r>
      </w:ins>
    </w:p>
    <w:p w14:paraId="3A053620" w14:textId="77777777" w:rsidR="0033127B" w:rsidRPr="0033127B" w:rsidRDefault="0033127B" w:rsidP="0033127B">
      <w:pPr>
        <w:widowControl/>
        <w:ind w:left="630"/>
        <w:rPr>
          <w:ins w:id="2087" w:author="Kevin Chege" w:date="2021-05-06T09:39:00Z"/>
          <w:rFonts w:ascii="Courier New" w:eastAsia="Courier New" w:hAnsi="Courier New" w:cs="Courier New"/>
          <w:color w:val="000000"/>
          <w:sz w:val="21"/>
          <w:szCs w:val="21"/>
          <w:rPrChange w:id="2088" w:author="Kevin Chege" w:date="2021-05-06T09:49:00Z">
            <w:rPr>
              <w:ins w:id="2089" w:author="Kevin Chege" w:date="2021-05-06T09:39:00Z"/>
              <w:rFonts w:ascii="Times New Roman" w:eastAsia="Times New Roman" w:hAnsi="Times New Roman" w:cs="Times New Roman"/>
              <w:sz w:val="24"/>
              <w:szCs w:val="24"/>
            </w:rPr>
          </w:rPrChange>
        </w:rPr>
        <w:pPrChange w:id="2090" w:author="Kevin Chege" w:date="2021-05-06T09:49:00Z">
          <w:pPr>
            <w:widowControl/>
          </w:pPr>
        </w:pPrChange>
      </w:pPr>
      <w:ins w:id="2091" w:author="Kevin Chege" w:date="2021-05-06T09:39:00Z">
        <w:r w:rsidRPr="0033127B">
          <w:rPr>
            <w:rFonts w:ascii="Courier New" w:eastAsia="Courier New" w:hAnsi="Courier New" w:cs="Courier New"/>
            <w:color w:val="000000"/>
            <w:sz w:val="21"/>
            <w:szCs w:val="21"/>
            <w:rPrChange w:id="2092" w:author="Kevin Chege" w:date="2021-05-06T09:49:00Z">
              <w:rPr>
                <w:rFonts w:ascii="Courier New" w:eastAsia="Times New Roman" w:hAnsi="Courier New" w:cs="Courier New"/>
                <w:color w:val="000000"/>
                <w:sz w:val="21"/>
                <w:szCs w:val="21"/>
              </w:rPr>
            </w:rPrChange>
          </w:rPr>
          <w:t>Last serial query: 0:23:12 ago</w:t>
        </w:r>
      </w:ins>
    </w:p>
    <w:p w14:paraId="74FA38AC" w14:textId="77777777" w:rsidR="0033127B" w:rsidRPr="0033127B" w:rsidRDefault="0033127B" w:rsidP="0033127B">
      <w:pPr>
        <w:widowControl/>
        <w:ind w:left="630"/>
        <w:rPr>
          <w:ins w:id="2093" w:author="Kevin Chege" w:date="2021-05-06T09:39:00Z"/>
          <w:rFonts w:ascii="Courier New" w:eastAsia="Courier New" w:hAnsi="Courier New" w:cs="Courier New"/>
          <w:color w:val="000000"/>
          <w:sz w:val="21"/>
          <w:szCs w:val="21"/>
          <w:rPrChange w:id="2094" w:author="Kevin Chege" w:date="2021-05-06T09:49:00Z">
            <w:rPr>
              <w:ins w:id="2095" w:author="Kevin Chege" w:date="2021-05-06T09:39:00Z"/>
              <w:rFonts w:ascii="Times New Roman" w:eastAsia="Times New Roman" w:hAnsi="Times New Roman" w:cs="Times New Roman"/>
              <w:sz w:val="24"/>
              <w:szCs w:val="24"/>
            </w:rPr>
          </w:rPrChange>
        </w:rPr>
        <w:pPrChange w:id="2096" w:author="Kevin Chege" w:date="2021-05-06T09:49:00Z">
          <w:pPr>
            <w:widowControl/>
          </w:pPr>
        </w:pPrChange>
      </w:pPr>
      <w:ins w:id="2097" w:author="Kevin Chege" w:date="2021-05-06T09:39:00Z">
        <w:r w:rsidRPr="0033127B">
          <w:rPr>
            <w:rFonts w:ascii="Courier New" w:eastAsia="Courier New" w:hAnsi="Courier New" w:cs="Courier New"/>
            <w:color w:val="000000"/>
            <w:sz w:val="21"/>
            <w:szCs w:val="21"/>
            <w:rPrChange w:id="2098" w:author="Kevin Chege" w:date="2021-05-06T09:49:00Z">
              <w:rPr>
                <w:rFonts w:ascii="Courier New" w:eastAsia="Times New Roman" w:hAnsi="Courier New" w:cs="Courier New"/>
                <w:color w:val="000000"/>
                <w:sz w:val="21"/>
                <w:szCs w:val="21"/>
              </w:rPr>
            </w:rPrChange>
          </w:rPr>
          <w:t>Last reset query: 0:49:06 ago</w:t>
        </w:r>
      </w:ins>
    </w:p>
    <w:p w14:paraId="3E5D1087" w14:textId="77777777" w:rsidR="0033127B" w:rsidRPr="0033127B" w:rsidRDefault="0033127B" w:rsidP="0033127B">
      <w:pPr>
        <w:widowControl/>
        <w:ind w:left="630"/>
        <w:rPr>
          <w:ins w:id="2099" w:author="Kevin Chege" w:date="2021-05-06T09:39:00Z"/>
          <w:rFonts w:ascii="Courier New" w:eastAsia="Courier New" w:hAnsi="Courier New" w:cs="Courier New"/>
          <w:color w:val="000000"/>
          <w:sz w:val="21"/>
          <w:szCs w:val="21"/>
          <w:rPrChange w:id="2100" w:author="Kevin Chege" w:date="2021-05-06T09:49:00Z">
            <w:rPr>
              <w:ins w:id="2101" w:author="Kevin Chege" w:date="2021-05-06T09:39:00Z"/>
              <w:rFonts w:ascii="Times New Roman" w:eastAsia="Times New Roman" w:hAnsi="Times New Roman" w:cs="Times New Roman"/>
              <w:sz w:val="24"/>
              <w:szCs w:val="24"/>
            </w:rPr>
          </w:rPrChange>
        </w:rPr>
        <w:pPrChange w:id="2102" w:author="Kevin Chege" w:date="2021-05-06T09:49:00Z">
          <w:pPr>
            <w:widowControl/>
          </w:pPr>
        </w:pPrChange>
      </w:pPr>
      <w:ins w:id="2103" w:author="Kevin Chege" w:date="2021-05-06T09:39:00Z">
        <w:r w:rsidRPr="0033127B">
          <w:rPr>
            <w:rFonts w:ascii="Courier New" w:eastAsia="Courier New" w:hAnsi="Courier New" w:cs="Courier New"/>
            <w:color w:val="000000"/>
            <w:sz w:val="21"/>
            <w:szCs w:val="21"/>
            <w:rPrChange w:id="2104" w:author="Kevin Chege" w:date="2021-05-06T09:49:00Z">
              <w:rPr>
                <w:rFonts w:ascii="Courier New" w:eastAsia="Times New Roman" w:hAnsi="Courier New" w:cs="Courier New"/>
                <w:color w:val="000000"/>
                <w:sz w:val="21"/>
                <w:szCs w:val="21"/>
              </w:rPr>
            </w:rPrChange>
          </w:rPr>
          <w:t>Entries: 241230</w:t>
        </w:r>
      </w:ins>
    </w:p>
    <w:p w14:paraId="134FD034" w14:textId="77777777" w:rsidR="0033127B" w:rsidRPr="0033127B" w:rsidRDefault="0033127B" w:rsidP="0033127B">
      <w:pPr>
        <w:widowControl/>
        <w:ind w:left="630"/>
        <w:rPr>
          <w:ins w:id="2105" w:author="Kevin Chege" w:date="2021-05-06T09:39:00Z"/>
          <w:rFonts w:ascii="Courier New" w:eastAsia="Courier New" w:hAnsi="Courier New" w:cs="Courier New"/>
          <w:color w:val="000000"/>
          <w:sz w:val="21"/>
          <w:szCs w:val="21"/>
          <w:rPrChange w:id="2106" w:author="Kevin Chege" w:date="2021-05-06T09:49:00Z">
            <w:rPr>
              <w:ins w:id="2107" w:author="Kevin Chege" w:date="2021-05-06T09:39:00Z"/>
              <w:rFonts w:ascii="Times New Roman" w:eastAsia="Times New Roman" w:hAnsi="Times New Roman" w:cs="Times New Roman"/>
              <w:sz w:val="24"/>
              <w:szCs w:val="24"/>
            </w:rPr>
          </w:rPrChange>
        </w:rPr>
        <w:pPrChange w:id="2108" w:author="Kevin Chege" w:date="2021-05-06T09:49:00Z">
          <w:pPr>
            <w:widowControl/>
          </w:pPr>
        </w:pPrChange>
      </w:pPr>
      <w:ins w:id="2109" w:author="Kevin Chege" w:date="2021-05-06T09:39:00Z">
        <w:r w:rsidRPr="0033127B">
          <w:rPr>
            <w:rFonts w:ascii="Courier New" w:eastAsia="Courier New" w:hAnsi="Courier New" w:cs="Courier New"/>
            <w:color w:val="000000"/>
            <w:sz w:val="21"/>
            <w:szCs w:val="21"/>
            <w:rPrChange w:id="2110" w:author="Kevin Chege" w:date="2021-05-06T09:49:00Z">
              <w:rPr>
                <w:rFonts w:ascii="Courier New" w:eastAsia="Times New Roman" w:hAnsi="Courier New" w:cs="Courier New"/>
                <w:color w:val="000000"/>
                <w:sz w:val="21"/>
                <w:szCs w:val="21"/>
              </w:rPr>
            </w:rPrChange>
          </w:rPr>
          <w:t>Connection: Active (0:49:06)</w:t>
        </w:r>
      </w:ins>
    </w:p>
    <w:p w14:paraId="77F32777" w14:textId="77777777" w:rsidR="0033127B" w:rsidRPr="0033127B" w:rsidRDefault="0033127B" w:rsidP="0033127B">
      <w:pPr>
        <w:widowControl/>
        <w:ind w:left="630"/>
        <w:rPr>
          <w:ins w:id="2111" w:author="Kevin Chege" w:date="2021-05-06T09:39:00Z"/>
          <w:rFonts w:ascii="Courier New" w:eastAsia="Courier New" w:hAnsi="Courier New" w:cs="Courier New"/>
          <w:color w:val="000000"/>
          <w:sz w:val="21"/>
          <w:szCs w:val="21"/>
          <w:rPrChange w:id="2112" w:author="Kevin Chege" w:date="2021-05-06T09:49:00Z">
            <w:rPr>
              <w:ins w:id="2113" w:author="Kevin Chege" w:date="2021-05-06T09:39:00Z"/>
              <w:rFonts w:ascii="Times New Roman" w:eastAsia="Times New Roman" w:hAnsi="Times New Roman" w:cs="Times New Roman"/>
              <w:sz w:val="24"/>
              <w:szCs w:val="24"/>
            </w:rPr>
          </w:rPrChange>
        </w:rPr>
        <w:pPrChange w:id="2114" w:author="Kevin Chege" w:date="2021-05-06T09:49:00Z">
          <w:pPr>
            <w:widowControl/>
          </w:pPr>
        </w:pPrChange>
      </w:pPr>
    </w:p>
    <w:p w14:paraId="463DF27F" w14:textId="77777777" w:rsidR="0033127B" w:rsidRPr="0033127B" w:rsidRDefault="0033127B" w:rsidP="0033127B">
      <w:pPr>
        <w:widowControl/>
        <w:ind w:left="630"/>
        <w:rPr>
          <w:ins w:id="2115" w:author="Kevin Chege" w:date="2021-05-06T09:39:00Z"/>
          <w:rFonts w:ascii="Courier New" w:eastAsia="Courier New" w:hAnsi="Courier New" w:cs="Courier New"/>
          <w:color w:val="000000"/>
          <w:sz w:val="21"/>
          <w:szCs w:val="21"/>
          <w:rPrChange w:id="2116" w:author="Kevin Chege" w:date="2021-05-06T09:49:00Z">
            <w:rPr>
              <w:ins w:id="2117" w:author="Kevin Chege" w:date="2021-05-06T09:39:00Z"/>
              <w:rFonts w:ascii="Times New Roman" w:eastAsia="Times New Roman" w:hAnsi="Times New Roman" w:cs="Times New Roman"/>
              <w:sz w:val="24"/>
              <w:szCs w:val="24"/>
            </w:rPr>
          </w:rPrChange>
        </w:rPr>
        <w:pPrChange w:id="2118" w:author="Kevin Chege" w:date="2021-05-06T09:49:00Z">
          <w:pPr>
            <w:widowControl/>
          </w:pPr>
        </w:pPrChange>
      </w:pPr>
      <w:ins w:id="2119" w:author="Kevin Chege" w:date="2021-05-06T09:39:00Z">
        <w:r w:rsidRPr="0033127B">
          <w:rPr>
            <w:rFonts w:ascii="Courier New" w:eastAsia="Courier New" w:hAnsi="Courier New" w:cs="Courier New"/>
            <w:color w:val="000000"/>
            <w:sz w:val="21"/>
            <w:szCs w:val="21"/>
            <w:rPrChange w:id="2120" w:author="Kevin Chege" w:date="2021-05-06T09:49:00Z">
              <w:rPr>
                <w:rFonts w:ascii="Courier New" w:eastAsia="Times New Roman" w:hAnsi="Courier New" w:cs="Courier New"/>
                <w:color w:val="000000"/>
                <w:sz w:val="21"/>
                <w:szCs w:val="21"/>
              </w:rPr>
            </w:rPrChange>
          </w:rPr>
          <w:t xml:space="preserve"># show </w:t>
        </w:r>
        <w:proofErr w:type="spellStart"/>
        <w:r w:rsidRPr="0033127B">
          <w:rPr>
            <w:rFonts w:ascii="Courier New" w:eastAsia="Courier New" w:hAnsi="Courier New" w:cs="Courier New"/>
            <w:color w:val="000000"/>
            <w:sz w:val="21"/>
            <w:szCs w:val="21"/>
            <w:rPrChange w:id="2121" w:author="Kevin Chege" w:date="2021-05-06T09:49:00Z">
              <w:rPr>
                <w:rFonts w:ascii="Courier New" w:eastAsia="Times New Roman" w:hAnsi="Courier New" w:cs="Courier New"/>
                <w:color w:val="000000"/>
                <w:sz w:val="21"/>
                <w:szCs w:val="21"/>
              </w:rPr>
            </w:rPrChange>
          </w:rPr>
          <w:t>bgp</w:t>
        </w:r>
        <w:proofErr w:type="spellEnd"/>
        <w:r w:rsidRPr="0033127B">
          <w:rPr>
            <w:rFonts w:ascii="Courier New" w:eastAsia="Courier New" w:hAnsi="Courier New" w:cs="Courier New"/>
            <w:color w:val="000000"/>
            <w:sz w:val="21"/>
            <w:szCs w:val="21"/>
            <w:rPrChange w:id="2122" w:author="Kevin Chege" w:date="2021-05-06T09:49:00Z">
              <w:rPr>
                <w:rFonts w:ascii="Courier New" w:eastAsia="Times New Roman" w:hAnsi="Courier New" w:cs="Courier New"/>
                <w:color w:val="000000"/>
                <w:sz w:val="21"/>
                <w:szCs w:val="21"/>
              </w:rPr>
            </w:rPrChange>
          </w:rPr>
          <w:t xml:space="preserve"> </w:t>
        </w:r>
        <w:proofErr w:type="spellStart"/>
        <w:r w:rsidRPr="0033127B">
          <w:rPr>
            <w:rFonts w:ascii="Courier New" w:eastAsia="Courier New" w:hAnsi="Courier New" w:cs="Courier New"/>
            <w:color w:val="000000"/>
            <w:sz w:val="21"/>
            <w:szCs w:val="21"/>
            <w:rPrChange w:id="2123" w:author="Kevin Chege" w:date="2021-05-06T09:49:00Z">
              <w:rPr>
                <w:rFonts w:ascii="Courier New" w:eastAsia="Times New Roman" w:hAnsi="Courier New" w:cs="Courier New"/>
                <w:color w:val="000000"/>
                <w:sz w:val="21"/>
                <w:szCs w:val="21"/>
              </w:rPr>
            </w:rPrChange>
          </w:rPr>
          <w:t>rpki</w:t>
        </w:r>
        <w:proofErr w:type="spellEnd"/>
        <w:r w:rsidRPr="0033127B">
          <w:rPr>
            <w:rFonts w:ascii="Courier New" w:eastAsia="Courier New" w:hAnsi="Courier New" w:cs="Courier New"/>
            <w:color w:val="000000"/>
            <w:sz w:val="21"/>
            <w:szCs w:val="21"/>
            <w:rPrChange w:id="2124" w:author="Kevin Chege" w:date="2021-05-06T09:49:00Z">
              <w:rPr>
                <w:rFonts w:ascii="Courier New" w:eastAsia="Times New Roman" w:hAnsi="Courier New" w:cs="Courier New"/>
                <w:color w:val="000000"/>
                <w:sz w:val="21"/>
                <w:szCs w:val="21"/>
              </w:rPr>
            </w:rPrChange>
          </w:rPr>
          <w:t xml:space="preserve"> </w:t>
        </w:r>
        <w:proofErr w:type="spellStart"/>
        <w:r w:rsidRPr="0033127B">
          <w:rPr>
            <w:rFonts w:ascii="Courier New" w:eastAsia="Courier New" w:hAnsi="Courier New" w:cs="Courier New"/>
            <w:color w:val="000000"/>
            <w:sz w:val="21"/>
            <w:szCs w:val="21"/>
            <w:rPrChange w:id="2125" w:author="Kevin Chege" w:date="2021-05-06T09:49:00Z">
              <w:rPr>
                <w:rFonts w:ascii="Courier New" w:eastAsia="Times New Roman" w:hAnsi="Courier New" w:cs="Courier New"/>
                <w:color w:val="000000"/>
                <w:sz w:val="21"/>
                <w:szCs w:val="21"/>
              </w:rPr>
            </w:rPrChange>
          </w:rPr>
          <w:t>roa</w:t>
        </w:r>
        <w:proofErr w:type="spellEnd"/>
        <w:r w:rsidRPr="0033127B">
          <w:rPr>
            <w:rFonts w:ascii="Courier New" w:eastAsia="Courier New" w:hAnsi="Courier New" w:cs="Courier New"/>
            <w:color w:val="000000"/>
            <w:sz w:val="21"/>
            <w:szCs w:val="21"/>
            <w:rPrChange w:id="2126" w:author="Kevin Chege" w:date="2021-05-06T09:49:00Z">
              <w:rPr>
                <w:rFonts w:ascii="Courier New" w:eastAsia="Times New Roman" w:hAnsi="Courier New" w:cs="Courier New"/>
                <w:color w:val="000000"/>
                <w:sz w:val="21"/>
                <w:szCs w:val="21"/>
              </w:rPr>
            </w:rPrChange>
          </w:rPr>
          <w:t xml:space="preserve"> summary </w:t>
        </w:r>
      </w:ins>
    </w:p>
    <w:p w14:paraId="518CCC20" w14:textId="77777777" w:rsidR="0033127B" w:rsidRPr="0033127B" w:rsidRDefault="0033127B" w:rsidP="0033127B">
      <w:pPr>
        <w:widowControl/>
        <w:ind w:left="630"/>
        <w:rPr>
          <w:ins w:id="2127" w:author="Kevin Chege" w:date="2021-05-06T09:39:00Z"/>
          <w:rFonts w:ascii="Courier New" w:eastAsia="Courier New" w:hAnsi="Courier New" w:cs="Courier New"/>
          <w:color w:val="000000"/>
          <w:sz w:val="21"/>
          <w:szCs w:val="21"/>
          <w:rPrChange w:id="2128" w:author="Kevin Chege" w:date="2021-05-06T09:49:00Z">
            <w:rPr>
              <w:ins w:id="2129" w:author="Kevin Chege" w:date="2021-05-06T09:39:00Z"/>
              <w:rFonts w:ascii="Times New Roman" w:eastAsia="Times New Roman" w:hAnsi="Times New Roman" w:cs="Times New Roman"/>
              <w:sz w:val="24"/>
              <w:szCs w:val="24"/>
            </w:rPr>
          </w:rPrChange>
        </w:rPr>
        <w:pPrChange w:id="2130" w:author="Kevin Chege" w:date="2021-05-06T09:49:00Z">
          <w:pPr>
            <w:widowControl/>
          </w:pPr>
        </w:pPrChange>
      </w:pPr>
      <w:ins w:id="2131" w:author="Kevin Chege" w:date="2021-05-06T09:39:00Z">
        <w:r w:rsidRPr="0033127B">
          <w:rPr>
            <w:rFonts w:ascii="Courier New" w:eastAsia="Courier New" w:hAnsi="Courier New" w:cs="Courier New"/>
            <w:color w:val="000000"/>
            <w:sz w:val="21"/>
            <w:szCs w:val="21"/>
            <w:rPrChange w:id="2132" w:author="Kevin Chege" w:date="2021-05-06T09:49:00Z">
              <w:rPr>
                <w:rFonts w:ascii="Courier New" w:eastAsia="Times New Roman" w:hAnsi="Courier New" w:cs="Courier New"/>
                <w:color w:val="000000"/>
                <w:sz w:val="21"/>
                <w:szCs w:val="21"/>
              </w:rPr>
            </w:rPrChange>
          </w:rPr>
          <w:t>   Cache              IPv4     IPv6 </w:t>
        </w:r>
      </w:ins>
    </w:p>
    <w:p w14:paraId="217FC73C" w14:textId="77777777" w:rsidR="0033127B" w:rsidRPr="0033127B" w:rsidRDefault="0033127B" w:rsidP="0033127B">
      <w:pPr>
        <w:widowControl/>
        <w:ind w:left="630"/>
        <w:rPr>
          <w:ins w:id="2133" w:author="Kevin Chege" w:date="2021-05-06T09:39:00Z"/>
          <w:rFonts w:ascii="Courier New" w:eastAsia="Courier New" w:hAnsi="Courier New" w:cs="Courier New"/>
          <w:color w:val="000000"/>
          <w:sz w:val="21"/>
          <w:szCs w:val="21"/>
          <w:rPrChange w:id="2134" w:author="Kevin Chege" w:date="2021-05-06T09:49:00Z">
            <w:rPr>
              <w:ins w:id="2135" w:author="Kevin Chege" w:date="2021-05-06T09:39:00Z"/>
              <w:rFonts w:ascii="Times New Roman" w:eastAsia="Times New Roman" w:hAnsi="Times New Roman" w:cs="Times New Roman"/>
              <w:sz w:val="24"/>
              <w:szCs w:val="24"/>
            </w:rPr>
          </w:rPrChange>
        </w:rPr>
        <w:pPrChange w:id="2136" w:author="Kevin Chege" w:date="2021-05-06T09:49:00Z">
          <w:pPr>
            <w:widowControl/>
          </w:pPr>
        </w:pPrChange>
      </w:pPr>
      <w:ins w:id="2137" w:author="Kevin Chege" w:date="2021-05-06T09:39:00Z">
        <w:r w:rsidRPr="0033127B">
          <w:rPr>
            <w:rFonts w:ascii="Courier New" w:eastAsia="Courier New" w:hAnsi="Courier New" w:cs="Courier New"/>
            <w:color w:val="000000"/>
            <w:sz w:val="21"/>
            <w:szCs w:val="21"/>
            <w:rPrChange w:id="2138" w:author="Kevin Chege" w:date="2021-05-06T09:49:00Z">
              <w:rPr>
                <w:rFonts w:ascii="Courier New" w:eastAsia="Times New Roman" w:hAnsi="Courier New" w:cs="Courier New"/>
                <w:color w:val="000000"/>
                <w:sz w:val="21"/>
                <w:szCs w:val="21"/>
              </w:rPr>
            </w:rPrChange>
          </w:rPr>
          <w:t>---------------- ------------ ----- </w:t>
        </w:r>
      </w:ins>
    </w:p>
    <w:p w14:paraId="3E0B19F2" w14:textId="77777777" w:rsidR="0033127B" w:rsidRPr="0033127B" w:rsidRDefault="0033127B" w:rsidP="0033127B">
      <w:pPr>
        <w:widowControl/>
        <w:ind w:left="630"/>
        <w:rPr>
          <w:ins w:id="2139" w:author="Kevin Chege" w:date="2021-05-06T09:39:00Z"/>
          <w:rFonts w:ascii="Courier New" w:eastAsia="Courier New" w:hAnsi="Courier New" w:cs="Courier New"/>
          <w:color w:val="000000"/>
          <w:sz w:val="21"/>
          <w:szCs w:val="21"/>
          <w:rPrChange w:id="2140" w:author="Kevin Chege" w:date="2021-05-06T09:49:00Z">
            <w:rPr>
              <w:ins w:id="2141" w:author="Kevin Chege" w:date="2021-05-06T09:39:00Z"/>
              <w:rFonts w:ascii="Times New Roman" w:eastAsia="Times New Roman" w:hAnsi="Times New Roman" w:cs="Times New Roman"/>
              <w:sz w:val="24"/>
              <w:szCs w:val="24"/>
            </w:rPr>
          </w:rPrChange>
        </w:rPr>
        <w:pPrChange w:id="2142" w:author="Kevin Chege" w:date="2021-05-06T09:49:00Z">
          <w:pPr>
            <w:widowControl/>
          </w:pPr>
        </w:pPrChange>
      </w:pPr>
      <w:ins w:id="2143" w:author="Kevin Chege" w:date="2021-05-06T09:39:00Z">
        <w:r w:rsidRPr="0033127B">
          <w:rPr>
            <w:rFonts w:ascii="Courier New" w:eastAsia="Courier New" w:hAnsi="Courier New" w:cs="Courier New"/>
            <w:color w:val="000000"/>
            <w:sz w:val="21"/>
            <w:szCs w:val="21"/>
            <w:rPrChange w:id="2144" w:author="Kevin Chege" w:date="2021-05-06T09:49:00Z">
              <w:rPr>
                <w:rFonts w:ascii="Courier New" w:eastAsia="Times New Roman" w:hAnsi="Courier New" w:cs="Courier New"/>
                <w:color w:val="000000"/>
                <w:sz w:val="21"/>
                <w:szCs w:val="21"/>
              </w:rPr>
            </w:rPrChange>
          </w:rPr>
          <w:t>   cache1           206370    34870 </w:t>
        </w:r>
      </w:ins>
    </w:p>
    <w:p w14:paraId="4AEF27E3" w14:textId="77777777" w:rsidR="0033127B" w:rsidRPr="0033127B" w:rsidRDefault="0033127B" w:rsidP="0033127B">
      <w:pPr>
        <w:widowControl/>
        <w:ind w:left="630"/>
        <w:rPr>
          <w:ins w:id="2145" w:author="Kevin Chege" w:date="2021-05-06T09:39:00Z"/>
          <w:rFonts w:ascii="Courier New" w:eastAsia="Courier New" w:hAnsi="Courier New" w:cs="Courier New"/>
          <w:color w:val="000000"/>
          <w:sz w:val="21"/>
          <w:szCs w:val="21"/>
          <w:rPrChange w:id="2146" w:author="Kevin Chege" w:date="2021-05-06T09:49:00Z">
            <w:rPr>
              <w:ins w:id="2147" w:author="Kevin Chege" w:date="2021-05-06T09:39:00Z"/>
              <w:rFonts w:ascii="Times New Roman" w:eastAsia="Times New Roman" w:hAnsi="Times New Roman" w:cs="Times New Roman"/>
              <w:sz w:val="24"/>
              <w:szCs w:val="24"/>
            </w:rPr>
          </w:rPrChange>
        </w:rPr>
        <w:pPrChange w:id="2148" w:author="Kevin Chege" w:date="2021-05-06T09:49:00Z">
          <w:pPr>
            <w:widowControl/>
          </w:pPr>
        </w:pPrChange>
      </w:pPr>
      <w:ins w:id="2149" w:author="Kevin Chege" w:date="2021-05-06T09:39:00Z">
        <w:r w:rsidRPr="0033127B">
          <w:rPr>
            <w:rFonts w:ascii="Courier New" w:eastAsia="Courier New" w:hAnsi="Courier New" w:cs="Courier New"/>
            <w:color w:val="000000"/>
            <w:sz w:val="21"/>
            <w:szCs w:val="21"/>
            <w:rPrChange w:id="2150" w:author="Kevin Chege" w:date="2021-05-06T09:49:00Z">
              <w:rPr>
                <w:rFonts w:ascii="Courier New" w:eastAsia="Times New Roman" w:hAnsi="Courier New" w:cs="Courier New"/>
                <w:color w:val="000000"/>
                <w:sz w:val="21"/>
                <w:szCs w:val="21"/>
              </w:rPr>
            </w:rPrChange>
          </w:rPr>
          <w:t>   cache2           206364    34866 </w:t>
        </w:r>
      </w:ins>
    </w:p>
    <w:p w14:paraId="53DA1A89" w14:textId="77777777" w:rsidR="0033127B" w:rsidRPr="0033127B" w:rsidRDefault="0033127B" w:rsidP="0033127B">
      <w:pPr>
        <w:widowControl/>
        <w:ind w:left="630"/>
        <w:rPr>
          <w:ins w:id="2151" w:author="Kevin Chege" w:date="2021-05-06T09:39:00Z"/>
          <w:rFonts w:ascii="Courier New" w:eastAsia="Courier New" w:hAnsi="Courier New" w:cs="Courier New"/>
          <w:color w:val="000000"/>
          <w:sz w:val="21"/>
          <w:szCs w:val="21"/>
          <w:rPrChange w:id="2152" w:author="Kevin Chege" w:date="2021-05-06T09:49:00Z">
            <w:rPr>
              <w:ins w:id="2153" w:author="Kevin Chege" w:date="2021-05-06T09:39:00Z"/>
              <w:rFonts w:ascii="Times New Roman" w:eastAsia="Times New Roman" w:hAnsi="Times New Roman" w:cs="Times New Roman"/>
              <w:sz w:val="24"/>
              <w:szCs w:val="24"/>
            </w:rPr>
          </w:rPrChange>
        </w:rPr>
        <w:pPrChange w:id="2154" w:author="Kevin Chege" w:date="2021-05-06T09:49:00Z">
          <w:pPr>
            <w:widowControl/>
          </w:pPr>
        </w:pPrChange>
      </w:pPr>
    </w:p>
    <w:p w14:paraId="7138E943" w14:textId="77777777" w:rsidR="0033127B" w:rsidRPr="0033127B" w:rsidRDefault="0033127B" w:rsidP="0033127B">
      <w:pPr>
        <w:widowControl/>
        <w:ind w:left="630"/>
        <w:rPr>
          <w:ins w:id="2155" w:author="Kevin Chege" w:date="2021-05-06T09:39:00Z"/>
          <w:rFonts w:ascii="Courier New" w:eastAsia="Courier New" w:hAnsi="Courier New" w:cs="Courier New"/>
          <w:color w:val="000000"/>
          <w:sz w:val="21"/>
          <w:szCs w:val="21"/>
          <w:rPrChange w:id="2156" w:author="Kevin Chege" w:date="2021-05-06T09:49:00Z">
            <w:rPr>
              <w:ins w:id="2157" w:author="Kevin Chege" w:date="2021-05-06T09:39:00Z"/>
              <w:rFonts w:ascii="Times New Roman" w:eastAsia="Times New Roman" w:hAnsi="Times New Roman" w:cs="Times New Roman"/>
              <w:sz w:val="24"/>
              <w:szCs w:val="24"/>
            </w:rPr>
          </w:rPrChange>
        </w:rPr>
        <w:pPrChange w:id="2158" w:author="Kevin Chege" w:date="2021-05-06T09:49:00Z">
          <w:pPr>
            <w:widowControl/>
          </w:pPr>
        </w:pPrChange>
      </w:pPr>
      <w:ins w:id="2159" w:author="Kevin Chege" w:date="2021-05-06T09:39:00Z">
        <w:r w:rsidRPr="0033127B">
          <w:rPr>
            <w:rFonts w:ascii="Courier New" w:eastAsia="Courier New" w:hAnsi="Courier New" w:cs="Courier New"/>
            <w:color w:val="000000"/>
            <w:sz w:val="21"/>
            <w:szCs w:val="21"/>
            <w:rPrChange w:id="2160" w:author="Kevin Chege" w:date="2021-05-06T09:49:00Z">
              <w:rPr>
                <w:rFonts w:ascii="Courier New" w:eastAsia="Times New Roman" w:hAnsi="Courier New" w:cs="Courier New"/>
                <w:color w:val="000000"/>
                <w:sz w:val="21"/>
                <w:szCs w:val="21"/>
              </w:rPr>
            </w:rPrChange>
          </w:rPr>
          <w:t>Total ROAs in local database:</w:t>
        </w:r>
      </w:ins>
    </w:p>
    <w:p w14:paraId="2F5993F8" w14:textId="77777777" w:rsidR="0033127B" w:rsidRPr="0033127B" w:rsidRDefault="0033127B" w:rsidP="0033127B">
      <w:pPr>
        <w:widowControl/>
        <w:ind w:left="630"/>
        <w:rPr>
          <w:ins w:id="2161" w:author="Kevin Chege" w:date="2021-05-06T09:39:00Z"/>
          <w:rFonts w:ascii="Courier New" w:eastAsia="Courier New" w:hAnsi="Courier New" w:cs="Courier New"/>
          <w:color w:val="000000"/>
          <w:sz w:val="21"/>
          <w:szCs w:val="21"/>
          <w:rPrChange w:id="2162" w:author="Kevin Chege" w:date="2021-05-06T09:49:00Z">
            <w:rPr>
              <w:ins w:id="2163" w:author="Kevin Chege" w:date="2021-05-06T09:39:00Z"/>
              <w:rFonts w:ascii="Times New Roman" w:eastAsia="Times New Roman" w:hAnsi="Times New Roman" w:cs="Times New Roman"/>
              <w:sz w:val="24"/>
              <w:szCs w:val="24"/>
            </w:rPr>
          </w:rPrChange>
        </w:rPr>
        <w:pPrChange w:id="2164" w:author="Kevin Chege" w:date="2021-05-06T09:49:00Z">
          <w:pPr>
            <w:widowControl/>
          </w:pPr>
        </w:pPrChange>
      </w:pPr>
      <w:ins w:id="2165" w:author="Kevin Chege" w:date="2021-05-06T09:39:00Z">
        <w:r w:rsidRPr="0033127B">
          <w:rPr>
            <w:rFonts w:ascii="Courier New" w:eastAsia="Courier New" w:hAnsi="Courier New" w:cs="Courier New"/>
            <w:color w:val="000000"/>
            <w:sz w:val="21"/>
            <w:szCs w:val="21"/>
            <w:rPrChange w:id="2166" w:author="Kevin Chege" w:date="2021-05-06T09:49:00Z">
              <w:rPr>
                <w:rFonts w:ascii="Courier New" w:eastAsia="Times New Roman" w:hAnsi="Courier New" w:cs="Courier New"/>
                <w:color w:val="000000"/>
                <w:sz w:val="21"/>
                <w:szCs w:val="21"/>
              </w:rPr>
            </w:rPrChange>
          </w:rPr>
          <w:t>IPv4: 206376</w:t>
        </w:r>
      </w:ins>
    </w:p>
    <w:p w14:paraId="1A8E68D6" w14:textId="77777777" w:rsidR="0033127B" w:rsidRPr="0033127B" w:rsidRDefault="0033127B" w:rsidP="0033127B">
      <w:pPr>
        <w:widowControl/>
        <w:ind w:left="630"/>
        <w:rPr>
          <w:ins w:id="2167" w:author="Kevin Chege" w:date="2021-05-06T09:39:00Z"/>
          <w:rFonts w:ascii="Courier New" w:eastAsia="Courier New" w:hAnsi="Courier New" w:cs="Courier New"/>
          <w:color w:val="000000"/>
          <w:sz w:val="21"/>
          <w:szCs w:val="21"/>
          <w:rPrChange w:id="2168" w:author="Kevin Chege" w:date="2021-05-06T09:49:00Z">
            <w:rPr>
              <w:ins w:id="2169" w:author="Kevin Chege" w:date="2021-05-06T09:39:00Z"/>
              <w:rFonts w:ascii="Times New Roman" w:eastAsia="Times New Roman" w:hAnsi="Times New Roman" w:cs="Times New Roman"/>
              <w:sz w:val="24"/>
              <w:szCs w:val="24"/>
            </w:rPr>
          </w:rPrChange>
        </w:rPr>
        <w:pPrChange w:id="2170" w:author="Kevin Chege" w:date="2021-05-06T09:49:00Z">
          <w:pPr>
            <w:widowControl/>
          </w:pPr>
        </w:pPrChange>
      </w:pPr>
      <w:ins w:id="2171" w:author="Kevin Chege" w:date="2021-05-06T09:39:00Z">
        <w:r w:rsidRPr="0033127B">
          <w:rPr>
            <w:rFonts w:ascii="Courier New" w:eastAsia="Courier New" w:hAnsi="Courier New" w:cs="Courier New"/>
            <w:color w:val="000000"/>
            <w:sz w:val="21"/>
            <w:szCs w:val="21"/>
            <w:rPrChange w:id="2172" w:author="Kevin Chege" w:date="2021-05-06T09:49:00Z">
              <w:rPr>
                <w:rFonts w:ascii="Courier New" w:eastAsia="Times New Roman" w:hAnsi="Courier New" w:cs="Courier New"/>
                <w:color w:val="000000"/>
                <w:sz w:val="21"/>
                <w:szCs w:val="21"/>
              </w:rPr>
            </w:rPrChange>
          </w:rPr>
          <w:t>IPv6: 34872</w:t>
        </w:r>
      </w:ins>
    </w:p>
    <w:p w14:paraId="6458A81E" w14:textId="77777777" w:rsidR="0033127B" w:rsidRPr="0033127B" w:rsidRDefault="0033127B" w:rsidP="0033127B">
      <w:pPr>
        <w:widowControl/>
        <w:rPr>
          <w:ins w:id="2173" w:author="Kevin Chege" w:date="2021-05-06T09:39:00Z"/>
          <w:rFonts w:ascii="Times New Roman" w:eastAsia="Times New Roman" w:hAnsi="Times New Roman" w:cs="Times New Roman"/>
          <w:sz w:val="24"/>
          <w:szCs w:val="24"/>
        </w:rPr>
      </w:pPr>
    </w:p>
    <w:p w14:paraId="38366097" w14:textId="77777777" w:rsidR="0033127B" w:rsidRPr="0033127B" w:rsidRDefault="0033127B" w:rsidP="0033127B">
      <w:pPr>
        <w:pBdr>
          <w:top w:val="nil"/>
          <w:left w:val="nil"/>
          <w:bottom w:val="nil"/>
          <w:right w:val="nil"/>
          <w:between w:val="nil"/>
        </w:pBdr>
        <w:spacing w:before="79"/>
        <w:ind w:left="220"/>
        <w:rPr>
          <w:ins w:id="2174" w:author="Kevin Chege" w:date="2021-05-06T09:39:00Z"/>
          <w:color w:val="000000"/>
          <w:sz w:val="21"/>
          <w:szCs w:val="21"/>
          <w:rPrChange w:id="2175" w:author="Kevin Chege" w:date="2021-05-06T09:50:00Z">
            <w:rPr>
              <w:ins w:id="2176" w:author="Kevin Chege" w:date="2021-05-06T09:39:00Z"/>
              <w:rFonts w:ascii="Times New Roman" w:eastAsia="Times New Roman" w:hAnsi="Times New Roman" w:cs="Times New Roman"/>
              <w:sz w:val="24"/>
              <w:szCs w:val="24"/>
            </w:rPr>
          </w:rPrChange>
        </w:rPr>
        <w:pPrChange w:id="2177" w:author="Kevin Chege" w:date="2021-05-06T09:50:00Z">
          <w:pPr>
            <w:widowControl/>
          </w:pPr>
        </w:pPrChange>
      </w:pPr>
      <w:ins w:id="2178" w:author="Kevin Chege" w:date="2021-05-06T09:39:00Z">
        <w:r w:rsidRPr="0033127B">
          <w:rPr>
            <w:color w:val="000000"/>
            <w:sz w:val="21"/>
            <w:szCs w:val="21"/>
            <w:rPrChange w:id="2179" w:author="Kevin Chege" w:date="2021-05-06T09:50:00Z">
              <w:rPr>
                <w:rFonts w:eastAsia="Times New Roman"/>
                <w:color w:val="000000"/>
              </w:rPr>
            </w:rPrChange>
          </w:rPr>
          <w:t>To enforce RPKI, this can be done either by using Route Control Functions (RCF) or Route Maps.</w:t>
        </w:r>
      </w:ins>
    </w:p>
    <w:p w14:paraId="19244498" w14:textId="77777777" w:rsidR="0033127B" w:rsidRPr="0033127B" w:rsidRDefault="0033127B" w:rsidP="0033127B">
      <w:pPr>
        <w:pBdr>
          <w:top w:val="nil"/>
          <w:left w:val="nil"/>
          <w:bottom w:val="nil"/>
          <w:right w:val="nil"/>
          <w:between w:val="nil"/>
        </w:pBdr>
        <w:spacing w:before="79"/>
        <w:ind w:left="220"/>
        <w:rPr>
          <w:ins w:id="2180" w:author="Kevin Chege" w:date="2021-05-06T09:39:00Z"/>
          <w:color w:val="000000"/>
          <w:sz w:val="21"/>
          <w:szCs w:val="21"/>
          <w:rPrChange w:id="2181" w:author="Kevin Chege" w:date="2021-05-06T09:50:00Z">
            <w:rPr>
              <w:ins w:id="2182" w:author="Kevin Chege" w:date="2021-05-06T09:39:00Z"/>
              <w:rFonts w:ascii="Times New Roman" w:eastAsia="Times New Roman" w:hAnsi="Times New Roman" w:cs="Times New Roman"/>
              <w:sz w:val="24"/>
              <w:szCs w:val="24"/>
            </w:rPr>
          </w:rPrChange>
        </w:rPr>
        <w:pPrChange w:id="2183" w:author="Kevin Chege" w:date="2021-05-06T09:50:00Z">
          <w:pPr>
            <w:widowControl/>
          </w:pPr>
        </w:pPrChange>
      </w:pPr>
    </w:p>
    <w:p w14:paraId="1F68367D" w14:textId="77777777" w:rsidR="0033127B" w:rsidRPr="0033127B" w:rsidRDefault="0033127B" w:rsidP="0033127B">
      <w:pPr>
        <w:pBdr>
          <w:top w:val="nil"/>
          <w:left w:val="nil"/>
          <w:bottom w:val="nil"/>
          <w:right w:val="nil"/>
          <w:between w:val="nil"/>
        </w:pBdr>
        <w:spacing w:before="79"/>
        <w:ind w:left="220"/>
        <w:rPr>
          <w:ins w:id="2184" w:author="Kevin Chege" w:date="2021-05-06T09:39:00Z"/>
          <w:color w:val="000000"/>
          <w:sz w:val="21"/>
          <w:szCs w:val="21"/>
          <w:rPrChange w:id="2185" w:author="Kevin Chege" w:date="2021-05-06T09:50:00Z">
            <w:rPr>
              <w:ins w:id="2186" w:author="Kevin Chege" w:date="2021-05-06T09:39:00Z"/>
              <w:rFonts w:ascii="Times New Roman" w:eastAsia="Times New Roman" w:hAnsi="Times New Roman" w:cs="Times New Roman"/>
              <w:sz w:val="24"/>
              <w:szCs w:val="24"/>
            </w:rPr>
          </w:rPrChange>
        </w:rPr>
        <w:pPrChange w:id="2187" w:author="Kevin Chege" w:date="2021-05-06T09:50:00Z">
          <w:pPr>
            <w:widowControl/>
          </w:pPr>
        </w:pPrChange>
      </w:pPr>
      <w:ins w:id="2188" w:author="Kevin Chege" w:date="2021-05-06T09:39:00Z">
        <w:r w:rsidRPr="0033127B">
          <w:rPr>
            <w:color w:val="000000"/>
            <w:sz w:val="21"/>
            <w:szCs w:val="21"/>
            <w:rPrChange w:id="2189" w:author="Kevin Chege" w:date="2021-05-06T09:50:00Z">
              <w:rPr>
                <w:rFonts w:eastAsia="Times New Roman"/>
                <w:color w:val="000000"/>
              </w:rPr>
            </w:rPrChange>
          </w:rPr>
          <w:t>Example Route Map:</w:t>
        </w:r>
      </w:ins>
    </w:p>
    <w:p w14:paraId="7BFF26E2" w14:textId="77777777" w:rsidR="0033127B" w:rsidRPr="0033127B" w:rsidRDefault="0033127B" w:rsidP="0033127B">
      <w:pPr>
        <w:widowControl/>
        <w:ind w:left="630"/>
        <w:rPr>
          <w:ins w:id="2190" w:author="Kevin Chege" w:date="2021-05-06T09:39:00Z"/>
          <w:rFonts w:ascii="Courier New" w:eastAsia="Courier New" w:hAnsi="Courier New" w:cs="Courier New"/>
          <w:color w:val="000000"/>
          <w:sz w:val="21"/>
          <w:szCs w:val="21"/>
          <w:rPrChange w:id="2191" w:author="Kevin Chege" w:date="2021-05-06T09:49:00Z">
            <w:rPr>
              <w:ins w:id="2192" w:author="Kevin Chege" w:date="2021-05-06T09:39:00Z"/>
              <w:rFonts w:ascii="Times New Roman" w:eastAsia="Times New Roman" w:hAnsi="Times New Roman" w:cs="Times New Roman"/>
              <w:sz w:val="24"/>
              <w:szCs w:val="24"/>
            </w:rPr>
          </w:rPrChange>
        </w:rPr>
        <w:pPrChange w:id="2193" w:author="Kevin Chege" w:date="2021-05-06T09:49:00Z">
          <w:pPr>
            <w:widowControl/>
          </w:pPr>
        </w:pPrChange>
      </w:pPr>
      <w:ins w:id="2194" w:author="Kevin Chege" w:date="2021-05-06T09:39:00Z">
        <w:r w:rsidRPr="0033127B">
          <w:rPr>
            <w:rFonts w:ascii="Courier New" w:eastAsia="Courier New" w:hAnsi="Courier New" w:cs="Courier New"/>
            <w:color w:val="000000"/>
            <w:sz w:val="21"/>
            <w:szCs w:val="21"/>
            <w:rPrChange w:id="2195" w:author="Kevin Chege" w:date="2021-05-06T09:49:00Z">
              <w:rPr>
                <w:rFonts w:ascii="Courier New" w:eastAsia="Times New Roman" w:hAnsi="Courier New" w:cs="Courier New"/>
                <w:color w:val="000000"/>
                <w:sz w:val="21"/>
                <w:szCs w:val="21"/>
              </w:rPr>
            </w:rPrChange>
          </w:rPr>
          <w:t>route-map RPKI deny 10</w:t>
        </w:r>
      </w:ins>
    </w:p>
    <w:p w14:paraId="0683A544" w14:textId="77777777" w:rsidR="0033127B" w:rsidRPr="0033127B" w:rsidRDefault="0033127B" w:rsidP="0033127B">
      <w:pPr>
        <w:widowControl/>
        <w:ind w:left="630"/>
        <w:rPr>
          <w:ins w:id="2196" w:author="Kevin Chege" w:date="2021-05-06T09:39:00Z"/>
          <w:rFonts w:ascii="Courier New" w:eastAsia="Courier New" w:hAnsi="Courier New" w:cs="Courier New"/>
          <w:color w:val="000000"/>
          <w:sz w:val="21"/>
          <w:szCs w:val="21"/>
          <w:rPrChange w:id="2197" w:author="Kevin Chege" w:date="2021-05-06T09:49:00Z">
            <w:rPr>
              <w:ins w:id="2198" w:author="Kevin Chege" w:date="2021-05-06T09:39:00Z"/>
              <w:rFonts w:ascii="Times New Roman" w:eastAsia="Times New Roman" w:hAnsi="Times New Roman" w:cs="Times New Roman"/>
              <w:sz w:val="24"/>
              <w:szCs w:val="24"/>
            </w:rPr>
          </w:rPrChange>
        </w:rPr>
        <w:pPrChange w:id="2199" w:author="Kevin Chege" w:date="2021-05-06T09:49:00Z">
          <w:pPr>
            <w:widowControl/>
          </w:pPr>
        </w:pPrChange>
      </w:pPr>
      <w:ins w:id="2200" w:author="Kevin Chege" w:date="2021-05-06T09:39:00Z">
        <w:r w:rsidRPr="0033127B">
          <w:rPr>
            <w:rFonts w:ascii="Courier New" w:eastAsia="Courier New" w:hAnsi="Courier New" w:cs="Courier New"/>
            <w:color w:val="000000"/>
            <w:sz w:val="21"/>
            <w:szCs w:val="21"/>
            <w:rPrChange w:id="2201" w:author="Kevin Chege" w:date="2021-05-06T09:49:00Z">
              <w:rPr>
                <w:rFonts w:ascii="Courier New" w:eastAsia="Times New Roman" w:hAnsi="Courier New" w:cs="Courier New"/>
                <w:color w:val="000000"/>
                <w:sz w:val="21"/>
                <w:szCs w:val="21"/>
              </w:rPr>
            </w:rPrChange>
          </w:rPr>
          <w:t>   match origin-as validity invalid</w:t>
        </w:r>
      </w:ins>
    </w:p>
    <w:p w14:paraId="0367CA3E" w14:textId="77777777" w:rsidR="0033127B" w:rsidRPr="0033127B" w:rsidRDefault="0033127B" w:rsidP="0033127B">
      <w:pPr>
        <w:widowControl/>
        <w:ind w:left="630"/>
        <w:rPr>
          <w:ins w:id="2202" w:author="Kevin Chege" w:date="2021-05-06T09:39:00Z"/>
          <w:rFonts w:ascii="Courier New" w:eastAsia="Courier New" w:hAnsi="Courier New" w:cs="Courier New"/>
          <w:color w:val="000000"/>
          <w:sz w:val="21"/>
          <w:szCs w:val="21"/>
          <w:rPrChange w:id="2203" w:author="Kevin Chege" w:date="2021-05-06T09:49:00Z">
            <w:rPr>
              <w:ins w:id="2204" w:author="Kevin Chege" w:date="2021-05-06T09:39:00Z"/>
              <w:rFonts w:ascii="Times New Roman" w:eastAsia="Times New Roman" w:hAnsi="Times New Roman" w:cs="Times New Roman"/>
              <w:sz w:val="24"/>
              <w:szCs w:val="24"/>
            </w:rPr>
          </w:rPrChange>
        </w:rPr>
        <w:pPrChange w:id="2205" w:author="Kevin Chege" w:date="2021-05-06T09:49:00Z">
          <w:pPr>
            <w:widowControl/>
          </w:pPr>
        </w:pPrChange>
      </w:pPr>
      <w:ins w:id="2206" w:author="Kevin Chege" w:date="2021-05-06T09:39:00Z">
        <w:r w:rsidRPr="0033127B">
          <w:rPr>
            <w:rFonts w:ascii="Courier New" w:eastAsia="Courier New" w:hAnsi="Courier New" w:cs="Courier New"/>
            <w:color w:val="000000"/>
            <w:sz w:val="21"/>
            <w:szCs w:val="21"/>
            <w:rPrChange w:id="2207" w:author="Kevin Chege" w:date="2021-05-06T09:49:00Z">
              <w:rPr>
                <w:rFonts w:ascii="Courier New" w:eastAsia="Times New Roman" w:hAnsi="Courier New" w:cs="Courier New"/>
                <w:color w:val="000000"/>
                <w:sz w:val="21"/>
                <w:szCs w:val="21"/>
              </w:rPr>
            </w:rPrChange>
          </w:rPr>
          <w:t>!</w:t>
        </w:r>
      </w:ins>
    </w:p>
    <w:p w14:paraId="3FC66A44" w14:textId="77777777" w:rsidR="0033127B" w:rsidRPr="0033127B" w:rsidRDefault="0033127B" w:rsidP="0033127B">
      <w:pPr>
        <w:widowControl/>
        <w:ind w:left="630"/>
        <w:rPr>
          <w:ins w:id="2208" w:author="Kevin Chege" w:date="2021-05-06T09:39:00Z"/>
          <w:rFonts w:ascii="Courier New" w:eastAsia="Courier New" w:hAnsi="Courier New" w:cs="Courier New"/>
          <w:color w:val="000000"/>
          <w:sz w:val="21"/>
          <w:szCs w:val="21"/>
          <w:rPrChange w:id="2209" w:author="Kevin Chege" w:date="2021-05-06T09:49:00Z">
            <w:rPr>
              <w:ins w:id="2210" w:author="Kevin Chege" w:date="2021-05-06T09:39:00Z"/>
              <w:rFonts w:ascii="Times New Roman" w:eastAsia="Times New Roman" w:hAnsi="Times New Roman" w:cs="Times New Roman"/>
              <w:sz w:val="24"/>
              <w:szCs w:val="24"/>
            </w:rPr>
          </w:rPrChange>
        </w:rPr>
        <w:pPrChange w:id="2211" w:author="Kevin Chege" w:date="2021-05-06T09:49:00Z">
          <w:pPr>
            <w:widowControl/>
          </w:pPr>
        </w:pPrChange>
      </w:pPr>
      <w:ins w:id="2212" w:author="Kevin Chege" w:date="2021-05-06T09:39:00Z">
        <w:r w:rsidRPr="0033127B">
          <w:rPr>
            <w:rFonts w:ascii="Courier New" w:eastAsia="Courier New" w:hAnsi="Courier New" w:cs="Courier New"/>
            <w:color w:val="000000"/>
            <w:sz w:val="21"/>
            <w:szCs w:val="21"/>
            <w:rPrChange w:id="2213" w:author="Kevin Chege" w:date="2021-05-06T09:49:00Z">
              <w:rPr>
                <w:rFonts w:ascii="Courier New" w:eastAsia="Times New Roman" w:hAnsi="Courier New" w:cs="Courier New"/>
                <w:color w:val="000000"/>
                <w:sz w:val="21"/>
                <w:szCs w:val="21"/>
              </w:rPr>
            </w:rPrChange>
          </w:rPr>
          <w:t>route-map RPKI permit 20</w:t>
        </w:r>
      </w:ins>
    </w:p>
    <w:p w14:paraId="39E77FF4" w14:textId="77777777" w:rsidR="0033127B" w:rsidRPr="0033127B" w:rsidRDefault="0033127B" w:rsidP="0033127B">
      <w:pPr>
        <w:widowControl/>
        <w:ind w:left="630"/>
        <w:rPr>
          <w:ins w:id="2214" w:author="Kevin Chege" w:date="2021-05-06T09:39:00Z"/>
          <w:rFonts w:ascii="Courier New" w:eastAsia="Courier New" w:hAnsi="Courier New" w:cs="Courier New"/>
          <w:color w:val="000000"/>
          <w:sz w:val="21"/>
          <w:szCs w:val="21"/>
          <w:rPrChange w:id="2215" w:author="Kevin Chege" w:date="2021-05-06T09:49:00Z">
            <w:rPr>
              <w:ins w:id="2216" w:author="Kevin Chege" w:date="2021-05-06T09:39:00Z"/>
              <w:rFonts w:ascii="Times New Roman" w:eastAsia="Times New Roman" w:hAnsi="Times New Roman" w:cs="Times New Roman"/>
              <w:sz w:val="24"/>
              <w:szCs w:val="24"/>
            </w:rPr>
          </w:rPrChange>
        </w:rPr>
        <w:pPrChange w:id="2217" w:author="Kevin Chege" w:date="2021-05-06T09:49:00Z">
          <w:pPr>
            <w:widowControl/>
          </w:pPr>
        </w:pPrChange>
      </w:pPr>
      <w:ins w:id="2218" w:author="Kevin Chege" w:date="2021-05-06T09:39:00Z">
        <w:r w:rsidRPr="0033127B">
          <w:rPr>
            <w:rFonts w:ascii="Courier New" w:eastAsia="Courier New" w:hAnsi="Courier New" w:cs="Courier New"/>
            <w:color w:val="000000"/>
            <w:sz w:val="21"/>
            <w:szCs w:val="21"/>
            <w:rPrChange w:id="2219" w:author="Kevin Chege" w:date="2021-05-06T09:49:00Z">
              <w:rPr>
                <w:rFonts w:ascii="Courier New" w:eastAsia="Times New Roman" w:hAnsi="Courier New" w:cs="Courier New"/>
                <w:color w:val="000000"/>
                <w:sz w:val="21"/>
                <w:szCs w:val="21"/>
              </w:rPr>
            </w:rPrChange>
          </w:rPr>
          <w:t>   match origin-as validity valid</w:t>
        </w:r>
      </w:ins>
    </w:p>
    <w:p w14:paraId="012497E6" w14:textId="77777777" w:rsidR="0033127B" w:rsidRPr="0033127B" w:rsidRDefault="0033127B" w:rsidP="0033127B">
      <w:pPr>
        <w:widowControl/>
        <w:ind w:left="630"/>
        <w:rPr>
          <w:ins w:id="2220" w:author="Kevin Chege" w:date="2021-05-06T09:39:00Z"/>
          <w:rFonts w:ascii="Courier New" w:eastAsia="Courier New" w:hAnsi="Courier New" w:cs="Courier New"/>
          <w:color w:val="000000"/>
          <w:sz w:val="21"/>
          <w:szCs w:val="21"/>
          <w:rPrChange w:id="2221" w:author="Kevin Chege" w:date="2021-05-06T09:49:00Z">
            <w:rPr>
              <w:ins w:id="2222" w:author="Kevin Chege" w:date="2021-05-06T09:39:00Z"/>
              <w:rFonts w:ascii="Times New Roman" w:eastAsia="Times New Roman" w:hAnsi="Times New Roman" w:cs="Times New Roman"/>
              <w:sz w:val="24"/>
              <w:szCs w:val="24"/>
            </w:rPr>
          </w:rPrChange>
        </w:rPr>
        <w:pPrChange w:id="2223" w:author="Kevin Chege" w:date="2021-05-06T09:49:00Z">
          <w:pPr>
            <w:widowControl/>
          </w:pPr>
        </w:pPrChange>
      </w:pPr>
      <w:ins w:id="2224" w:author="Kevin Chege" w:date="2021-05-06T09:39:00Z">
        <w:r w:rsidRPr="0033127B">
          <w:rPr>
            <w:rFonts w:ascii="Courier New" w:eastAsia="Courier New" w:hAnsi="Courier New" w:cs="Courier New"/>
            <w:color w:val="000000"/>
            <w:sz w:val="21"/>
            <w:szCs w:val="21"/>
            <w:rPrChange w:id="2225" w:author="Kevin Chege" w:date="2021-05-06T09:49:00Z">
              <w:rPr>
                <w:rFonts w:ascii="Courier New" w:eastAsia="Times New Roman" w:hAnsi="Courier New" w:cs="Courier New"/>
                <w:color w:val="000000"/>
                <w:sz w:val="21"/>
                <w:szCs w:val="21"/>
              </w:rPr>
            </w:rPrChange>
          </w:rPr>
          <w:t>   set local-preference 200</w:t>
        </w:r>
      </w:ins>
    </w:p>
    <w:p w14:paraId="73E40760" w14:textId="77777777" w:rsidR="0033127B" w:rsidRPr="0033127B" w:rsidRDefault="0033127B" w:rsidP="0033127B">
      <w:pPr>
        <w:widowControl/>
        <w:ind w:left="630"/>
        <w:rPr>
          <w:ins w:id="2226" w:author="Kevin Chege" w:date="2021-05-06T09:39:00Z"/>
          <w:rFonts w:ascii="Courier New" w:eastAsia="Courier New" w:hAnsi="Courier New" w:cs="Courier New"/>
          <w:color w:val="000000"/>
          <w:sz w:val="21"/>
          <w:szCs w:val="21"/>
          <w:rPrChange w:id="2227" w:author="Kevin Chege" w:date="2021-05-06T09:49:00Z">
            <w:rPr>
              <w:ins w:id="2228" w:author="Kevin Chege" w:date="2021-05-06T09:39:00Z"/>
              <w:rFonts w:ascii="Times New Roman" w:eastAsia="Times New Roman" w:hAnsi="Times New Roman" w:cs="Times New Roman"/>
              <w:sz w:val="24"/>
              <w:szCs w:val="24"/>
            </w:rPr>
          </w:rPrChange>
        </w:rPr>
        <w:pPrChange w:id="2229" w:author="Kevin Chege" w:date="2021-05-06T09:49:00Z">
          <w:pPr>
            <w:widowControl/>
          </w:pPr>
        </w:pPrChange>
      </w:pPr>
      <w:ins w:id="2230" w:author="Kevin Chege" w:date="2021-05-06T09:39:00Z">
        <w:r w:rsidRPr="0033127B">
          <w:rPr>
            <w:rFonts w:ascii="Courier New" w:eastAsia="Courier New" w:hAnsi="Courier New" w:cs="Courier New"/>
            <w:color w:val="000000"/>
            <w:sz w:val="21"/>
            <w:szCs w:val="21"/>
            <w:rPrChange w:id="2231" w:author="Kevin Chege" w:date="2021-05-06T09:49:00Z">
              <w:rPr>
                <w:rFonts w:ascii="Courier New" w:eastAsia="Times New Roman" w:hAnsi="Courier New" w:cs="Courier New"/>
                <w:color w:val="000000"/>
                <w:sz w:val="21"/>
                <w:szCs w:val="21"/>
              </w:rPr>
            </w:rPrChange>
          </w:rPr>
          <w:t>!</w:t>
        </w:r>
      </w:ins>
    </w:p>
    <w:p w14:paraId="0DFBF041" w14:textId="77777777" w:rsidR="0033127B" w:rsidRPr="0033127B" w:rsidRDefault="0033127B" w:rsidP="0033127B">
      <w:pPr>
        <w:widowControl/>
        <w:ind w:left="630"/>
        <w:rPr>
          <w:ins w:id="2232" w:author="Kevin Chege" w:date="2021-05-06T09:39:00Z"/>
          <w:rFonts w:ascii="Courier New" w:eastAsia="Courier New" w:hAnsi="Courier New" w:cs="Courier New"/>
          <w:color w:val="000000"/>
          <w:sz w:val="21"/>
          <w:szCs w:val="21"/>
          <w:rPrChange w:id="2233" w:author="Kevin Chege" w:date="2021-05-06T09:49:00Z">
            <w:rPr>
              <w:ins w:id="2234" w:author="Kevin Chege" w:date="2021-05-06T09:39:00Z"/>
              <w:rFonts w:ascii="Times New Roman" w:eastAsia="Times New Roman" w:hAnsi="Times New Roman" w:cs="Times New Roman"/>
              <w:sz w:val="24"/>
              <w:szCs w:val="24"/>
            </w:rPr>
          </w:rPrChange>
        </w:rPr>
        <w:pPrChange w:id="2235" w:author="Kevin Chege" w:date="2021-05-06T09:49:00Z">
          <w:pPr>
            <w:widowControl/>
          </w:pPr>
        </w:pPrChange>
      </w:pPr>
      <w:ins w:id="2236" w:author="Kevin Chege" w:date="2021-05-06T09:39:00Z">
        <w:r w:rsidRPr="0033127B">
          <w:rPr>
            <w:rFonts w:ascii="Courier New" w:eastAsia="Courier New" w:hAnsi="Courier New" w:cs="Courier New"/>
            <w:color w:val="000000"/>
            <w:sz w:val="21"/>
            <w:szCs w:val="21"/>
            <w:rPrChange w:id="2237" w:author="Kevin Chege" w:date="2021-05-06T09:49:00Z">
              <w:rPr>
                <w:rFonts w:ascii="Courier New" w:eastAsia="Times New Roman" w:hAnsi="Courier New" w:cs="Courier New"/>
                <w:color w:val="000000"/>
                <w:sz w:val="21"/>
                <w:szCs w:val="21"/>
              </w:rPr>
            </w:rPrChange>
          </w:rPr>
          <w:t>route-map RPKI permit 30</w:t>
        </w:r>
      </w:ins>
    </w:p>
    <w:p w14:paraId="153CAEBB" w14:textId="77777777" w:rsidR="0033127B" w:rsidRPr="0033127B" w:rsidRDefault="0033127B" w:rsidP="0033127B">
      <w:pPr>
        <w:widowControl/>
        <w:ind w:left="630"/>
        <w:rPr>
          <w:ins w:id="2238" w:author="Kevin Chege" w:date="2021-05-06T09:39:00Z"/>
          <w:rFonts w:ascii="Courier New" w:eastAsia="Courier New" w:hAnsi="Courier New" w:cs="Courier New"/>
          <w:color w:val="000000"/>
          <w:sz w:val="21"/>
          <w:szCs w:val="21"/>
          <w:rPrChange w:id="2239" w:author="Kevin Chege" w:date="2021-05-06T09:49:00Z">
            <w:rPr>
              <w:ins w:id="2240" w:author="Kevin Chege" w:date="2021-05-06T09:39:00Z"/>
              <w:rFonts w:ascii="Times New Roman" w:eastAsia="Times New Roman" w:hAnsi="Times New Roman" w:cs="Times New Roman"/>
              <w:sz w:val="24"/>
              <w:szCs w:val="24"/>
            </w:rPr>
          </w:rPrChange>
        </w:rPr>
        <w:pPrChange w:id="2241" w:author="Kevin Chege" w:date="2021-05-06T09:49:00Z">
          <w:pPr>
            <w:widowControl/>
          </w:pPr>
        </w:pPrChange>
      </w:pPr>
      <w:ins w:id="2242" w:author="Kevin Chege" w:date="2021-05-06T09:39:00Z">
        <w:r w:rsidRPr="0033127B">
          <w:rPr>
            <w:rFonts w:ascii="Courier New" w:eastAsia="Courier New" w:hAnsi="Courier New" w:cs="Courier New"/>
            <w:color w:val="000000"/>
            <w:sz w:val="21"/>
            <w:szCs w:val="21"/>
            <w:rPrChange w:id="2243" w:author="Kevin Chege" w:date="2021-05-06T09:49:00Z">
              <w:rPr>
                <w:rFonts w:ascii="Courier New" w:eastAsia="Times New Roman" w:hAnsi="Courier New" w:cs="Courier New"/>
                <w:color w:val="000000"/>
                <w:sz w:val="21"/>
                <w:szCs w:val="21"/>
              </w:rPr>
            </w:rPrChange>
          </w:rPr>
          <w:t>   match origin-as validity not-found</w:t>
        </w:r>
      </w:ins>
    </w:p>
    <w:p w14:paraId="5407E97D" w14:textId="77777777" w:rsidR="0033127B" w:rsidRPr="0033127B" w:rsidRDefault="0033127B" w:rsidP="0033127B">
      <w:pPr>
        <w:widowControl/>
        <w:ind w:left="630"/>
        <w:rPr>
          <w:ins w:id="2244" w:author="Kevin Chege" w:date="2021-05-06T09:39:00Z"/>
          <w:rFonts w:ascii="Courier New" w:eastAsia="Courier New" w:hAnsi="Courier New" w:cs="Courier New"/>
          <w:color w:val="000000"/>
          <w:sz w:val="21"/>
          <w:szCs w:val="21"/>
          <w:rPrChange w:id="2245" w:author="Kevin Chege" w:date="2021-05-06T09:49:00Z">
            <w:rPr>
              <w:ins w:id="2246" w:author="Kevin Chege" w:date="2021-05-06T09:39:00Z"/>
              <w:rFonts w:ascii="Times New Roman" w:eastAsia="Times New Roman" w:hAnsi="Times New Roman" w:cs="Times New Roman"/>
              <w:sz w:val="24"/>
              <w:szCs w:val="24"/>
            </w:rPr>
          </w:rPrChange>
        </w:rPr>
        <w:pPrChange w:id="2247" w:author="Kevin Chege" w:date="2021-05-06T09:49:00Z">
          <w:pPr>
            <w:widowControl/>
          </w:pPr>
        </w:pPrChange>
      </w:pPr>
      <w:ins w:id="2248" w:author="Kevin Chege" w:date="2021-05-06T09:39:00Z">
        <w:r w:rsidRPr="0033127B">
          <w:rPr>
            <w:rFonts w:ascii="Courier New" w:eastAsia="Courier New" w:hAnsi="Courier New" w:cs="Courier New"/>
            <w:color w:val="000000"/>
            <w:sz w:val="21"/>
            <w:szCs w:val="21"/>
            <w:rPrChange w:id="2249" w:author="Kevin Chege" w:date="2021-05-06T09:49:00Z">
              <w:rPr>
                <w:rFonts w:ascii="Courier New" w:eastAsia="Times New Roman" w:hAnsi="Courier New" w:cs="Courier New"/>
                <w:color w:val="000000"/>
                <w:sz w:val="21"/>
                <w:szCs w:val="21"/>
              </w:rPr>
            </w:rPrChange>
          </w:rPr>
          <w:t>   set local-preference 100</w:t>
        </w:r>
      </w:ins>
    </w:p>
    <w:p w14:paraId="4E954B08" w14:textId="77777777" w:rsidR="0033127B" w:rsidRPr="0033127B" w:rsidRDefault="0033127B" w:rsidP="0033127B">
      <w:pPr>
        <w:widowControl/>
        <w:ind w:left="630"/>
        <w:rPr>
          <w:ins w:id="2250" w:author="Kevin Chege" w:date="2021-05-06T09:39:00Z"/>
          <w:rFonts w:ascii="Courier New" w:eastAsia="Courier New" w:hAnsi="Courier New" w:cs="Courier New"/>
          <w:color w:val="000000"/>
          <w:sz w:val="21"/>
          <w:szCs w:val="21"/>
          <w:rPrChange w:id="2251" w:author="Kevin Chege" w:date="2021-05-06T09:49:00Z">
            <w:rPr>
              <w:ins w:id="2252" w:author="Kevin Chege" w:date="2021-05-06T09:39:00Z"/>
              <w:rFonts w:ascii="Times New Roman" w:eastAsia="Times New Roman" w:hAnsi="Times New Roman" w:cs="Times New Roman"/>
              <w:sz w:val="24"/>
              <w:szCs w:val="24"/>
            </w:rPr>
          </w:rPrChange>
        </w:rPr>
        <w:pPrChange w:id="2253" w:author="Kevin Chege" w:date="2021-05-06T09:49:00Z">
          <w:pPr>
            <w:widowControl/>
          </w:pPr>
        </w:pPrChange>
      </w:pPr>
      <w:ins w:id="2254" w:author="Kevin Chege" w:date="2021-05-06T09:39:00Z">
        <w:r w:rsidRPr="0033127B">
          <w:rPr>
            <w:rFonts w:ascii="Courier New" w:eastAsia="Courier New" w:hAnsi="Courier New" w:cs="Courier New"/>
            <w:color w:val="000000"/>
            <w:sz w:val="21"/>
            <w:szCs w:val="21"/>
            <w:rPrChange w:id="2255" w:author="Kevin Chege" w:date="2021-05-06T09:49:00Z">
              <w:rPr>
                <w:rFonts w:ascii="Courier New" w:eastAsia="Times New Roman" w:hAnsi="Courier New" w:cs="Courier New"/>
                <w:color w:val="000000"/>
                <w:sz w:val="21"/>
                <w:szCs w:val="21"/>
              </w:rPr>
            </w:rPrChange>
          </w:rPr>
          <w:t>!</w:t>
        </w:r>
      </w:ins>
    </w:p>
    <w:p w14:paraId="506C5DF4" w14:textId="77777777" w:rsidR="0033127B" w:rsidRPr="0033127B" w:rsidRDefault="0033127B" w:rsidP="0033127B">
      <w:pPr>
        <w:widowControl/>
        <w:ind w:left="630"/>
        <w:rPr>
          <w:ins w:id="2256" w:author="Kevin Chege" w:date="2021-05-06T09:39:00Z"/>
          <w:rFonts w:ascii="Courier New" w:eastAsia="Courier New" w:hAnsi="Courier New" w:cs="Courier New"/>
          <w:color w:val="000000"/>
          <w:sz w:val="21"/>
          <w:szCs w:val="21"/>
          <w:rPrChange w:id="2257" w:author="Kevin Chege" w:date="2021-05-06T09:49:00Z">
            <w:rPr>
              <w:ins w:id="2258" w:author="Kevin Chege" w:date="2021-05-06T09:39:00Z"/>
              <w:rFonts w:ascii="Times New Roman" w:eastAsia="Times New Roman" w:hAnsi="Times New Roman" w:cs="Times New Roman"/>
              <w:sz w:val="24"/>
              <w:szCs w:val="24"/>
            </w:rPr>
          </w:rPrChange>
        </w:rPr>
        <w:pPrChange w:id="2259" w:author="Kevin Chege" w:date="2021-05-06T09:49:00Z">
          <w:pPr>
            <w:widowControl/>
          </w:pPr>
        </w:pPrChange>
      </w:pPr>
      <w:ins w:id="2260" w:author="Kevin Chege" w:date="2021-05-06T09:39:00Z">
        <w:r w:rsidRPr="0033127B">
          <w:rPr>
            <w:rFonts w:ascii="Courier New" w:eastAsia="Courier New" w:hAnsi="Courier New" w:cs="Courier New"/>
            <w:color w:val="000000"/>
            <w:sz w:val="21"/>
            <w:szCs w:val="21"/>
            <w:rPrChange w:id="2261" w:author="Kevin Chege" w:date="2021-05-06T09:49:00Z">
              <w:rPr>
                <w:rFonts w:ascii="Courier New" w:eastAsia="Times New Roman" w:hAnsi="Courier New" w:cs="Courier New"/>
                <w:color w:val="000000"/>
                <w:sz w:val="21"/>
                <w:szCs w:val="21"/>
              </w:rPr>
            </w:rPrChange>
          </w:rPr>
          <w:t xml:space="preserve">router </w:t>
        </w:r>
        <w:proofErr w:type="spellStart"/>
        <w:r w:rsidRPr="0033127B">
          <w:rPr>
            <w:rFonts w:ascii="Courier New" w:eastAsia="Courier New" w:hAnsi="Courier New" w:cs="Courier New"/>
            <w:color w:val="000000"/>
            <w:sz w:val="21"/>
            <w:szCs w:val="21"/>
            <w:rPrChange w:id="2262" w:author="Kevin Chege" w:date="2021-05-06T09:49:00Z">
              <w:rPr>
                <w:rFonts w:ascii="Courier New" w:eastAsia="Times New Roman" w:hAnsi="Courier New" w:cs="Courier New"/>
                <w:color w:val="000000"/>
                <w:sz w:val="21"/>
                <w:szCs w:val="21"/>
              </w:rPr>
            </w:rPrChange>
          </w:rPr>
          <w:t>bgp</w:t>
        </w:r>
        <w:proofErr w:type="spellEnd"/>
        <w:r w:rsidRPr="0033127B">
          <w:rPr>
            <w:rFonts w:ascii="Courier New" w:eastAsia="Courier New" w:hAnsi="Courier New" w:cs="Courier New"/>
            <w:color w:val="000000"/>
            <w:sz w:val="21"/>
            <w:szCs w:val="21"/>
            <w:rPrChange w:id="2263" w:author="Kevin Chege" w:date="2021-05-06T09:49:00Z">
              <w:rPr>
                <w:rFonts w:ascii="Courier New" w:eastAsia="Times New Roman" w:hAnsi="Courier New" w:cs="Courier New"/>
                <w:color w:val="000000"/>
                <w:sz w:val="21"/>
                <w:szCs w:val="21"/>
              </w:rPr>
            </w:rPrChange>
          </w:rPr>
          <w:t xml:space="preserve"> 65530</w:t>
        </w:r>
      </w:ins>
    </w:p>
    <w:p w14:paraId="685D30A1" w14:textId="77777777" w:rsidR="0033127B" w:rsidRPr="0033127B" w:rsidRDefault="0033127B" w:rsidP="0033127B">
      <w:pPr>
        <w:widowControl/>
        <w:ind w:left="630"/>
        <w:rPr>
          <w:ins w:id="2264" w:author="Kevin Chege" w:date="2021-05-06T09:39:00Z"/>
          <w:rFonts w:ascii="Courier New" w:eastAsia="Courier New" w:hAnsi="Courier New" w:cs="Courier New"/>
          <w:color w:val="000000"/>
          <w:sz w:val="21"/>
          <w:szCs w:val="21"/>
          <w:rPrChange w:id="2265" w:author="Kevin Chege" w:date="2021-05-06T09:49:00Z">
            <w:rPr>
              <w:ins w:id="2266" w:author="Kevin Chege" w:date="2021-05-06T09:39:00Z"/>
              <w:rFonts w:ascii="Times New Roman" w:eastAsia="Times New Roman" w:hAnsi="Times New Roman" w:cs="Times New Roman"/>
              <w:sz w:val="24"/>
              <w:szCs w:val="24"/>
            </w:rPr>
          </w:rPrChange>
        </w:rPr>
        <w:pPrChange w:id="2267" w:author="Kevin Chege" w:date="2021-05-06T09:49:00Z">
          <w:pPr>
            <w:widowControl/>
          </w:pPr>
        </w:pPrChange>
      </w:pPr>
      <w:ins w:id="2268" w:author="Kevin Chege" w:date="2021-05-06T09:39:00Z">
        <w:r w:rsidRPr="0033127B">
          <w:rPr>
            <w:rFonts w:ascii="Courier New" w:eastAsia="Courier New" w:hAnsi="Courier New" w:cs="Courier New"/>
            <w:color w:val="000000"/>
            <w:sz w:val="21"/>
            <w:szCs w:val="21"/>
            <w:rPrChange w:id="2269" w:author="Kevin Chege" w:date="2021-05-06T09:49:00Z">
              <w:rPr>
                <w:rFonts w:ascii="Courier New" w:eastAsia="Times New Roman" w:hAnsi="Courier New" w:cs="Courier New"/>
                <w:color w:val="000000"/>
                <w:sz w:val="21"/>
                <w:szCs w:val="21"/>
              </w:rPr>
            </w:rPrChange>
          </w:rPr>
          <w:t>   address-family ipv4</w:t>
        </w:r>
      </w:ins>
    </w:p>
    <w:p w14:paraId="5A1F8C45" w14:textId="64638A50" w:rsidR="0033127B" w:rsidRPr="0033127B" w:rsidRDefault="0033127B" w:rsidP="0033127B">
      <w:pPr>
        <w:widowControl/>
        <w:ind w:left="630"/>
        <w:rPr>
          <w:ins w:id="2270" w:author="Kevin Chege" w:date="2021-05-06T09:39:00Z"/>
          <w:rFonts w:ascii="Courier New" w:eastAsia="Courier New" w:hAnsi="Courier New" w:cs="Courier New"/>
          <w:color w:val="000000"/>
          <w:sz w:val="21"/>
          <w:szCs w:val="21"/>
          <w:rPrChange w:id="2271" w:author="Kevin Chege" w:date="2021-05-06T09:49:00Z">
            <w:rPr>
              <w:ins w:id="2272" w:author="Kevin Chege" w:date="2021-05-06T09:39:00Z"/>
              <w:rFonts w:ascii="Times New Roman" w:eastAsia="Times New Roman" w:hAnsi="Times New Roman" w:cs="Times New Roman"/>
              <w:sz w:val="24"/>
              <w:szCs w:val="24"/>
            </w:rPr>
          </w:rPrChange>
        </w:rPr>
        <w:pPrChange w:id="2273" w:author="Kevin Chege" w:date="2021-05-06T09:49:00Z">
          <w:pPr>
            <w:widowControl/>
          </w:pPr>
        </w:pPrChange>
      </w:pPr>
      <w:ins w:id="2274" w:author="Kevin Chege" w:date="2021-05-06T09:39:00Z">
        <w:r w:rsidRPr="0033127B">
          <w:rPr>
            <w:rFonts w:ascii="Courier New" w:eastAsia="Courier New" w:hAnsi="Courier New" w:cs="Courier New"/>
            <w:color w:val="000000"/>
            <w:sz w:val="21"/>
            <w:szCs w:val="21"/>
            <w:rPrChange w:id="2275" w:author="Kevin Chege" w:date="2021-05-06T09:49:00Z">
              <w:rPr>
                <w:rFonts w:ascii="Courier New" w:eastAsia="Times New Roman" w:hAnsi="Courier New" w:cs="Courier New"/>
                <w:color w:val="000000"/>
                <w:sz w:val="21"/>
                <w:szCs w:val="21"/>
              </w:rPr>
            </w:rPrChange>
          </w:rPr>
          <w:t xml:space="preserve">      neighbor </w:t>
        </w:r>
      </w:ins>
      <w:ins w:id="2276" w:author="Kevin Chege" w:date="2021-05-06T15:18:00Z">
        <w:r w:rsidR="00EF4D4F">
          <w:rPr>
            <w:rFonts w:ascii="Courier New" w:eastAsia="Courier New" w:hAnsi="Courier New" w:cs="Courier New"/>
            <w:color w:val="000000"/>
            <w:sz w:val="21"/>
            <w:szCs w:val="21"/>
          </w:rPr>
          <w:t>198.51.100</w:t>
        </w:r>
      </w:ins>
      <w:ins w:id="2277" w:author="Kevin Chege" w:date="2021-05-06T09:39:00Z">
        <w:r w:rsidRPr="0033127B">
          <w:rPr>
            <w:rFonts w:ascii="Courier New" w:eastAsia="Courier New" w:hAnsi="Courier New" w:cs="Courier New"/>
            <w:color w:val="000000"/>
            <w:sz w:val="21"/>
            <w:szCs w:val="21"/>
            <w:rPrChange w:id="2278" w:author="Kevin Chege" w:date="2021-05-06T09:49:00Z">
              <w:rPr>
                <w:rFonts w:ascii="Courier New" w:eastAsia="Times New Roman" w:hAnsi="Courier New" w:cs="Courier New"/>
                <w:color w:val="000000"/>
                <w:sz w:val="21"/>
                <w:szCs w:val="21"/>
              </w:rPr>
            </w:rPrChange>
          </w:rPr>
          <w:t>.1 activate</w:t>
        </w:r>
      </w:ins>
    </w:p>
    <w:p w14:paraId="07550F9B" w14:textId="1FFBE35A" w:rsidR="0033127B" w:rsidRPr="0033127B" w:rsidRDefault="0033127B" w:rsidP="0033127B">
      <w:pPr>
        <w:widowControl/>
        <w:ind w:left="630"/>
        <w:rPr>
          <w:ins w:id="2279" w:author="Kevin Chege" w:date="2021-05-06T09:39:00Z"/>
          <w:rFonts w:ascii="Courier New" w:eastAsia="Courier New" w:hAnsi="Courier New" w:cs="Courier New"/>
          <w:color w:val="000000"/>
          <w:sz w:val="21"/>
          <w:szCs w:val="21"/>
          <w:rPrChange w:id="2280" w:author="Kevin Chege" w:date="2021-05-06T09:49:00Z">
            <w:rPr>
              <w:ins w:id="2281" w:author="Kevin Chege" w:date="2021-05-06T09:39:00Z"/>
              <w:rFonts w:ascii="Times New Roman" w:eastAsia="Times New Roman" w:hAnsi="Times New Roman" w:cs="Times New Roman"/>
              <w:sz w:val="24"/>
              <w:szCs w:val="24"/>
            </w:rPr>
          </w:rPrChange>
        </w:rPr>
        <w:pPrChange w:id="2282" w:author="Kevin Chege" w:date="2021-05-06T09:49:00Z">
          <w:pPr>
            <w:widowControl/>
          </w:pPr>
        </w:pPrChange>
      </w:pPr>
      <w:ins w:id="2283" w:author="Kevin Chege" w:date="2021-05-06T09:39:00Z">
        <w:r w:rsidRPr="0033127B">
          <w:rPr>
            <w:rFonts w:ascii="Courier New" w:eastAsia="Courier New" w:hAnsi="Courier New" w:cs="Courier New"/>
            <w:color w:val="000000"/>
            <w:sz w:val="21"/>
            <w:szCs w:val="21"/>
            <w:rPrChange w:id="2284" w:author="Kevin Chege" w:date="2021-05-06T09:49:00Z">
              <w:rPr>
                <w:rFonts w:ascii="Courier New" w:eastAsia="Times New Roman" w:hAnsi="Courier New" w:cs="Courier New"/>
                <w:color w:val="000000"/>
                <w:sz w:val="21"/>
                <w:szCs w:val="21"/>
              </w:rPr>
            </w:rPrChange>
          </w:rPr>
          <w:t xml:space="preserve">      neighbor </w:t>
        </w:r>
      </w:ins>
      <w:ins w:id="2285" w:author="Kevin Chege" w:date="2021-05-06T15:18:00Z">
        <w:r w:rsidR="00EF4D4F">
          <w:rPr>
            <w:rFonts w:ascii="Courier New" w:eastAsia="Courier New" w:hAnsi="Courier New" w:cs="Courier New"/>
            <w:color w:val="000000"/>
            <w:sz w:val="21"/>
            <w:szCs w:val="21"/>
          </w:rPr>
          <w:t>198.51.100</w:t>
        </w:r>
      </w:ins>
      <w:ins w:id="2286" w:author="Kevin Chege" w:date="2021-05-06T09:39:00Z">
        <w:r w:rsidRPr="0033127B">
          <w:rPr>
            <w:rFonts w:ascii="Courier New" w:eastAsia="Courier New" w:hAnsi="Courier New" w:cs="Courier New"/>
            <w:color w:val="000000"/>
            <w:sz w:val="21"/>
            <w:szCs w:val="21"/>
            <w:rPrChange w:id="2287" w:author="Kevin Chege" w:date="2021-05-06T09:49:00Z">
              <w:rPr>
                <w:rFonts w:ascii="Courier New" w:eastAsia="Times New Roman" w:hAnsi="Courier New" w:cs="Courier New"/>
                <w:color w:val="000000"/>
                <w:sz w:val="21"/>
                <w:szCs w:val="21"/>
              </w:rPr>
            </w:rPrChange>
          </w:rPr>
          <w:t>.1 route-map RPKI in</w:t>
        </w:r>
      </w:ins>
    </w:p>
    <w:p w14:paraId="65446D4C" w14:textId="77777777" w:rsidR="0033127B" w:rsidRPr="0033127B" w:rsidRDefault="0033127B" w:rsidP="0033127B">
      <w:pPr>
        <w:widowControl/>
        <w:ind w:left="630"/>
        <w:rPr>
          <w:ins w:id="2288" w:author="Kevin Chege" w:date="2021-05-06T09:39:00Z"/>
          <w:rFonts w:ascii="Courier New" w:eastAsia="Courier New" w:hAnsi="Courier New" w:cs="Courier New"/>
          <w:color w:val="000000"/>
          <w:sz w:val="21"/>
          <w:szCs w:val="21"/>
          <w:rPrChange w:id="2289" w:author="Kevin Chege" w:date="2021-05-06T09:49:00Z">
            <w:rPr>
              <w:ins w:id="2290" w:author="Kevin Chege" w:date="2021-05-06T09:39:00Z"/>
              <w:rFonts w:ascii="Times New Roman" w:eastAsia="Times New Roman" w:hAnsi="Times New Roman" w:cs="Times New Roman"/>
              <w:sz w:val="24"/>
              <w:szCs w:val="24"/>
            </w:rPr>
          </w:rPrChange>
        </w:rPr>
        <w:pPrChange w:id="2291" w:author="Kevin Chege" w:date="2021-05-06T09:49:00Z">
          <w:pPr>
            <w:widowControl/>
          </w:pPr>
        </w:pPrChange>
      </w:pPr>
      <w:ins w:id="2292" w:author="Kevin Chege" w:date="2021-05-06T09:39:00Z">
        <w:r w:rsidRPr="0033127B">
          <w:rPr>
            <w:rFonts w:ascii="Courier New" w:eastAsia="Courier New" w:hAnsi="Courier New" w:cs="Courier New"/>
            <w:color w:val="000000"/>
            <w:sz w:val="21"/>
            <w:szCs w:val="21"/>
            <w:rPrChange w:id="2293" w:author="Kevin Chege" w:date="2021-05-06T09:49:00Z">
              <w:rPr>
                <w:rFonts w:ascii="Courier New" w:eastAsia="Times New Roman" w:hAnsi="Courier New" w:cs="Courier New"/>
                <w:color w:val="000000"/>
                <w:sz w:val="21"/>
                <w:szCs w:val="21"/>
              </w:rPr>
            </w:rPrChange>
          </w:rPr>
          <w:t>!</w:t>
        </w:r>
      </w:ins>
    </w:p>
    <w:p w14:paraId="0D21DB19" w14:textId="77777777" w:rsidR="0033127B" w:rsidRPr="0033127B" w:rsidRDefault="0033127B" w:rsidP="0033127B">
      <w:pPr>
        <w:widowControl/>
        <w:ind w:left="630"/>
        <w:rPr>
          <w:ins w:id="2294" w:author="Kevin Chege" w:date="2021-05-06T09:39:00Z"/>
          <w:rFonts w:ascii="Courier New" w:eastAsia="Courier New" w:hAnsi="Courier New" w:cs="Courier New"/>
          <w:color w:val="000000"/>
          <w:sz w:val="21"/>
          <w:szCs w:val="21"/>
          <w:rPrChange w:id="2295" w:author="Kevin Chege" w:date="2021-05-06T09:49:00Z">
            <w:rPr>
              <w:ins w:id="2296" w:author="Kevin Chege" w:date="2021-05-06T09:39:00Z"/>
              <w:rFonts w:ascii="Times New Roman" w:eastAsia="Times New Roman" w:hAnsi="Times New Roman" w:cs="Times New Roman"/>
              <w:sz w:val="24"/>
              <w:szCs w:val="24"/>
            </w:rPr>
          </w:rPrChange>
        </w:rPr>
        <w:pPrChange w:id="2297" w:author="Kevin Chege" w:date="2021-05-06T09:49:00Z">
          <w:pPr>
            <w:widowControl/>
          </w:pPr>
        </w:pPrChange>
      </w:pPr>
      <w:ins w:id="2298" w:author="Kevin Chege" w:date="2021-05-06T09:39:00Z">
        <w:r w:rsidRPr="0033127B">
          <w:rPr>
            <w:rFonts w:ascii="Courier New" w:eastAsia="Courier New" w:hAnsi="Courier New" w:cs="Courier New"/>
            <w:color w:val="000000"/>
            <w:sz w:val="21"/>
            <w:szCs w:val="21"/>
            <w:rPrChange w:id="2299" w:author="Kevin Chege" w:date="2021-05-06T09:49:00Z">
              <w:rPr>
                <w:rFonts w:ascii="Courier New" w:eastAsia="Times New Roman" w:hAnsi="Courier New" w:cs="Courier New"/>
                <w:color w:val="000000"/>
                <w:sz w:val="21"/>
                <w:szCs w:val="21"/>
              </w:rPr>
            </w:rPrChange>
          </w:rPr>
          <w:t>   address-family ipv6</w:t>
        </w:r>
      </w:ins>
    </w:p>
    <w:p w14:paraId="66DF036E" w14:textId="77777777" w:rsidR="0033127B" w:rsidRPr="0033127B" w:rsidRDefault="0033127B" w:rsidP="0033127B">
      <w:pPr>
        <w:widowControl/>
        <w:ind w:left="630"/>
        <w:rPr>
          <w:ins w:id="2300" w:author="Kevin Chege" w:date="2021-05-06T09:39:00Z"/>
          <w:rFonts w:ascii="Courier New" w:eastAsia="Courier New" w:hAnsi="Courier New" w:cs="Courier New"/>
          <w:color w:val="000000"/>
          <w:sz w:val="21"/>
          <w:szCs w:val="21"/>
          <w:rPrChange w:id="2301" w:author="Kevin Chege" w:date="2021-05-06T09:49:00Z">
            <w:rPr>
              <w:ins w:id="2302" w:author="Kevin Chege" w:date="2021-05-06T09:39:00Z"/>
              <w:rFonts w:ascii="Times New Roman" w:eastAsia="Times New Roman" w:hAnsi="Times New Roman" w:cs="Times New Roman"/>
              <w:sz w:val="24"/>
              <w:szCs w:val="24"/>
            </w:rPr>
          </w:rPrChange>
        </w:rPr>
        <w:pPrChange w:id="2303" w:author="Kevin Chege" w:date="2021-05-06T09:49:00Z">
          <w:pPr>
            <w:widowControl/>
          </w:pPr>
        </w:pPrChange>
      </w:pPr>
      <w:ins w:id="2304" w:author="Kevin Chege" w:date="2021-05-06T09:39:00Z">
        <w:r w:rsidRPr="0033127B">
          <w:rPr>
            <w:rFonts w:ascii="Courier New" w:eastAsia="Courier New" w:hAnsi="Courier New" w:cs="Courier New"/>
            <w:color w:val="000000"/>
            <w:sz w:val="21"/>
            <w:szCs w:val="21"/>
            <w:rPrChange w:id="2305" w:author="Kevin Chege" w:date="2021-05-06T09:49:00Z">
              <w:rPr>
                <w:rFonts w:ascii="Courier New" w:eastAsia="Times New Roman" w:hAnsi="Courier New" w:cs="Courier New"/>
                <w:color w:val="000000"/>
                <w:sz w:val="21"/>
                <w:szCs w:val="21"/>
              </w:rPr>
            </w:rPrChange>
          </w:rPr>
          <w:t>      neighbor fc00::1 activate</w:t>
        </w:r>
      </w:ins>
    </w:p>
    <w:p w14:paraId="14937964" w14:textId="77777777" w:rsidR="0033127B" w:rsidRPr="0033127B" w:rsidRDefault="0033127B" w:rsidP="0033127B">
      <w:pPr>
        <w:widowControl/>
        <w:ind w:left="630"/>
        <w:rPr>
          <w:ins w:id="2306" w:author="Kevin Chege" w:date="2021-05-06T09:39:00Z"/>
          <w:rFonts w:ascii="Courier New" w:eastAsia="Courier New" w:hAnsi="Courier New" w:cs="Courier New"/>
          <w:color w:val="000000"/>
          <w:sz w:val="21"/>
          <w:szCs w:val="21"/>
          <w:rPrChange w:id="2307" w:author="Kevin Chege" w:date="2021-05-06T09:49:00Z">
            <w:rPr>
              <w:ins w:id="2308" w:author="Kevin Chege" w:date="2021-05-06T09:39:00Z"/>
              <w:rFonts w:ascii="Times New Roman" w:eastAsia="Times New Roman" w:hAnsi="Times New Roman" w:cs="Times New Roman"/>
              <w:sz w:val="24"/>
              <w:szCs w:val="24"/>
            </w:rPr>
          </w:rPrChange>
        </w:rPr>
        <w:pPrChange w:id="2309" w:author="Kevin Chege" w:date="2021-05-06T09:49:00Z">
          <w:pPr>
            <w:widowControl/>
          </w:pPr>
        </w:pPrChange>
      </w:pPr>
      <w:ins w:id="2310" w:author="Kevin Chege" w:date="2021-05-06T09:39:00Z">
        <w:r w:rsidRPr="0033127B">
          <w:rPr>
            <w:rFonts w:ascii="Courier New" w:eastAsia="Courier New" w:hAnsi="Courier New" w:cs="Courier New"/>
            <w:color w:val="000000"/>
            <w:sz w:val="21"/>
            <w:szCs w:val="21"/>
            <w:rPrChange w:id="2311" w:author="Kevin Chege" w:date="2021-05-06T09:49:00Z">
              <w:rPr>
                <w:rFonts w:ascii="Courier New" w:eastAsia="Times New Roman" w:hAnsi="Courier New" w:cs="Courier New"/>
                <w:color w:val="000000"/>
                <w:sz w:val="21"/>
                <w:szCs w:val="21"/>
              </w:rPr>
            </w:rPrChange>
          </w:rPr>
          <w:t>      neighbor fc00::1 route-map RPKI in</w:t>
        </w:r>
      </w:ins>
    </w:p>
    <w:p w14:paraId="78A4B06A" w14:textId="77777777" w:rsidR="0033127B" w:rsidRPr="0033127B" w:rsidRDefault="0033127B" w:rsidP="0033127B">
      <w:pPr>
        <w:widowControl/>
        <w:rPr>
          <w:ins w:id="2312" w:author="Kevin Chege" w:date="2021-05-06T09:39:00Z"/>
          <w:rFonts w:ascii="Times New Roman" w:eastAsia="Times New Roman" w:hAnsi="Times New Roman" w:cs="Times New Roman"/>
          <w:sz w:val="24"/>
          <w:szCs w:val="24"/>
        </w:rPr>
      </w:pPr>
    </w:p>
    <w:p w14:paraId="6110D076" w14:textId="77777777" w:rsidR="0033127B" w:rsidRPr="0033127B" w:rsidRDefault="0033127B" w:rsidP="0033127B">
      <w:pPr>
        <w:pBdr>
          <w:top w:val="nil"/>
          <w:left w:val="nil"/>
          <w:bottom w:val="nil"/>
          <w:right w:val="nil"/>
          <w:between w:val="nil"/>
        </w:pBdr>
        <w:spacing w:before="79"/>
        <w:ind w:left="220"/>
        <w:rPr>
          <w:ins w:id="2313" w:author="Kevin Chege" w:date="2021-05-06T09:39:00Z"/>
          <w:color w:val="000000"/>
          <w:sz w:val="21"/>
          <w:szCs w:val="21"/>
          <w:rPrChange w:id="2314" w:author="Kevin Chege" w:date="2021-05-06T09:50:00Z">
            <w:rPr>
              <w:ins w:id="2315" w:author="Kevin Chege" w:date="2021-05-06T09:39:00Z"/>
              <w:rFonts w:ascii="Times New Roman" w:eastAsia="Times New Roman" w:hAnsi="Times New Roman" w:cs="Times New Roman"/>
              <w:sz w:val="24"/>
              <w:szCs w:val="24"/>
            </w:rPr>
          </w:rPrChange>
        </w:rPr>
        <w:pPrChange w:id="2316" w:author="Kevin Chege" w:date="2021-05-06T09:50:00Z">
          <w:pPr>
            <w:widowControl/>
          </w:pPr>
        </w:pPrChange>
      </w:pPr>
      <w:ins w:id="2317" w:author="Kevin Chege" w:date="2021-05-06T09:39:00Z">
        <w:r w:rsidRPr="0033127B">
          <w:rPr>
            <w:color w:val="000000"/>
            <w:sz w:val="21"/>
            <w:szCs w:val="21"/>
            <w:rPrChange w:id="2318" w:author="Kevin Chege" w:date="2021-05-06T09:50:00Z">
              <w:rPr>
                <w:rFonts w:eastAsia="Times New Roman"/>
                <w:color w:val="000000"/>
              </w:rPr>
            </w:rPrChange>
          </w:rPr>
          <w:t>Example Route Control Functions (RCF):</w:t>
        </w:r>
      </w:ins>
    </w:p>
    <w:p w14:paraId="5D1A25BE" w14:textId="77777777" w:rsidR="0033127B" w:rsidRPr="0033127B" w:rsidRDefault="0033127B" w:rsidP="0033127B">
      <w:pPr>
        <w:widowControl/>
        <w:ind w:left="630"/>
        <w:rPr>
          <w:ins w:id="2319" w:author="Kevin Chege" w:date="2021-05-06T09:39:00Z"/>
          <w:rFonts w:ascii="Courier New" w:eastAsia="Courier New" w:hAnsi="Courier New" w:cs="Courier New"/>
          <w:color w:val="000000"/>
          <w:sz w:val="21"/>
          <w:szCs w:val="21"/>
          <w:rPrChange w:id="2320" w:author="Kevin Chege" w:date="2021-05-06T09:49:00Z">
            <w:rPr>
              <w:ins w:id="2321" w:author="Kevin Chege" w:date="2021-05-06T09:39:00Z"/>
              <w:rFonts w:ascii="Times New Roman" w:eastAsia="Times New Roman" w:hAnsi="Times New Roman" w:cs="Times New Roman"/>
              <w:sz w:val="24"/>
              <w:szCs w:val="24"/>
            </w:rPr>
          </w:rPrChange>
        </w:rPr>
        <w:pPrChange w:id="2322" w:author="Kevin Chege" w:date="2021-05-06T09:49:00Z">
          <w:pPr>
            <w:widowControl/>
          </w:pPr>
        </w:pPrChange>
      </w:pPr>
      <w:ins w:id="2323" w:author="Kevin Chege" w:date="2021-05-06T09:39:00Z">
        <w:r w:rsidRPr="0033127B">
          <w:rPr>
            <w:rFonts w:ascii="Courier New" w:eastAsia="Courier New" w:hAnsi="Courier New" w:cs="Courier New"/>
            <w:color w:val="000000"/>
            <w:sz w:val="21"/>
            <w:szCs w:val="21"/>
            <w:rPrChange w:id="2324" w:author="Kevin Chege" w:date="2021-05-06T09:49:00Z">
              <w:rPr>
                <w:rFonts w:ascii="Courier New" w:eastAsia="Times New Roman" w:hAnsi="Courier New" w:cs="Courier New"/>
                <w:color w:val="000000"/>
                <w:sz w:val="21"/>
                <w:szCs w:val="21"/>
              </w:rPr>
            </w:rPrChange>
          </w:rPr>
          <w:t>router general</w:t>
        </w:r>
      </w:ins>
    </w:p>
    <w:p w14:paraId="4F26D2EC" w14:textId="77777777" w:rsidR="0033127B" w:rsidRPr="0033127B" w:rsidRDefault="0033127B" w:rsidP="0033127B">
      <w:pPr>
        <w:widowControl/>
        <w:ind w:left="630"/>
        <w:rPr>
          <w:ins w:id="2325" w:author="Kevin Chege" w:date="2021-05-06T09:39:00Z"/>
          <w:rFonts w:ascii="Courier New" w:eastAsia="Courier New" w:hAnsi="Courier New" w:cs="Courier New"/>
          <w:color w:val="000000"/>
          <w:sz w:val="21"/>
          <w:szCs w:val="21"/>
          <w:rPrChange w:id="2326" w:author="Kevin Chege" w:date="2021-05-06T09:49:00Z">
            <w:rPr>
              <w:ins w:id="2327" w:author="Kevin Chege" w:date="2021-05-06T09:39:00Z"/>
              <w:rFonts w:ascii="Times New Roman" w:eastAsia="Times New Roman" w:hAnsi="Times New Roman" w:cs="Times New Roman"/>
              <w:sz w:val="24"/>
              <w:szCs w:val="24"/>
            </w:rPr>
          </w:rPrChange>
        </w:rPr>
        <w:pPrChange w:id="2328" w:author="Kevin Chege" w:date="2021-05-06T09:49:00Z">
          <w:pPr>
            <w:widowControl/>
          </w:pPr>
        </w:pPrChange>
      </w:pPr>
      <w:ins w:id="2329" w:author="Kevin Chege" w:date="2021-05-06T09:39:00Z">
        <w:r w:rsidRPr="0033127B">
          <w:rPr>
            <w:rFonts w:ascii="Courier New" w:eastAsia="Courier New" w:hAnsi="Courier New" w:cs="Courier New"/>
            <w:color w:val="000000"/>
            <w:sz w:val="21"/>
            <w:szCs w:val="21"/>
            <w:rPrChange w:id="2330" w:author="Kevin Chege" w:date="2021-05-06T09:49:00Z">
              <w:rPr>
                <w:rFonts w:ascii="Courier New" w:eastAsia="Times New Roman" w:hAnsi="Courier New" w:cs="Courier New"/>
                <w:color w:val="000000"/>
                <w:sz w:val="21"/>
                <w:szCs w:val="21"/>
              </w:rPr>
            </w:rPrChange>
          </w:rPr>
          <w:t>   control-functions</w:t>
        </w:r>
      </w:ins>
    </w:p>
    <w:p w14:paraId="1F768CF7" w14:textId="77777777" w:rsidR="0033127B" w:rsidRPr="0033127B" w:rsidRDefault="0033127B" w:rsidP="0033127B">
      <w:pPr>
        <w:widowControl/>
        <w:ind w:left="630"/>
        <w:rPr>
          <w:ins w:id="2331" w:author="Kevin Chege" w:date="2021-05-06T09:39:00Z"/>
          <w:rFonts w:ascii="Courier New" w:eastAsia="Courier New" w:hAnsi="Courier New" w:cs="Courier New"/>
          <w:color w:val="000000"/>
          <w:sz w:val="21"/>
          <w:szCs w:val="21"/>
          <w:rPrChange w:id="2332" w:author="Kevin Chege" w:date="2021-05-06T09:49:00Z">
            <w:rPr>
              <w:ins w:id="2333" w:author="Kevin Chege" w:date="2021-05-06T09:39:00Z"/>
              <w:rFonts w:ascii="Times New Roman" w:eastAsia="Times New Roman" w:hAnsi="Times New Roman" w:cs="Times New Roman"/>
              <w:sz w:val="24"/>
              <w:szCs w:val="24"/>
            </w:rPr>
          </w:rPrChange>
        </w:rPr>
        <w:pPrChange w:id="2334" w:author="Kevin Chege" w:date="2021-05-06T09:49:00Z">
          <w:pPr>
            <w:widowControl/>
          </w:pPr>
        </w:pPrChange>
      </w:pPr>
      <w:ins w:id="2335" w:author="Kevin Chege" w:date="2021-05-06T09:39:00Z">
        <w:r w:rsidRPr="0033127B">
          <w:rPr>
            <w:rFonts w:ascii="Courier New" w:eastAsia="Courier New" w:hAnsi="Courier New" w:cs="Courier New"/>
            <w:color w:val="000000"/>
            <w:sz w:val="21"/>
            <w:szCs w:val="21"/>
            <w:rPrChange w:id="2336" w:author="Kevin Chege" w:date="2021-05-06T09:49:00Z">
              <w:rPr>
                <w:rFonts w:ascii="Courier New" w:eastAsia="Times New Roman" w:hAnsi="Courier New" w:cs="Courier New"/>
                <w:color w:val="000000"/>
                <w:sz w:val="21"/>
                <w:szCs w:val="21"/>
              </w:rPr>
            </w:rPrChange>
          </w:rPr>
          <w:t>      code</w:t>
        </w:r>
      </w:ins>
    </w:p>
    <w:p w14:paraId="220AA26B" w14:textId="77777777" w:rsidR="0033127B" w:rsidRPr="0033127B" w:rsidRDefault="0033127B" w:rsidP="0033127B">
      <w:pPr>
        <w:widowControl/>
        <w:ind w:left="630"/>
        <w:rPr>
          <w:ins w:id="2337" w:author="Kevin Chege" w:date="2021-05-06T09:39:00Z"/>
          <w:rFonts w:ascii="Courier New" w:eastAsia="Courier New" w:hAnsi="Courier New" w:cs="Courier New"/>
          <w:color w:val="000000"/>
          <w:sz w:val="21"/>
          <w:szCs w:val="21"/>
          <w:rPrChange w:id="2338" w:author="Kevin Chege" w:date="2021-05-06T09:49:00Z">
            <w:rPr>
              <w:ins w:id="2339" w:author="Kevin Chege" w:date="2021-05-06T09:39:00Z"/>
              <w:rFonts w:ascii="Times New Roman" w:eastAsia="Times New Roman" w:hAnsi="Times New Roman" w:cs="Times New Roman"/>
              <w:sz w:val="24"/>
              <w:szCs w:val="24"/>
            </w:rPr>
          </w:rPrChange>
        </w:rPr>
        <w:pPrChange w:id="2340" w:author="Kevin Chege" w:date="2021-05-06T09:49:00Z">
          <w:pPr>
            <w:widowControl/>
          </w:pPr>
        </w:pPrChange>
      </w:pPr>
    </w:p>
    <w:p w14:paraId="0D05AFAD" w14:textId="77777777" w:rsidR="0033127B" w:rsidRPr="0033127B" w:rsidRDefault="0033127B" w:rsidP="0033127B">
      <w:pPr>
        <w:widowControl/>
        <w:ind w:left="630"/>
        <w:rPr>
          <w:ins w:id="2341" w:author="Kevin Chege" w:date="2021-05-06T09:39:00Z"/>
          <w:rFonts w:ascii="Courier New" w:eastAsia="Courier New" w:hAnsi="Courier New" w:cs="Courier New"/>
          <w:color w:val="000000"/>
          <w:sz w:val="21"/>
          <w:szCs w:val="21"/>
          <w:rPrChange w:id="2342" w:author="Kevin Chege" w:date="2021-05-06T09:49:00Z">
            <w:rPr>
              <w:ins w:id="2343" w:author="Kevin Chege" w:date="2021-05-06T09:39:00Z"/>
              <w:rFonts w:ascii="Times New Roman" w:eastAsia="Times New Roman" w:hAnsi="Times New Roman" w:cs="Times New Roman"/>
              <w:sz w:val="24"/>
              <w:szCs w:val="24"/>
            </w:rPr>
          </w:rPrChange>
        </w:rPr>
        <w:pPrChange w:id="2344" w:author="Kevin Chege" w:date="2021-05-06T09:49:00Z">
          <w:pPr>
            <w:widowControl/>
          </w:pPr>
        </w:pPrChange>
      </w:pPr>
      <w:ins w:id="2345" w:author="Kevin Chege" w:date="2021-05-06T09:39:00Z">
        <w:r w:rsidRPr="0033127B">
          <w:rPr>
            <w:rFonts w:ascii="Courier New" w:eastAsia="Courier New" w:hAnsi="Courier New" w:cs="Courier New"/>
            <w:color w:val="000000"/>
            <w:sz w:val="21"/>
            <w:szCs w:val="21"/>
            <w:rPrChange w:id="2346" w:author="Kevin Chege" w:date="2021-05-06T09:49:00Z">
              <w:rPr>
                <w:rFonts w:ascii="Courier New" w:eastAsia="Times New Roman" w:hAnsi="Courier New" w:cs="Courier New"/>
                <w:color w:val="000000"/>
                <w:sz w:val="21"/>
                <w:szCs w:val="21"/>
              </w:rPr>
            </w:rPrChange>
          </w:rPr>
          <w:t>        function RPKI_</w:t>
        </w:r>
        <w:proofErr w:type="gramStart"/>
        <w:r w:rsidRPr="0033127B">
          <w:rPr>
            <w:rFonts w:ascii="Courier New" w:eastAsia="Courier New" w:hAnsi="Courier New" w:cs="Courier New"/>
            <w:color w:val="000000"/>
            <w:sz w:val="21"/>
            <w:szCs w:val="21"/>
            <w:rPrChange w:id="2347" w:author="Kevin Chege" w:date="2021-05-06T09:49:00Z">
              <w:rPr>
                <w:rFonts w:ascii="Courier New" w:eastAsia="Times New Roman" w:hAnsi="Courier New" w:cs="Courier New"/>
                <w:color w:val="000000"/>
                <w:sz w:val="21"/>
                <w:szCs w:val="21"/>
              </w:rPr>
            </w:rPrChange>
          </w:rPr>
          <w:t>CHECK(</w:t>
        </w:r>
        <w:proofErr w:type="gramEnd"/>
        <w:r w:rsidRPr="0033127B">
          <w:rPr>
            <w:rFonts w:ascii="Courier New" w:eastAsia="Courier New" w:hAnsi="Courier New" w:cs="Courier New"/>
            <w:color w:val="000000"/>
            <w:sz w:val="21"/>
            <w:szCs w:val="21"/>
            <w:rPrChange w:id="2348" w:author="Kevin Chege" w:date="2021-05-06T09:49:00Z">
              <w:rPr>
                <w:rFonts w:ascii="Courier New" w:eastAsia="Times New Roman" w:hAnsi="Courier New" w:cs="Courier New"/>
                <w:color w:val="000000"/>
                <w:sz w:val="21"/>
                <w:szCs w:val="21"/>
              </w:rPr>
            </w:rPrChange>
          </w:rPr>
          <w:t>) {</w:t>
        </w:r>
      </w:ins>
    </w:p>
    <w:p w14:paraId="2E313A4B" w14:textId="77777777" w:rsidR="0033127B" w:rsidRPr="0033127B" w:rsidRDefault="0033127B" w:rsidP="0033127B">
      <w:pPr>
        <w:widowControl/>
        <w:ind w:left="630"/>
        <w:rPr>
          <w:ins w:id="2349" w:author="Kevin Chege" w:date="2021-05-06T09:39:00Z"/>
          <w:rFonts w:ascii="Courier New" w:eastAsia="Courier New" w:hAnsi="Courier New" w:cs="Courier New"/>
          <w:color w:val="000000"/>
          <w:sz w:val="21"/>
          <w:szCs w:val="21"/>
          <w:rPrChange w:id="2350" w:author="Kevin Chege" w:date="2021-05-06T09:49:00Z">
            <w:rPr>
              <w:ins w:id="2351" w:author="Kevin Chege" w:date="2021-05-06T09:39:00Z"/>
              <w:rFonts w:ascii="Times New Roman" w:eastAsia="Times New Roman" w:hAnsi="Times New Roman" w:cs="Times New Roman"/>
              <w:sz w:val="24"/>
              <w:szCs w:val="24"/>
            </w:rPr>
          </w:rPrChange>
        </w:rPr>
        <w:pPrChange w:id="2352" w:author="Kevin Chege" w:date="2021-05-06T09:49:00Z">
          <w:pPr>
            <w:widowControl/>
          </w:pPr>
        </w:pPrChange>
      </w:pPr>
      <w:ins w:id="2353" w:author="Kevin Chege" w:date="2021-05-06T09:39:00Z">
        <w:r w:rsidRPr="0033127B">
          <w:rPr>
            <w:rFonts w:ascii="Courier New" w:eastAsia="Courier New" w:hAnsi="Courier New" w:cs="Courier New"/>
            <w:color w:val="000000"/>
            <w:sz w:val="21"/>
            <w:szCs w:val="21"/>
            <w:rPrChange w:id="2354" w:author="Kevin Chege" w:date="2021-05-06T09:49:00Z">
              <w:rPr>
                <w:rFonts w:ascii="Courier New" w:eastAsia="Times New Roman" w:hAnsi="Courier New" w:cs="Courier New"/>
                <w:color w:val="000000"/>
                <w:sz w:val="21"/>
                <w:szCs w:val="21"/>
              </w:rPr>
            </w:rPrChange>
          </w:rPr>
          <w:t xml:space="preserve">               if </w:t>
        </w:r>
        <w:proofErr w:type="spellStart"/>
        <w:proofErr w:type="gramStart"/>
        <w:r w:rsidRPr="0033127B">
          <w:rPr>
            <w:rFonts w:ascii="Courier New" w:eastAsia="Courier New" w:hAnsi="Courier New" w:cs="Courier New"/>
            <w:color w:val="000000"/>
            <w:sz w:val="21"/>
            <w:szCs w:val="21"/>
            <w:rPrChange w:id="2355" w:author="Kevin Chege" w:date="2021-05-06T09:49:00Z">
              <w:rPr>
                <w:rFonts w:ascii="Courier New" w:eastAsia="Times New Roman" w:hAnsi="Courier New" w:cs="Courier New"/>
                <w:color w:val="000000"/>
                <w:sz w:val="21"/>
                <w:szCs w:val="21"/>
              </w:rPr>
            </w:rPrChange>
          </w:rPr>
          <w:t>rpki.origin</w:t>
        </w:r>
        <w:proofErr w:type="gramEnd"/>
        <w:r w:rsidRPr="0033127B">
          <w:rPr>
            <w:rFonts w:ascii="Courier New" w:eastAsia="Courier New" w:hAnsi="Courier New" w:cs="Courier New"/>
            <w:color w:val="000000"/>
            <w:sz w:val="21"/>
            <w:szCs w:val="21"/>
            <w:rPrChange w:id="2356" w:author="Kevin Chege" w:date="2021-05-06T09:49:00Z">
              <w:rPr>
                <w:rFonts w:ascii="Courier New" w:eastAsia="Times New Roman" w:hAnsi="Courier New" w:cs="Courier New"/>
                <w:color w:val="000000"/>
                <w:sz w:val="21"/>
                <w:szCs w:val="21"/>
              </w:rPr>
            </w:rPrChange>
          </w:rPr>
          <w:t>_as_validity</w:t>
        </w:r>
        <w:proofErr w:type="spellEnd"/>
        <w:r w:rsidRPr="0033127B">
          <w:rPr>
            <w:rFonts w:ascii="Courier New" w:eastAsia="Courier New" w:hAnsi="Courier New" w:cs="Courier New"/>
            <w:color w:val="000000"/>
            <w:sz w:val="21"/>
            <w:szCs w:val="21"/>
            <w:rPrChange w:id="2357" w:author="Kevin Chege" w:date="2021-05-06T09:49:00Z">
              <w:rPr>
                <w:rFonts w:ascii="Courier New" w:eastAsia="Times New Roman" w:hAnsi="Courier New" w:cs="Courier New"/>
                <w:color w:val="000000"/>
                <w:sz w:val="21"/>
                <w:szCs w:val="21"/>
              </w:rPr>
            </w:rPrChange>
          </w:rPr>
          <w:t xml:space="preserve"> is ROA_VALID {</w:t>
        </w:r>
      </w:ins>
    </w:p>
    <w:p w14:paraId="31961CCC" w14:textId="77777777" w:rsidR="0033127B" w:rsidRPr="0033127B" w:rsidRDefault="0033127B" w:rsidP="0033127B">
      <w:pPr>
        <w:widowControl/>
        <w:ind w:left="630"/>
        <w:rPr>
          <w:ins w:id="2358" w:author="Kevin Chege" w:date="2021-05-06T09:39:00Z"/>
          <w:rFonts w:ascii="Courier New" w:eastAsia="Courier New" w:hAnsi="Courier New" w:cs="Courier New"/>
          <w:color w:val="000000"/>
          <w:sz w:val="21"/>
          <w:szCs w:val="21"/>
          <w:rPrChange w:id="2359" w:author="Kevin Chege" w:date="2021-05-06T09:49:00Z">
            <w:rPr>
              <w:ins w:id="2360" w:author="Kevin Chege" w:date="2021-05-06T09:39:00Z"/>
              <w:rFonts w:ascii="Times New Roman" w:eastAsia="Times New Roman" w:hAnsi="Times New Roman" w:cs="Times New Roman"/>
              <w:sz w:val="24"/>
              <w:szCs w:val="24"/>
            </w:rPr>
          </w:rPrChange>
        </w:rPr>
        <w:pPrChange w:id="2361" w:author="Kevin Chege" w:date="2021-05-06T09:49:00Z">
          <w:pPr>
            <w:widowControl/>
          </w:pPr>
        </w:pPrChange>
      </w:pPr>
      <w:ins w:id="2362" w:author="Kevin Chege" w:date="2021-05-06T09:39:00Z">
        <w:r w:rsidRPr="0033127B">
          <w:rPr>
            <w:rFonts w:ascii="Courier New" w:eastAsia="Courier New" w:hAnsi="Courier New" w:cs="Courier New"/>
            <w:color w:val="000000"/>
            <w:sz w:val="21"/>
            <w:szCs w:val="21"/>
            <w:rPrChange w:id="2363" w:author="Kevin Chege" w:date="2021-05-06T09:49:00Z">
              <w:rPr>
                <w:rFonts w:ascii="Courier New" w:eastAsia="Times New Roman" w:hAnsi="Courier New" w:cs="Courier New"/>
                <w:color w:val="000000"/>
                <w:sz w:val="21"/>
                <w:szCs w:val="21"/>
              </w:rPr>
            </w:rPrChange>
          </w:rPr>
          <w:t>                  </w:t>
        </w:r>
        <w:proofErr w:type="spellStart"/>
        <w:r w:rsidRPr="0033127B">
          <w:rPr>
            <w:rFonts w:ascii="Courier New" w:eastAsia="Courier New" w:hAnsi="Courier New" w:cs="Courier New"/>
            <w:color w:val="000000"/>
            <w:sz w:val="21"/>
            <w:szCs w:val="21"/>
            <w:rPrChange w:id="2364" w:author="Kevin Chege" w:date="2021-05-06T09:49:00Z">
              <w:rPr>
                <w:rFonts w:ascii="Courier New" w:eastAsia="Times New Roman" w:hAnsi="Courier New" w:cs="Courier New"/>
                <w:color w:val="000000"/>
                <w:sz w:val="21"/>
                <w:szCs w:val="21"/>
              </w:rPr>
            </w:rPrChange>
          </w:rPr>
          <w:t>local_preference</w:t>
        </w:r>
        <w:proofErr w:type="spellEnd"/>
        <w:r w:rsidRPr="0033127B">
          <w:rPr>
            <w:rFonts w:ascii="Courier New" w:eastAsia="Courier New" w:hAnsi="Courier New" w:cs="Courier New"/>
            <w:color w:val="000000"/>
            <w:sz w:val="21"/>
            <w:szCs w:val="21"/>
            <w:rPrChange w:id="2365" w:author="Kevin Chege" w:date="2021-05-06T09:49:00Z">
              <w:rPr>
                <w:rFonts w:ascii="Courier New" w:eastAsia="Times New Roman" w:hAnsi="Courier New" w:cs="Courier New"/>
                <w:color w:val="000000"/>
                <w:sz w:val="21"/>
                <w:szCs w:val="21"/>
              </w:rPr>
            </w:rPrChange>
          </w:rPr>
          <w:t xml:space="preserve"> = </w:t>
        </w:r>
        <w:proofErr w:type="gramStart"/>
        <w:r w:rsidRPr="0033127B">
          <w:rPr>
            <w:rFonts w:ascii="Courier New" w:eastAsia="Courier New" w:hAnsi="Courier New" w:cs="Courier New"/>
            <w:color w:val="000000"/>
            <w:sz w:val="21"/>
            <w:szCs w:val="21"/>
            <w:rPrChange w:id="2366" w:author="Kevin Chege" w:date="2021-05-06T09:49:00Z">
              <w:rPr>
                <w:rFonts w:ascii="Courier New" w:eastAsia="Times New Roman" w:hAnsi="Courier New" w:cs="Courier New"/>
                <w:color w:val="000000"/>
                <w:sz w:val="21"/>
                <w:szCs w:val="21"/>
              </w:rPr>
            </w:rPrChange>
          </w:rPr>
          <w:t>200;</w:t>
        </w:r>
        <w:proofErr w:type="gramEnd"/>
      </w:ins>
    </w:p>
    <w:p w14:paraId="66DB97DF" w14:textId="77777777" w:rsidR="0033127B" w:rsidRPr="0033127B" w:rsidRDefault="0033127B" w:rsidP="0033127B">
      <w:pPr>
        <w:widowControl/>
        <w:ind w:left="630"/>
        <w:rPr>
          <w:ins w:id="2367" w:author="Kevin Chege" w:date="2021-05-06T09:39:00Z"/>
          <w:rFonts w:ascii="Courier New" w:eastAsia="Courier New" w:hAnsi="Courier New" w:cs="Courier New"/>
          <w:color w:val="000000"/>
          <w:sz w:val="21"/>
          <w:szCs w:val="21"/>
          <w:rPrChange w:id="2368" w:author="Kevin Chege" w:date="2021-05-06T09:49:00Z">
            <w:rPr>
              <w:ins w:id="2369" w:author="Kevin Chege" w:date="2021-05-06T09:39:00Z"/>
              <w:rFonts w:ascii="Times New Roman" w:eastAsia="Times New Roman" w:hAnsi="Times New Roman" w:cs="Times New Roman"/>
              <w:sz w:val="24"/>
              <w:szCs w:val="24"/>
            </w:rPr>
          </w:rPrChange>
        </w:rPr>
        <w:pPrChange w:id="2370" w:author="Kevin Chege" w:date="2021-05-06T09:49:00Z">
          <w:pPr>
            <w:widowControl/>
          </w:pPr>
        </w:pPrChange>
      </w:pPr>
      <w:ins w:id="2371" w:author="Kevin Chege" w:date="2021-05-06T09:39:00Z">
        <w:r w:rsidRPr="0033127B">
          <w:rPr>
            <w:rFonts w:ascii="Courier New" w:eastAsia="Courier New" w:hAnsi="Courier New" w:cs="Courier New"/>
            <w:color w:val="000000"/>
            <w:sz w:val="21"/>
            <w:szCs w:val="21"/>
            <w:rPrChange w:id="2372" w:author="Kevin Chege" w:date="2021-05-06T09:49:00Z">
              <w:rPr>
                <w:rFonts w:ascii="Courier New" w:eastAsia="Times New Roman" w:hAnsi="Courier New" w:cs="Courier New"/>
                <w:color w:val="000000"/>
                <w:sz w:val="21"/>
                <w:szCs w:val="21"/>
              </w:rPr>
            </w:rPrChange>
          </w:rPr>
          <w:t xml:space="preserve">                  return </w:t>
        </w:r>
        <w:proofErr w:type="gramStart"/>
        <w:r w:rsidRPr="0033127B">
          <w:rPr>
            <w:rFonts w:ascii="Courier New" w:eastAsia="Courier New" w:hAnsi="Courier New" w:cs="Courier New"/>
            <w:color w:val="000000"/>
            <w:sz w:val="21"/>
            <w:szCs w:val="21"/>
            <w:rPrChange w:id="2373" w:author="Kevin Chege" w:date="2021-05-06T09:49:00Z">
              <w:rPr>
                <w:rFonts w:ascii="Courier New" w:eastAsia="Times New Roman" w:hAnsi="Courier New" w:cs="Courier New"/>
                <w:color w:val="000000"/>
                <w:sz w:val="21"/>
                <w:szCs w:val="21"/>
              </w:rPr>
            </w:rPrChange>
          </w:rPr>
          <w:t>true;</w:t>
        </w:r>
        <w:proofErr w:type="gramEnd"/>
      </w:ins>
    </w:p>
    <w:p w14:paraId="115E3715" w14:textId="77777777" w:rsidR="0033127B" w:rsidRPr="0033127B" w:rsidRDefault="0033127B" w:rsidP="0033127B">
      <w:pPr>
        <w:widowControl/>
        <w:ind w:left="630"/>
        <w:rPr>
          <w:ins w:id="2374" w:author="Kevin Chege" w:date="2021-05-06T09:39:00Z"/>
          <w:rFonts w:ascii="Courier New" w:eastAsia="Courier New" w:hAnsi="Courier New" w:cs="Courier New"/>
          <w:color w:val="000000"/>
          <w:sz w:val="21"/>
          <w:szCs w:val="21"/>
          <w:rPrChange w:id="2375" w:author="Kevin Chege" w:date="2021-05-06T09:49:00Z">
            <w:rPr>
              <w:ins w:id="2376" w:author="Kevin Chege" w:date="2021-05-06T09:39:00Z"/>
              <w:rFonts w:ascii="Times New Roman" w:eastAsia="Times New Roman" w:hAnsi="Times New Roman" w:cs="Times New Roman"/>
              <w:sz w:val="24"/>
              <w:szCs w:val="24"/>
            </w:rPr>
          </w:rPrChange>
        </w:rPr>
        <w:pPrChange w:id="2377" w:author="Kevin Chege" w:date="2021-05-06T09:49:00Z">
          <w:pPr>
            <w:widowControl/>
          </w:pPr>
        </w:pPrChange>
      </w:pPr>
      <w:ins w:id="2378" w:author="Kevin Chege" w:date="2021-05-06T09:39:00Z">
        <w:r w:rsidRPr="0033127B">
          <w:rPr>
            <w:rFonts w:ascii="Courier New" w:eastAsia="Courier New" w:hAnsi="Courier New" w:cs="Courier New"/>
            <w:color w:val="000000"/>
            <w:sz w:val="21"/>
            <w:szCs w:val="21"/>
            <w:rPrChange w:id="2379" w:author="Kevin Chege" w:date="2021-05-06T09:49:00Z">
              <w:rPr>
                <w:rFonts w:ascii="Courier New" w:eastAsia="Times New Roman" w:hAnsi="Courier New" w:cs="Courier New"/>
                <w:color w:val="000000"/>
                <w:sz w:val="21"/>
                <w:szCs w:val="21"/>
              </w:rPr>
            </w:rPrChange>
          </w:rPr>
          <w:lastRenderedPageBreak/>
          <w:t>                  # Return = V and accept with LOCAL_PREF 200</w:t>
        </w:r>
      </w:ins>
    </w:p>
    <w:p w14:paraId="6673D7C6" w14:textId="77777777" w:rsidR="0033127B" w:rsidRPr="0033127B" w:rsidRDefault="0033127B" w:rsidP="0033127B">
      <w:pPr>
        <w:widowControl/>
        <w:ind w:left="630"/>
        <w:rPr>
          <w:ins w:id="2380" w:author="Kevin Chege" w:date="2021-05-06T09:39:00Z"/>
          <w:rFonts w:ascii="Courier New" w:eastAsia="Courier New" w:hAnsi="Courier New" w:cs="Courier New"/>
          <w:color w:val="000000"/>
          <w:sz w:val="21"/>
          <w:szCs w:val="21"/>
          <w:rPrChange w:id="2381" w:author="Kevin Chege" w:date="2021-05-06T09:49:00Z">
            <w:rPr>
              <w:ins w:id="2382" w:author="Kevin Chege" w:date="2021-05-06T09:39:00Z"/>
              <w:rFonts w:ascii="Times New Roman" w:eastAsia="Times New Roman" w:hAnsi="Times New Roman" w:cs="Times New Roman"/>
              <w:sz w:val="24"/>
              <w:szCs w:val="24"/>
            </w:rPr>
          </w:rPrChange>
        </w:rPr>
        <w:pPrChange w:id="2383" w:author="Kevin Chege" w:date="2021-05-06T09:49:00Z">
          <w:pPr>
            <w:widowControl/>
          </w:pPr>
        </w:pPrChange>
      </w:pPr>
      <w:ins w:id="2384" w:author="Kevin Chege" w:date="2021-05-06T09:39:00Z">
        <w:r w:rsidRPr="0033127B">
          <w:rPr>
            <w:rFonts w:ascii="Courier New" w:eastAsia="Courier New" w:hAnsi="Courier New" w:cs="Courier New"/>
            <w:color w:val="000000"/>
            <w:sz w:val="21"/>
            <w:szCs w:val="21"/>
            <w:rPrChange w:id="2385" w:author="Kevin Chege" w:date="2021-05-06T09:49:00Z">
              <w:rPr>
                <w:rFonts w:ascii="Courier New" w:eastAsia="Times New Roman" w:hAnsi="Courier New" w:cs="Courier New"/>
                <w:color w:val="000000"/>
                <w:sz w:val="21"/>
                <w:szCs w:val="21"/>
              </w:rPr>
            </w:rPrChange>
          </w:rPr>
          <w:t>               }</w:t>
        </w:r>
      </w:ins>
    </w:p>
    <w:p w14:paraId="0529BB26" w14:textId="77777777" w:rsidR="0033127B" w:rsidRPr="0033127B" w:rsidRDefault="0033127B" w:rsidP="0033127B">
      <w:pPr>
        <w:widowControl/>
        <w:ind w:left="630"/>
        <w:rPr>
          <w:ins w:id="2386" w:author="Kevin Chege" w:date="2021-05-06T09:39:00Z"/>
          <w:rFonts w:ascii="Courier New" w:eastAsia="Courier New" w:hAnsi="Courier New" w:cs="Courier New"/>
          <w:color w:val="000000"/>
          <w:sz w:val="21"/>
          <w:szCs w:val="21"/>
          <w:rPrChange w:id="2387" w:author="Kevin Chege" w:date="2021-05-06T09:49:00Z">
            <w:rPr>
              <w:ins w:id="2388" w:author="Kevin Chege" w:date="2021-05-06T09:39:00Z"/>
              <w:rFonts w:ascii="Times New Roman" w:eastAsia="Times New Roman" w:hAnsi="Times New Roman" w:cs="Times New Roman"/>
              <w:sz w:val="24"/>
              <w:szCs w:val="24"/>
            </w:rPr>
          </w:rPrChange>
        </w:rPr>
        <w:pPrChange w:id="2389" w:author="Kevin Chege" w:date="2021-05-06T09:49:00Z">
          <w:pPr>
            <w:widowControl/>
          </w:pPr>
        </w:pPrChange>
      </w:pPr>
      <w:ins w:id="2390" w:author="Kevin Chege" w:date="2021-05-06T09:39:00Z">
        <w:r w:rsidRPr="0033127B">
          <w:rPr>
            <w:rFonts w:ascii="Courier New" w:eastAsia="Courier New" w:hAnsi="Courier New" w:cs="Courier New"/>
            <w:color w:val="000000"/>
            <w:sz w:val="21"/>
            <w:szCs w:val="21"/>
            <w:rPrChange w:id="2391" w:author="Kevin Chege" w:date="2021-05-06T09:49:00Z">
              <w:rPr>
                <w:rFonts w:ascii="Courier New" w:eastAsia="Times New Roman" w:hAnsi="Courier New" w:cs="Courier New"/>
                <w:color w:val="000000"/>
                <w:sz w:val="21"/>
                <w:szCs w:val="21"/>
              </w:rPr>
            </w:rPrChange>
          </w:rPr>
          <w:t xml:space="preserve">               if </w:t>
        </w:r>
        <w:proofErr w:type="spellStart"/>
        <w:proofErr w:type="gramStart"/>
        <w:r w:rsidRPr="0033127B">
          <w:rPr>
            <w:rFonts w:ascii="Courier New" w:eastAsia="Courier New" w:hAnsi="Courier New" w:cs="Courier New"/>
            <w:color w:val="000000"/>
            <w:sz w:val="21"/>
            <w:szCs w:val="21"/>
            <w:rPrChange w:id="2392" w:author="Kevin Chege" w:date="2021-05-06T09:49:00Z">
              <w:rPr>
                <w:rFonts w:ascii="Courier New" w:eastAsia="Times New Roman" w:hAnsi="Courier New" w:cs="Courier New"/>
                <w:color w:val="000000"/>
                <w:sz w:val="21"/>
                <w:szCs w:val="21"/>
              </w:rPr>
            </w:rPrChange>
          </w:rPr>
          <w:t>rpki.origin</w:t>
        </w:r>
        <w:proofErr w:type="gramEnd"/>
        <w:r w:rsidRPr="0033127B">
          <w:rPr>
            <w:rFonts w:ascii="Courier New" w:eastAsia="Courier New" w:hAnsi="Courier New" w:cs="Courier New"/>
            <w:color w:val="000000"/>
            <w:sz w:val="21"/>
            <w:szCs w:val="21"/>
            <w:rPrChange w:id="2393" w:author="Kevin Chege" w:date="2021-05-06T09:49:00Z">
              <w:rPr>
                <w:rFonts w:ascii="Courier New" w:eastAsia="Times New Roman" w:hAnsi="Courier New" w:cs="Courier New"/>
                <w:color w:val="000000"/>
                <w:sz w:val="21"/>
                <w:szCs w:val="21"/>
              </w:rPr>
            </w:rPrChange>
          </w:rPr>
          <w:t>_as_validity</w:t>
        </w:r>
        <w:proofErr w:type="spellEnd"/>
        <w:r w:rsidRPr="0033127B">
          <w:rPr>
            <w:rFonts w:ascii="Courier New" w:eastAsia="Courier New" w:hAnsi="Courier New" w:cs="Courier New"/>
            <w:color w:val="000000"/>
            <w:sz w:val="21"/>
            <w:szCs w:val="21"/>
            <w:rPrChange w:id="2394" w:author="Kevin Chege" w:date="2021-05-06T09:49:00Z">
              <w:rPr>
                <w:rFonts w:ascii="Courier New" w:eastAsia="Times New Roman" w:hAnsi="Courier New" w:cs="Courier New"/>
                <w:color w:val="000000"/>
                <w:sz w:val="21"/>
                <w:szCs w:val="21"/>
              </w:rPr>
            </w:rPrChange>
          </w:rPr>
          <w:t xml:space="preserve"> is ROA_NOT_FOUND {</w:t>
        </w:r>
      </w:ins>
    </w:p>
    <w:p w14:paraId="2CFD49B8" w14:textId="77777777" w:rsidR="0033127B" w:rsidRPr="0033127B" w:rsidRDefault="0033127B" w:rsidP="0033127B">
      <w:pPr>
        <w:widowControl/>
        <w:ind w:left="630"/>
        <w:rPr>
          <w:ins w:id="2395" w:author="Kevin Chege" w:date="2021-05-06T09:39:00Z"/>
          <w:rFonts w:ascii="Courier New" w:eastAsia="Courier New" w:hAnsi="Courier New" w:cs="Courier New"/>
          <w:color w:val="000000"/>
          <w:sz w:val="21"/>
          <w:szCs w:val="21"/>
          <w:rPrChange w:id="2396" w:author="Kevin Chege" w:date="2021-05-06T09:49:00Z">
            <w:rPr>
              <w:ins w:id="2397" w:author="Kevin Chege" w:date="2021-05-06T09:39:00Z"/>
              <w:rFonts w:ascii="Times New Roman" w:eastAsia="Times New Roman" w:hAnsi="Times New Roman" w:cs="Times New Roman"/>
              <w:sz w:val="24"/>
              <w:szCs w:val="24"/>
            </w:rPr>
          </w:rPrChange>
        </w:rPr>
        <w:pPrChange w:id="2398" w:author="Kevin Chege" w:date="2021-05-06T09:49:00Z">
          <w:pPr>
            <w:widowControl/>
          </w:pPr>
        </w:pPrChange>
      </w:pPr>
      <w:ins w:id="2399" w:author="Kevin Chege" w:date="2021-05-06T09:39:00Z">
        <w:r w:rsidRPr="0033127B">
          <w:rPr>
            <w:rFonts w:ascii="Courier New" w:eastAsia="Courier New" w:hAnsi="Courier New" w:cs="Courier New"/>
            <w:color w:val="000000"/>
            <w:sz w:val="21"/>
            <w:szCs w:val="21"/>
            <w:rPrChange w:id="2400" w:author="Kevin Chege" w:date="2021-05-06T09:49:00Z">
              <w:rPr>
                <w:rFonts w:ascii="Courier New" w:eastAsia="Times New Roman" w:hAnsi="Courier New" w:cs="Courier New"/>
                <w:color w:val="000000"/>
                <w:sz w:val="21"/>
                <w:szCs w:val="21"/>
              </w:rPr>
            </w:rPrChange>
          </w:rPr>
          <w:t>                  </w:t>
        </w:r>
        <w:proofErr w:type="spellStart"/>
        <w:r w:rsidRPr="0033127B">
          <w:rPr>
            <w:rFonts w:ascii="Courier New" w:eastAsia="Courier New" w:hAnsi="Courier New" w:cs="Courier New"/>
            <w:color w:val="000000"/>
            <w:sz w:val="21"/>
            <w:szCs w:val="21"/>
            <w:rPrChange w:id="2401" w:author="Kevin Chege" w:date="2021-05-06T09:49:00Z">
              <w:rPr>
                <w:rFonts w:ascii="Courier New" w:eastAsia="Times New Roman" w:hAnsi="Courier New" w:cs="Courier New"/>
                <w:color w:val="000000"/>
                <w:sz w:val="21"/>
                <w:szCs w:val="21"/>
              </w:rPr>
            </w:rPrChange>
          </w:rPr>
          <w:t>local_preference</w:t>
        </w:r>
        <w:proofErr w:type="spellEnd"/>
        <w:r w:rsidRPr="0033127B">
          <w:rPr>
            <w:rFonts w:ascii="Courier New" w:eastAsia="Courier New" w:hAnsi="Courier New" w:cs="Courier New"/>
            <w:color w:val="000000"/>
            <w:sz w:val="21"/>
            <w:szCs w:val="21"/>
            <w:rPrChange w:id="2402" w:author="Kevin Chege" w:date="2021-05-06T09:49:00Z">
              <w:rPr>
                <w:rFonts w:ascii="Courier New" w:eastAsia="Times New Roman" w:hAnsi="Courier New" w:cs="Courier New"/>
                <w:color w:val="000000"/>
                <w:sz w:val="21"/>
                <w:szCs w:val="21"/>
              </w:rPr>
            </w:rPrChange>
          </w:rPr>
          <w:t xml:space="preserve"> = </w:t>
        </w:r>
        <w:proofErr w:type="gramStart"/>
        <w:r w:rsidRPr="0033127B">
          <w:rPr>
            <w:rFonts w:ascii="Courier New" w:eastAsia="Courier New" w:hAnsi="Courier New" w:cs="Courier New"/>
            <w:color w:val="000000"/>
            <w:sz w:val="21"/>
            <w:szCs w:val="21"/>
            <w:rPrChange w:id="2403" w:author="Kevin Chege" w:date="2021-05-06T09:49:00Z">
              <w:rPr>
                <w:rFonts w:ascii="Courier New" w:eastAsia="Times New Roman" w:hAnsi="Courier New" w:cs="Courier New"/>
                <w:color w:val="000000"/>
                <w:sz w:val="21"/>
                <w:szCs w:val="21"/>
              </w:rPr>
            </w:rPrChange>
          </w:rPr>
          <w:t>100;</w:t>
        </w:r>
        <w:proofErr w:type="gramEnd"/>
      </w:ins>
    </w:p>
    <w:p w14:paraId="0C01D211" w14:textId="77777777" w:rsidR="0033127B" w:rsidRPr="0033127B" w:rsidRDefault="0033127B" w:rsidP="0033127B">
      <w:pPr>
        <w:widowControl/>
        <w:ind w:left="630"/>
        <w:rPr>
          <w:ins w:id="2404" w:author="Kevin Chege" w:date="2021-05-06T09:39:00Z"/>
          <w:rFonts w:ascii="Courier New" w:eastAsia="Courier New" w:hAnsi="Courier New" w:cs="Courier New"/>
          <w:color w:val="000000"/>
          <w:sz w:val="21"/>
          <w:szCs w:val="21"/>
          <w:rPrChange w:id="2405" w:author="Kevin Chege" w:date="2021-05-06T09:49:00Z">
            <w:rPr>
              <w:ins w:id="2406" w:author="Kevin Chege" w:date="2021-05-06T09:39:00Z"/>
              <w:rFonts w:ascii="Times New Roman" w:eastAsia="Times New Roman" w:hAnsi="Times New Roman" w:cs="Times New Roman"/>
              <w:sz w:val="24"/>
              <w:szCs w:val="24"/>
            </w:rPr>
          </w:rPrChange>
        </w:rPr>
        <w:pPrChange w:id="2407" w:author="Kevin Chege" w:date="2021-05-06T09:49:00Z">
          <w:pPr>
            <w:widowControl/>
          </w:pPr>
        </w:pPrChange>
      </w:pPr>
      <w:ins w:id="2408" w:author="Kevin Chege" w:date="2021-05-06T09:39:00Z">
        <w:r w:rsidRPr="0033127B">
          <w:rPr>
            <w:rFonts w:ascii="Courier New" w:eastAsia="Courier New" w:hAnsi="Courier New" w:cs="Courier New"/>
            <w:color w:val="000000"/>
            <w:sz w:val="21"/>
            <w:szCs w:val="21"/>
            <w:rPrChange w:id="2409" w:author="Kevin Chege" w:date="2021-05-06T09:49:00Z">
              <w:rPr>
                <w:rFonts w:ascii="Courier New" w:eastAsia="Times New Roman" w:hAnsi="Courier New" w:cs="Courier New"/>
                <w:color w:val="000000"/>
                <w:sz w:val="21"/>
                <w:szCs w:val="21"/>
              </w:rPr>
            </w:rPrChange>
          </w:rPr>
          <w:t xml:space="preserve">                  return </w:t>
        </w:r>
        <w:proofErr w:type="gramStart"/>
        <w:r w:rsidRPr="0033127B">
          <w:rPr>
            <w:rFonts w:ascii="Courier New" w:eastAsia="Courier New" w:hAnsi="Courier New" w:cs="Courier New"/>
            <w:color w:val="000000"/>
            <w:sz w:val="21"/>
            <w:szCs w:val="21"/>
            <w:rPrChange w:id="2410" w:author="Kevin Chege" w:date="2021-05-06T09:49:00Z">
              <w:rPr>
                <w:rFonts w:ascii="Courier New" w:eastAsia="Times New Roman" w:hAnsi="Courier New" w:cs="Courier New"/>
                <w:color w:val="000000"/>
                <w:sz w:val="21"/>
                <w:szCs w:val="21"/>
              </w:rPr>
            </w:rPrChange>
          </w:rPr>
          <w:t>true;</w:t>
        </w:r>
        <w:proofErr w:type="gramEnd"/>
      </w:ins>
    </w:p>
    <w:p w14:paraId="3CE48ED2" w14:textId="77777777" w:rsidR="0033127B" w:rsidRPr="0033127B" w:rsidRDefault="0033127B" w:rsidP="0033127B">
      <w:pPr>
        <w:widowControl/>
        <w:ind w:left="630"/>
        <w:rPr>
          <w:ins w:id="2411" w:author="Kevin Chege" w:date="2021-05-06T09:39:00Z"/>
          <w:rFonts w:ascii="Courier New" w:eastAsia="Courier New" w:hAnsi="Courier New" w:cs="Courier New"/>
          <w:color w:val="000000"/>
          <w:sz w:val="21"/>
          <w:szCs w:val="21"/>
          <w:rPrChange w:id="2412" w:author="Kevin Chege" w:date="2021-05-06T09:49:00Z">
            <w:rPr>
              <w:ins w:id="2413" w:author="Kevin Chege" w:date="2021-05-06T09:39:00Z"/>
              <w:rFonts w:ascii="Times New Roman" w:eastAsia="Times New Roman" w:hAnsi="Times New Roman" w:cs="Times New Roman"/>
              <w:sz w:val="24"/>
              <w:szCs w:val="24"/>
            </w:rPr>
          </w:rPrChange>
        </w:rPr>
        <w:pPrChange w:id="2414" w:author="Kevin Chege" w:date="2021-05-06T09:49:00Z">
          <w:pPr>
            <w:widowControl/>
          </w:pPr>
        </w:pPrChange>
      </w:pPr>
      <w:ins w:id="2415" w:author="Kevin Chege" w:date="2021-05-06T09:39:00Z">
        <w:r w:rsidRPr="0033127B">
          <w:rPr>
            <w:rFonts w:ascii="Courier New" w:eastAsia="Courier New" w:hAnsi="Courier New" w:cs="Courier New"/>
            <w:color w:val="000000"/>
            <w:sz w:val="21"/>
            <w:szCs w:val="21"/>
            <w:rPrChange w:id="2416" w:author="Kevin Chege" w:date="2021-05-06T09:49:00Z">
              <w:rPr>
                <w:rFonts w:ascii="Courier New" w:eastAsia="Times New Roman" w:hAnsi="Courier New" w:cs="Courier New"/>
                <w:color w:val="000000"/>
                <w:sz w:val="21"/>
                <w:szCs w:val="21"/>
              </w:rPr>
            </w:rPrChange>
          </w:rPr>
          <w:t>                  # Return = U and accept with LOCAL_PREF 100</w:t>
        </w:r>
      </w:ins>
    </w:p>
    <w:p w14:paraId="2747F46B" w14:textId="77777777" w:rsidR="0033127B" w:rsidRPr="0033127B" w:rsidRDefault="0033127B" w:rsidP="0033127B">
      <w:pPr>
        <w:widowControl/>
        <w:ind w:left="630"/>
        <w:rPr>
          <w:ins w:id="2417" w:author="Kevin Chege" w:date="2021-05-06T09:39:00Z"/>
          <w:rFonts w:ascii="Courier New" w:eastAsia="Courier New" w:hAnsi="Courier New" w:cs="Courier New"/>
          <w:color w:val="000000"/>
          <w:sz w:val="21"/>
          <w:szCs w:val="21"/>
          <w:rPrChange w:id="2418" w:author="Kevin Chege" w:date="2021-05-06T09:49:00Z">
            <w:rPr>
              <w:ins w:id="2419" w:author="Kevin Chege" w:date="2021-05-06T09:39:00Z"/>
              <w:rFonts w:ascii="Times New Roman" w:eastAsia="Times New Roman" w:hAnsi="Times New Roman" w:cs="Times New Roman"/>
              <w:sz w:val="24"/>
              <w:szCs w:val="24"/>
            </w:rPr>
          </w:rPrChange>
        </w:rPr>
        <w:pPrChange w:id="2420" w:author="Kevin Chege" w:date="2021-05-06T09:49:00Z">
          <w:pPr>
            <w:widowControl/>
          </w:pPr>
        </w:pPrChange>
      </w:pPr>
      <w:ins w:id="2421" w:author="Kevin Chege" w:date="2021-05-06T09:39:00Z">
        <w:r w:rsidRPr="0033127B">
          <w:rPr>
            <w:rFonts w:ascii="Courier New" w:eastAsia="Courier New" w:hAnsi="Courier New" w:cs="Courier New"/>
            <w:color w:val="000000"/>
            <w:sz w:val="21"/>
            <w:szCs w:val="21"/>
            <w:rPrChange w:id="2422" w:author="Kevin Chege" w:date="2021-05-06T09:49:00Z">
              <w:rPr>
                <w:rFonts w:ascii="Courier New" w:eastAsia="Times New Roman" w:hAnsi="Courier New" w:cs="Courier New"/>
                <w:color w:val="000000"/>
                <w:sz w:val="21"/>
                <w:szCs w:val="21"/>
              </w:rPr>
            </w:rPrChange>
          </w:rPr>
          <w:t>               }</w:t>
        </w:r>
      </w:ins>
    </w:p>
    <w:p w14:paraId="0E787674" w14:textId="77777777" w:rsidR="0033127B" w:rsidRPr="0033127B" w:rsidRDefault="0033127B" w:rsidP="0033127B">
      <w:pPr>
        <w:widowControl/>
        <w:ind w:left="630"/>
        <w:rPr>
          <w:ins w:id="2423" w:author="Kevin Chege" w:date="2021-05-06T09:39:00Z"/>
          <w:rFonts w:ascii="Courier New" w:eastAsia="Courier New" w:hAnsi="Courier New" w:cs="Courier New"/>
          <w:color w:val="000000"/>
          <w:sz w:val="21"/>
          <w:szCs w:val="21"/>
          <w:rPrChange w:id="2424" w:author="Kevin Chege" w:date="2021-05-06T09:49:00Z">
            <w:rPr>
              <w:ins w:id="2425" w:author="Kevin Chege" w:date="2021-05-06T09:39:00Z"/>
              <w:rFonts w:ascii="Times New Roman" w:eastAsia="Times New Roman" w:hAnsi="Times New Roman" w:cs="Times New Roman"/>
              <w:sz w:val="24"/>
              <w:szCs w:val="24"/>
            </w:rPr>
          </w:rPrChange>
        </w:rPr>
        <w:pPrChange w:id="2426" w:author="Kevin Chege" w:date="2021-05-06T09:49:00Z">
          <w:pPr>
            <w:widowControl/>
          </w:pPr>
        </w:pPrChange>
      </w:pPr>
      <w:ins w:id="2427" w:author="Kevin Chege" w:date="2021-05-06T09:39:00Z">
        <w:r w:rsidRPr="0033127B">
          <w:rPr>
            <w:rFonts w:ascii="Courier New" w:eastAsia="Courier New" w:hAnsi="Courier New" w:cs="Courier New"/>
            <w:color w:val="000000"/>
            <w:sz w:val="21"/>
            <w:szCs w:val="21"/>
            <w:rPrChange w:id="2428" w:author="Kevin Chege" w:date="2021-05-06T09:49:00Z">
              <w:rPr>
                <w:rFonts w:ascii="Courier New" w:eastAsia="Times New Roman" w:hAnsi="Courier New" w:cs="Courier New"/>
                <w:color w:val="000000"/>
                <w:sz w:val="21"/>
                <w:szCs w:val="21"/>
              </w:rPr>
            </w:rPrChange>
          </w:rPr>
          <w:t xml:space="preserve">               if </w:t>
        </w:r>
        <w:proofErr w:type="spellStart"/>
        <w:proofErr w:type="gramStart"/>
        <w:r w:rsidRPr="0033127B">
          <w:rPr>
            <w:rFonts w:ascii="Courier New" w:eastAsia="Courier New" w:hAnsi="Courier New" w:cs="Courier New"/>
            <w:color w:val="000000"/>
            <w:sz w:val="21"/>
            <w:szCs w:val="21"/>
            <w:rPrChange w:id="2429" w:author="Kevin Chege" w:date="2021-05-06T09:49:00Z">
              <w:rPr>
                <w:rFonts w:ascii="Courier New" w:eastAsia="Times New Roman" w:hAnsi="Courier New" w:cs="Courier New"/>
                <w:color w:val="000000"/>
                <w:sz w:val="21"/>
                <w:szCs w:val="21"/>
              </w:rPr>
            </w:rPrChange>
          </w:rPr>
          <w:t>rpki.origin</w:t>
        </w:r>
        <w:proofErr w:type="gramEnd"/>
        <w:r w:rsidRPr="0033127B">
          <w:rPr>
            <w:rFonts w:ascii="Courier New" w:eastAsia="Courier New" w:hAnsi="Courier New" w:cs="Courier New"/>
            <w:color w:val="000000"/>
            <w:sz w:val="21"/>
            <w:szCs w:val="21"/>
            <w:rPrChange w:id="2430" w:author="Kevin Chege" w:date="2021-05-06T09:49:00Z">
              <w:rPr>
                <w:rFonts w:ascii="Courier New" w:eastAsia="Times New Roman" w:hAnsi="Courier New" w:cs="Courier New"/>
                <w:color w:val="000000"/>
                <w:sz w:val="21"/>
                <w:szCs w:val="21"/>
              </w:rPr>
            </w:rPrChange>
          </w:rPr>
          <w:t>_as_validity</w:t>
        </w:r>
        <w:proofErr w:type="spellEnd"/>
        <w:r w:rsidRPr="0033127B">
          <w:rPr>
            <w:rFonts w:ascii="Courier New" w:eastAsia="Courier New" w:hAnsi="Courier New" w:cs="Courier New"/>
            <w:color w:val="000000"/>
            <w:sz w:val="21"/>
            <w:szCs w:val="21"/>
            <w:rPrChange w:id="2431" w:author="Kevin Chege" w:date="2021-05-06T09:49:00Z">
              <w:rPr>
                <w:rFonts w:ascii="Courier New" w:eastAsia="Times New Roman" w:hAnsi="Courier New" w:cs="Courier New"/>
                <w:color w:val="000000"/>
                <w:sz w:val="21"/>
                <w:szCs w:val="21"/>
              </w:rPr>
            </w:rPrChange>
          </w:rPr>
          <w:t xml:space="preserve"> is ROA_INVALID {</w:t>
        </w:r>
      </w:ins>
    </w:p>
    <w:p w14:paraId="3E6501DA" w14:textId="77777777" w:rsidR="0033127B" w:rsidRPr="0033127B" w:rsidRDefault="0033127B" w:rsidP="0033127B">
      <w:pPr>
        <w:widowControl/>
        <w:ind w:left="630"/>
        <w:rPr>
          <w:ins w:id="2432" w:author="Kevin Chege" w:date="2021-05-06T09:39:00Z"/>
          <w:rFonts w:ascii="Courier New" w:eastAsia="Courier New" w:hAnsi="Courier New" w:cs="Courier New"/>
          <w:color w:val="000000"/>
          <w:sz w:val="21"/>
          <w:szCs w:val="21"/>
          <w:rPrChange w:id="2433" w:author="Kevin Chege" w:date="2021-05-06T09:49:00Z">
            <w:rPr>
              <w:ins w:id="2434" w:author="Kevin Chege" w:date="2021-05-06T09:39:00Z"/>
              <w:rFonts w:ascii="Times New Roman" w:eastAsia="Times New Roman" w:hAnsi="Times New Roman" w:cs="Times New Roman"/>
              <w:sz w:val="24"/>
              <w:szCs w:val="24"/>
            </w:rPr>
          </w:rPrChange>
        </w:rPr>
        <w:pPrChange w:id="2435" w:author="Kevin Chege" w:date="2021-05-06T09:49:00Z">
          <w:pPr>
            <w:widowControl/>
          </w:pPr>
        </w:pPrChange>
      </w:pPr>
      <w:ins w:id="2436" w:author="Kevin Chege" w:date="2021-05-06T09:39:00Z">
        <w:r w:rsidRPr="0033127B">
          <w:rPr>
            <w:rFonts w:ascii="Courier New" w:eastAsia="Courier New" w:hAnsi="Courier New" w:cs="Courier New"/>
            <w:color w:val="000000"/>
            <w:sz w:val="21"/>
            <w:szCs w:val="21"/>
            <w:rPrChange w:id="2437" w:author="Kevin Chege" w:date="2021-05-06T09:49:00Z">
              <w:rPr>
                <w:rFonts w:ascii="Courier New" w:eastAsia="Times New Roman" w:hAnsi="Courier New" w:cs="Courier New"/>
                <w:color w:val="000000"/>
                <w:sz w:val="21"/>
                <w:szCs w:val="21"/>
              </w:rPr>
            </w:rPrChange>
          </w:rPr>
          <w:t xml:space="preserve">                  return </w:t>
        </w:r>
        <w:proofErr w:type="gramStart"/>
        <w:r w:rsidRPr="0033127B">
          <w:rPr>
            <w:rFonts w:ascii="Courier New" w:eastAsia="Courier New" w:hAnsi="Courier New" w:cs="Courier New"/>
            <w:color w:val="000000"/>
            <w:sz w:val="21"/>
            <w:szCs w:val="21"/>
            <w:rPrChange w:id="2438" w:author="Kevin Chege" w:date="2021-05-06T09:49:00Z">
              <w:rPr>
                <w:rFonts w:ascii="Courier New" w:eastAsia="Times New Roman" w:hAnsi="Courier New" w:cs="Courier New"/>
                <w:color w:val="000000"/>
                <w:sz w:val="21"/>
                <w:szCs w:val="21"/>
              </w:rPr>
            </w:rPrChange>
          </w:rPr>
          <w:t>false;</w:t>
        </w:r>
        <w:proofErr w:type="gramEnd"/>
      </w:ins>
    </w:p>
    <w:p w14:paraId="4404ED80" w14:textId="77777777" w:rsidR="0033127B" w:rsidRPr="0033127B" w:rsidRDefault="0033127B" w:rsidP="0033127B">
      <w:pPr>
        <w:widowControl/>
        <w:ind w:left="630"/>
        <w:rPr>
          <w:ins w:id="2439" w:author="Kevin Chege" w:date="2021-05-06T09:39:00Z"/>
          <w:rFonts w:ascii="Courier New" w:eastAsia="Courier New" w:hAnsi="Courier New" w:cs="Courier New"/>
          <w:color w:val="000000"/>
          <w:sz w:val="21"/>
          <w:szCs w:val="21"/>
          <w:rPrChange w:id="2440" w:author="Kevin Chege" w:date="2021-05-06T09:49:00Z">
            <w:rPr>
              <w:ins w:id="2441" w:author="Kevin Chege" w:date="2021-05-06T09:39:00Z"/>
              <w:rFonts w:ascii="Times New Roman" w:eastAsia="Times New Roman" w:hAnsi="Times New Roman" w:cs="Times New Roman"/>
              <w:sz w:val="24"/>
              <w:szCs w:val="24"/>
            </w:rPr>
          </w:rPrChange>
        </w:rPr>
        <w:pPrChange w:id="2442" w:author="Kevin Chege" w:date="2021-05-06T09:49:00Z">
          <w:pPr>
            <w:widowControl/>
          </w:pPr>
        </w:pPrChange>
      </w:pPr>
      <w:ins w:id="2443" w:author="Kevin Chege" w:date="2021-05-06T09:39:00Z">
        <w:r w:rsidRPr="0033127B">
          <w:rPr>
            <w:rFonts w:ascii="Courier New" w:eastAsia="Courier New" w:hAnsi="Courier New" w:cs="Courier New"/>
            <w:color w:val="000000"/>
            <w:sz w:val="21"/>
            <w:szCs w:val="21"/>
            <w:rPrChange w:id="2444" w:author="Kevin Chege" w:date="2021-05-06T09:49:00Z">
              <w:rPr>
                <w:rFonts w:ascii="Courier New" w:eastAsia="Times New Roman" w:hAnsi="Courier New" w:cs="Courier New"/>
                <w:color w:val="000000"/>
                <w:sz w:val="21"/>
                <w:szCs w:val="21"/>
              </w:rPr>
            </w:rPrChange>
          </w:rPr>
          <w:t>               # Return = I and drop</w:t>
        </w:r>
      </w:ins>
    </w:p>
    <w:p w14:paraId="0C181128" w14:textId="77777777" w:rsidR="0033127B" w:rsidRPr="0033127B" w:rsidRDefault="0033127B" w:rsidP="0033127B">
      <w:pPr>
        <w:widowControl/>
        <w:ind w:left="630"/>
        <w:rPr>
          <w:ins w:id="2445" w:author="Kevin Chege" w:date="2021-05-06T09:39:00Z"/>
          <w:rFonts w:ascii="Courier New" w:eastAsia="Courier New" w:hAnsi="Courier New" w:cs="Courier New"/>
          <w:color w:val="000000"/>
          <w:sz w:val="21"/>
          <w:szCs w:val="21"/>
          <w:rPrChange w:id="2446" w:author="Kevin Chege" w:date="2021-05-06T09:49:00Z">
            <w:rPr>
              <w:ins w:id="2447" w:author="Kevin Chege" w:date="2021-05-06T09:39:00Z"/>
              <w:rFonts w:ascii="Times New Roman" w:eastAsia="Times New Roman" w:hAnsi="Times New Roman" w:cs="Times New Roman"/>
              <w:sz w:val="24"/>
              <w:szCs w:val="24"/>
            </w:rPr>
          </w:rPrChange>
        </w:rPr>
        <w:pPrChange w:id="2448" w:author="Kevin Chege" w:date="2021-05-06T09:49:00Z">
          <w:pPr>
            <w:widowControl/>
          </w:pPr>
        </w:pPrChange>
      </w:pPr>
      <w:ins w:id="2449" w:author="Kevin Chege" w:date="2021-05-06T09:39:00Z">
        <w:r w:rsidRPr="0033127B">
          <w:rPr>
            <w:rFonts w:ascii="Courier New" w:eastAsia="Courier New" w:hAnsi="Courier New" w:cs="Courier New"/>
            <w:color w:val="000000"/>
            <w:sz w:val="21"/>
            <w:szCs w:val="21"/>
            <w:rPrChange w:id="2450" w:author="Kevin Chege" w:date="2021-05-06T09:49:00Z">
              <w:rPr>
                <w:rFonts w:ascii="Courier New" w:eastAsia="Times New Roman" w:hAnsi="Courier New" w:cs="Courier New"/>
                <w:color w:val="000000"/>
                <w:sz w:val="21"/>
                <w:szCs w:val="21"/>
              </w:rPr>
            </w:rPrChange>
          </w:rPr>
          <w:t>               }</w:t>
        </w:r>
      </w:ins>
    </w:p>
    <w:p w14:paraId="1256F437" w14:textId="77777777" w:rsidR="0033127B" w:rsidRPr="0033127B" w:rsidRDefault="0033127B" w:rsidP="0033127B">
      <w:pPr>
        <w:widowControl/>
        <w:ind w:left="630"/>
        <w:rPr>
          <w:ins w:id="2451" w:author="Kevin Chege" w:date="2021-05-06T09:39:00Z"/>
          <w:rFonts w:ascii="Courier New" w:eastAsia="Courier New" w:hAnsi="Courier New" w:cs="Courier New"/>
          <w:color w:val="000000"/>
          <w:sz w:val="21"/>
          <w:szCs w:val="21"/>
          <w:rPrChange w:id="2452" w:author="Kevin Chege" w:date="2021-05-06T09:49:00Z">
            <w:rPr>
              <w:ins w:id="2453" w:author="Kevin Chege" w:date="2021-05-06T09:39:00Z"/>
              <w:rFonts w:ascii="Times New Roman" w:eastAsia="Times New Roman" w:hAnsi="Times New Roman" w:cs="Times New Roman"/>
              <w:sz w:val="24"/>
              <w:szCs w:val="24"/>
            </w:rPr>
          </w:rPrChange>
        </w:rPr>
        <w:pPrChange w:id="2454" w:author="Kevin Chege" w:date="2021-05-06T09:49:00Z">
          <w:pPr>
            <w:widowControl/>
          </w:pPr>
        </w:pPrChange>
      </w:pPr>
      <w:ins w:id="2455" w:author="Kevin Chege" w:date="2021-05-06T09:39:00Z">
        <w:r w:rsidRPr="0033127B">
          <w:rPr>
            <w:rFonts w:ascii="Courier New" w:eastAsia="Courier New" w:hAnsi="Courier New" w:cs="Courier New"/>
            <w:color w:val="000000"/>
            <w:sz w:val="21"/>
            <w:szCs w:val="21"/>
            <w:rPrChange w:id="2456" w:author="Kevin Chege" w:date="2021-05-06T09:49:00Z">
              <w:rPr>
                <w:rFonts w:ascii="Courier New" w:eastAsia="Times New Roman" w:hAnsi="Courier New" w:cs="Courier New"/>
                <w:color w:val="000000"/>
                <w:sz w:val="21"/>
                <w:szCs w:val="21"/>
              </w:rPr>
            </w:rPrChange>
          </w:rPr>
          <w:t xml:space="preserve">               return </w:t>
        </w:r>
        <w:proofErr w:type="gramStart"/>
        <w:r w:rsidRPr="0033127B">
          <w:rPr>
            <w:rFonts w:ascii="Courier New" w:eastAsia="Courier New" w:hAnsi="Courier New" w:cs="Courier New"/>
            <w:color w:val="000000"/>
            <w:sz w:val="21"/>
            <w:szCs w:val="21"/>
            <w:rPrChange w:id="2457" w:author="Kevin Chege" w:date="2021-05-06T09:49:00Z">
              <w:rPr>
                <w:rFonts w:ascii="Courier New" w:eastAsia="Times New Roman" w:hAnsi="Courier New" w:cs="Courier New"/>
                <w:color w:val="000000"/>
                <w:sz w:val="21"/>
                <w:szCs w:val="21"/>
              </w:rPr>
            </w:rPrChange>
          </w:rPr>
          <w:t>true;</w:t>
        </w:r>
        <w:proofErr w:type="gramEnd"/>
      </w:ins>
    </w:p>
    <w:p w14:paraId="2CE39CCD" w14:textId="77777777" w:rsidR="0033127B" w:rsidRPr="0033127B" w:rsidRDefault="0033127B" w:rsidP="0033127B">
      <w:pPr>
        <w:widowControl/>
        <w:ind w:left="630"/>
        <w:rPr>
          <w:ins w:id="2458" w:author="Kevin Chege" w:date="2021-05-06T09:39:00Z"/>
          <w:rFonts w:ascii="Courier New" w:eastAsia="Courier New" w:hAnsi="Courier New" w:cs="Courier New"/>
          <w:color w:val="000000"/>
          <w:sz w:val="21"/>
          <w:szCs w:val="21"/>
          <w:rPrChange w:id="2459" w:author="Kevin Chege" w:date="2021-05-06T09:49:00Z">
            <w:rPr>
              <w:ins w:id="2460" w:author="Kevin Chege" w:date="2021-05-06T09:39:00Z"/>
              <w:rFonts w:ascii="Times New Roman" w:eastAsia="Times New Roman" w:hAnsi="Times New Roman" w:cs="Times New Roman"/>
              <w:sz w:val="24"/>
              <w:szCs w:val="24"/>
            </w:rPr>
          </w:rPrChange>
        </w:rPr>
        <w:pPrChange w:id="2461" w:author="Kevin Chege" w:date="2021-05-06T09:49:00Z">
          <w:pPr>
            <w:widowControl/>
          </w:pPr>
        </w:pPrChange>
      </w:pPr>
      <w:ins w:id="2462" w:author="Kevin Chege" w:date="2021-05-06T09:39:00Z">
        <w:r w:rsidRPr="0033127B">
          <w:rPr>
            <w:rFonts w:ascii="Courier New" w:eastAsia="Courier New" w:hAnsi="Courier New" w:cs="Courier New"/>
            <w:color w:val="000000"/>
            <w:sz w:val="21"/>
            <w:szCs w:val="21"/>
            <w:rPrChange w:id="2463" w:author="Kevin Chege" w:date="2021-05-06T09:49:00Z">
              <w:rPr>
                <w:rFonts w:ascii="Courier New" w:eastAsia="Times New Roman" w:hAnsi="Courier New" w:cs="Courier New"/>
                <w:color w:val="000000"/>
                <w:sz w:val="21"/>
                <w:szCs w:val="21"/>
              </w:rPr>
            </w:rPrChange>
          </w:rPr>
          <w:t>            }</w:t>
        </w:r>
      </w:ins>
    </w:p>
    <w:p w14:paraId="33032E81" w14:textId="77777777" w:rsidR="0033127B" w:rsidRPr="0033127B" w:rsidRDefault="0033127B" w:rsidP="0033127B">
      <w:pPr>
        <w:widowControl/>
        <w:ind w:left="630"/>
        <w:rPr>
          <w:ins w:id="2464" w:author="Kevin Chege" w:date="2021-05-06T09:39:00Z"/>
          <w:rFonts w:ascii="Courier New" w:eastAsia="Courier New" w:hAnsi="Courier New" w:cs="Courier New"/>
          <w:color w:val="000000"/>
          <w:sz w:val="21"/>
          <w:szCs w:val="21"/>
          <w:rPrChange w:id="2465" w:author="Kevin Chege" w:date="2021-05-06T09:49:00Z">
            <w:rPr>
              <w:ins w:id="2466" w:author="Kevin Chege" w:date="2021-05-06T09:39:00Z"/>
              <w:rFonts w:ascii="Times New Roman" w:eastAsia="Times New Roman" w:hAnsi="Times New Roman" w:cs="Times New Roman"/>
              <w:sz w:val="24"/>
              <w:szCs w:val="24"/>
            </w:rPr>
          </w:rPrChange>
        </w:rPr>
        <w:pPrChange w:id="2467" w:author="Kevin Chege" w:date="2021-05-06T09:49:00Z">
          <w:pPr>
            <w:widowControl/>
          </w:pPr>
        </w:pPrChange>
      </w:pPr>
      <w:ins w:id="2468" w:author="Kevin Chege" w:date="2021-05-06T09:39:00Z">
        <w:r w:rsidRPr="0033127B">
          <w:rPr>
            <w:rFonts w:ascii="Courier New" w:eastAsia="Courier New" w:hAnsi="Courier New" w:cs="Courier New"/>
            <w:color w:val="000000"/>
            <w:sz w:val="21"/>
            <w:szCs w:val="21"/>
            <w:rPrChange w:id="2469" w:author="Kevin Chege" w:date="2021-05-06T09:49:00Z">
              <w:rPr>
                <w:rFonts w:ascii="Courier New" w:eastAsia="Times New Roman" w:hAnsi="Courier New" w:cs="Courier New"/>
                <w:color w:val="000000"/>
                <w:sz w:val="21"/>
                <w:szCs w:val="21"/>
              </w:rPr>
            </w:rPrChange>
          </w:rPr>
          <w:t>      </w:t>
        </w:r>
      </w:ins>
    </w:p>
    <w:p w14:paraId="1C1BD006" w14:textId="77777777" w:rsidR="0033127B" w:rsidRPr="0033127B" w:rsidRDefault="0033127B" w:rsidP="0033127B">
      <w:pPr>
        <w:widowControl/>
        <w:ind w:left="630"/>
        <w:rPr>
          <w:ins w:id="2470" w:author="Kevin Chege" w:date="2021-05-06T09:39:00Z"/>
          <w:rFonts w:ascii="Courier New" w:eastAsia="Courier New" w:hAnsi="Courier New" w:cs="Courier New"/>
          <w:color w:val="000000"/>
          <w:sz w:val="21"/>
          <w:szCs w:val="21"/>
          <w:rPrChange w:id="2471" w:author="Kevin Chege" w:date="2021-05-06T09:49:00Z">
            <w:rPr>
              <w:ins w:id="2472" w:author="Kevin Chege" w:date="2021-05-06T09:39:00Z"/>
              <w:rFonts w:ascii="Times New Roman" w:eastAsia="Times New Roman" w:hAnsi="Times New Roman" w:cs="Times New Roman"/>
              <w:sz w:val="24"/>
              <w:szCs w:val="24"/>
            </w:rPr>
          </w:rPrChange>
        </w:rPr>
        <w:pPrChange w:id="2473" w:author="Kevin Chege" w:date="2021-05-06T09:49:00Z">
          <w:pPr>
            <w:widowControl/>
          </w:pPr>
        </w:pPrChange>
      </w:pPr>
      <w:ins w:id="2474" w:author="Kevin Chege" w:date="2021-05-06T09:39:00Z">
        <w:r w:rsidRPr="0033127B">
          <w:rPr>
            <w:rFonts w:ascii="Courier New" w:eastAsia="Courier New" w:hAnsi="Courier New" w:cs="Courier New"/>
            <w:color w:val="000000"/>
            <w:sz w:val="21"/>
            <w:szCs w:val="21"/>
            <w:rPrChange w:id="2475" w:author="Kevin Chege" w:date="2021-05-06T09:49:00Z">
              <w:rPr>
                <w:rFonts w:ascii="Courier New" w:eastAsia="Times New Roman" w:hAnsi="Courier New" w:cs="Courier New"/>
                <w:color w:val="000000"/>
                <w:sz w:val="21"/>
                <w:szCs w:val="21"/>
              </w:rPr>
            </w:rPrChange>
          </w:rPr>
          <w:t>      EOF</w:t>
        </w:r>
      </w:ins>
    </w:p>
    <w:p w14:paraId="720842C1" w14:textId="77777777" w:rsidR="0033127B" w:rsidRPr="0033127B" w:rsidRDefault="0033127B" w:rsidP="0033127B">
      <w:pPr>
        <w:widowControl/>
        <w:ind w:left="630"/>
        <w:rPr>
          <w:ins w:id="2476" w:author="Kevin Chege" w:date="2021-05-06T09:39:00Z"/>
          <w:rFonts w:ascii="Courier New" w:eastAsia="Courier New" w:hAnsi="Courier New" w:cs="Courier New"/>
          <w:color w:val="000000"/>
          <w:sz w:val="21"/>
          <w:szCs w:val="21"/>
          <w:rPrChange w:id="2477" w:author="Kevin Chege" w:date="2021-05-06T09:49:00Z">
            <w:rPr>
              <w:ins w:id="2478" w:author="Kevin Chege" w:date="2021-05-06T09:39:00Z"/>
              <w:rFonts w:ascii="Times New Roman" w:eastAsia="Times New Roman" w:hAnsi="Times New Roman" w:cs="Times New Roman"/>
              <w:sz w:val="24"/>
              <w:szCs w:val="24"/>
            </w:rPr>
          </w:rPrChange>
        </w:rPr>
        <w:pPrChange w:id="2479" w:author="Kevin Chege" w:date="2021-05-06T09:49:00Z">
          <w:pPr>
            <w:widowControl/>
          </w:pPr>
        </w:pPrChange>
      </w:pPr>
      <w:ins w:id="2480" w:author="Kevin Chege" w:date="2021-05-06T09:39:00Z">
        <w:r w:rsidRPr="0033127B">
          <w:rPr>
            <w:rFonts w:ascii="Courier New" w:eastAsia="Courier New" w:hAnsi="Courier New" w:cs="Courier New"/>
            <w:color w:val="000000"/>
            <w:sz w:val="21"/>
            <w:szCs w:val="21"/>
            <w:rPrChange w:id="2481" w:author="Kevin Chege" w:date="2021-05-06T09:49:00Z">
              <w:rPr>
                <w:rFonts w:ascii="Courier New" w:eastAsia="Times New Roman" w:hAnsi="Courier New" w:cs="Courier New"/>
                <w:color w:val="000000"/>
                <w:sz w:val="21"/>
                <w:szCs w:val="21"/>
              </w:rPr>
            </w:rPrChange>
          </w:rPr>
          <w:t>!</w:t>
        </w:r>
      </w:ins>
    </w:p>
    <w:p w14:paraId="41F5D861" w14:textId="77777777" w:rsidR="0033127B" w:rsidRPr="0033127B" w:rsidRDefault="0033127B" w:rsidP="0033127B">
      <w:pPr>
        <w:widowControl/>
        <w:ind w:left="630"/>
        <w:rPr>
          <w:ins w:id="2482" w:author="Kevin Chege" w:date="2021-05-06T09:39:00Z"/>
          <w:rFonts w:ascii="Courier New" w:eastAsia="Courier New" w:hAnsi="Courier New" w:cs="Courier New"/>
          <w:color w:val="000000"/>
          <w:sz w:val="21"/>
          <w:szCs w:val="21"/>
          <w:rPrChange w:id="2483" w:author="Kevin Chege" w:date="2021-05-06T09:49:00Z">
            <w:rPr>
              <w:ins w:id="2484" w:author="Kevin Chege" w:date="2021-05-06T09:39:00Z"/>
              <w:rFonts w:ascii="Times New Roman" w:eastAsia="Times New Roman" w:hAnsi="Times New Roman" w:cs="Times New Roman"/>
              <w:sz w:val="24"/>
              <w:szCs w:val="24"/>
            </w:rPr>
          </w:rPrChange>
        </w:rPr>
        <w:pPrChange w:id="2485" w:author="Kevin Chege" w:date="2021-05-06T09:49:00Z">
          <w:pPr>
            <w:widowControl/>
          </w:pPr>
        </w:pPrChange>
      </w:pPr>
      <w:ins w:id="2486" w:author="Kevin Chege" w:date="2021-05-06T09:39:00Z">
        <w:r w:rsidRPr="0033127B">
          <w:rPr>
            <w:rFonts w:ascii="Courier New" w:eastAsia="Courier New" w:hAnsi="Courier New" w:cs="Courier New"/>
            <w:color w:val="000000"/>
            <w:sz w:val="21"/>
            <w:szCs w:val="21"/>
            <w:rPrChange w:id="2487" w:author="Kevin Chege" w:date="2021-05-06T09:49:00Z">
              <w:rPr>
                <w:rFonts w:ascii="Courier New" w:eastAsia="Times New Roman" w:hAnsi="Courier New" w:cs="Courier New"/>
                <w:color w:val="000000"/>
                <w:sz w:val="21"/>
                <w:szCs w:val="21"/>
              </w:rPr>
            </w:rPrChange>
          </w:rPr>
          <w:t xml:space="preserve">router </w:t>
        </w:r>
        <w:proofErr w:type="spellStart"/>
        <w:r w:rsidRPr="0033127B">
          <w:rPr>
            <w:rFonts w:ascii="Courier New" w:eastAsia="Courier New" w:hAnsi="Courier New" w:cs="Courier New"/>
            <w:color w:val="000000"/>
            <w:sz w:val="21"/>
            <w:szCs w:val="21"/>
            <w:rPrChange w:id="2488" w:author="Kevin Chege" w:date="2021-05-06T09:49:00Z">
              <w:rPr>
                <w:rFonts w:ascii="Courier New" w:eastAsia="Times New Roman" w:hAnsi="Courier New" w:cs="Courier New"/>
                <w:color w:val="000000"/>
                <w:sz w:val="21"/>
                <w:szCs w:val="21"/>
              </w:rPr>
            </w:rPrChange>
          </w:rPr>
          <w:t>bgp</w:t>
        </w:r>
        <w:proofErr w:type="spellEnd"/>
        <w:r w:rsidRPr="0033127B">
          <w:rPr>
            <w:rFonts w:ascii="Courier New" w:eastAsia="Courier New" w:hAnsi="Courier New" w:cs="Courier New"/>
            <w:color w:val="000000"/>
            <w:sz w:val="21"/>
            <w:szCs w:val="21"/>
            <w:rPrChange w:id="2489" w:author="Kevin Chege" w:date="2021-05-06T09:49:00Z">
              <w:rPr>
                <w:rFonts w:ascii="Courier New" w:eastAsia="Times New Roman" w:hAnsi="Courier New" w:cs="Courier New"/>
                <w:color w:val="000000"/>
                <w:sz w:val="21"/>
                <w:szCs w:val="21"/>
              </w:rPr>
            </w:rPrChange>
          </w:rPr>
          <w:t xml:space="preserve"> 65530</w:t>
        </w:r>
      </w:ins>
    </w:p>
    <w:p w14:paraId="0F7ADB3B" w14:textId="77777777" w:rsidR="0033127B" w:rsidRPr="0033127B" w:rsidRDefault="0033127B" w:rsidP="0033127B">
      <w:pPr>
        <w:widowControl/>
        <w:ind w:left="630"/>
        <w:rPr>
          <w:ins w:id="2490" w:author="Kevin Chege" w:date="2021-05-06T09:39:00Z"/>
          <w:rFonts w:ascii="Courier New" w:eastAsia="Courier New" w:hAnsi="Courier New" w:cs="Courier New"/>
          <w:color w:val="000000"/>
          <w:sz w:val="21"/>
          <w:szCs w:val="21"/>
          <w:rPrChange w:id="2491" w:author="Kevin Chege" w:date="2021-05-06T09:49:00Z">
            <w:rPr>
              <w:ins w:id="2492" w:author="Kevin Chege" w:date="2021-05-06T09:39:00Z"/>
              <w:rFonts w:ascii="Times New Roman" w:eastAsia="Times New Roman" w:hAnsi="Times New Roman" w:cs="Times New Roman"/>
              <w:sz w:val="24"/>
              <w:szCs w:val="24"/>
            </w:rPr>
          </w:rPrChange>
        </w:rPr>
        <w:pPrChange w:id="2493" w:author="Kevin Chege" w:date="2021-05-06T09:49:00Z">
          <w:pPr>
            <w:widowControl/>
          </w:pPr>
        </w:pPrChange>
      </w:pPr>
      <w:ins w:id="2494" w:author="Kevin Chege" w:date="2021-05-06T09:39:00Z">
        <w:r w:rsidRPr="0033127B">
          <w:rPr>
            <w:rFonts w:ascii="Courier New" w:eastAsia="Courier New" w:hAnsi="Courier New" w:cs="Courier New"/>
            <w:color w:val="000000"/>
            <w:sz w:val="21"/>
            <w:szCs w:val="21"/>
            <w:rPrChange w:id="2495" w:author="Kevin Chege" w:date="2021-05-06T09:49:00Z">
              <w:rPr>
                <w:rFonts w:ascii="Courier New" w:eastAsia="Times New Roman" w:hAnsi="Courier New" w:cs="Courier New"/>
                <w:color w:val="000000"/>
                <w:sz w:val="21"/>
                <w:szCs w:val="21"/>
              </w:rPr>
            </w:rPrChange>
          </w:rPr>
          <w:t>   address-family ipv4</w:t>
        </w:r>
      </w:ins>
    </w:p>
    <w:p w14:paraId="77391FAD" w14:textId="0B6E813F" w:rsidR="0033127B" w:rsidRPr="0033127B" w:rsidRDefault="0033127B" w:rsidP="0033127B">
      <w:pPr>
        <w:widowControl/>
        <w:ind w:left="630"/>
        <w:rPr>
          <w:ins w:id="2496" w:author="Kevin Chege" w:date="2021-05-06T09:39:00Z"/>
          <w:rFonts w:ascii="Courier New" w:eastAsia="Courier New" w:hAnsi="Courier New" w:cs="Courier New"/>
          <w:color w:val="000000"/>
          <w:sz w:val="21"/>
          <w:szCs w:val="21"/>
          <w:rPrChange w:id="2497" w:author="Kevin Chege" w:date="2021-05-06T09:49:00Z">
            <w:rPr>
              <w:ins w:id="2498" w:author="Kevin Chege" w:date="2021-05-06T09:39:00Z"/>
              <w:rFonts w:ascii="Times New Roman" w:eastAsia="Times New Roman" w:hAnsi="Times New Roman" w:cs="Times New Roman"/>
              <w:sz w:val="24"/>
              <w:szCs w:val="24"/>
            </w:rPr>
          </w:rPrChange>
        </w:rPr>
        <w:pPrChange w:id="2499" w:author="Kevin Chege" w:date="2021-05-06T09:49:00Z">
          <w:pPr>
            <w:widowControl/>
          </w:pPr>
        </w:pPrChange>
      </w:pPr>
      <w:ins w:id="2500" w:author="Kevin Chege" w:date="2021-05-06T09:39:00Z">
        <w:r w:rsidRPr="0033127B">
          <w:rPr>
            <w:rFonts w:ascii="Courier New" w:eastAsia="Courier New" w:hAnsi="Courier New" w:cs="Courier New"/>
            <w:color w:val="000000"/>
            <w:sz w:val="21"/>
            <w:szCs w:val="21"/>
            <w:rPrChange w:id="2501" w:author="Kevin Chege" w:date="2021-05-06T09:49:00Z">
              <w:rPr>
                <w:rFonts w:ascii="Courier New" w:eastAsia="Times New Roman" w:hAnsi="Courier New" w:cs="Courier New"/>
                <w:color w:val="000000"/>
                <w:sz w:val="21"/>
                <w:szCs w:val="21"/>
              </w:rPr>
            </w:rPrChange>
          </w:rPr>
          <w:t xml:space="preserve">      neighbor </w:t>
        </w:r>
      </w:ins>
      <w:ins w:id="2502" w:author="Kevin Chege" w:date="2021-05-06T15:18:00Z">
        <w:r w:rsidR="00EF4D4F">
          <w:rPr>
            <w:rFonts w:ascii="Courier New" w:eastAsia="Courier New" w:hAnsi="Courier New" w:cs="Courier New"/>
            <w:color w:val="000000"/>
            <w:sz w:val="21"/>
            <w:szCs w:val="21"/>
          </w:rPr>
          <w:t>198.51.100</w:t>
        </w:r>
        <w:r w:rsidR="00EF4D4F">
          <w:rPr>
            <w:rFonts w:ascii="Courier New" w:eastAsia="Courier New" w:hAnsi="Courier New" w:cs="Courier New"/>
            <w:color w:val="000000"/>
            <w:sz w:val="21"/>
            <w:szCs w:val="21"/>
          </w:rPr>
          <w:t>.1</w:t>
        </w:r>
      </w:ins>
      <w:ins w:id="2503" w:author="Kevin Chege" w:date="2021-05-06T09:39:00Z">
        <w:r w:rsidRPr="0033127B">
          <w:rPr>
            <w:rFonts w:ascii="Courier New" w:eastAsia="Courier New" w:hAnsi="Courier New" w:cs="Courier New"/>
            <w:color w:val="000000"/>
            <w:sz w:val="21"/>
            <w:szCs w:val="21"/>
            <w:rPrChange w:id="2504" w:author="Kevin Chege" w:date="2021-05-06T09:49:00Z">
              <w:rPr>
                <w:rFonts w:ascii="Courier New" w:eastAsia="Times New Roman" w:hAnsi="Courier New" w:cs="Courier New"/>
                <w:color w:val="000000"/>
                <w:sz w:val="21"/>
                <w:szCs w:val="21"/>
              </w:rPr>
            </w:rPrChange>
          </w:rPr>
          <w:t xml:space="preserve"> activate</w:t>
        </w:r>
      </w:ins>
    </w:p>
    <w:p w14:paraId="6581275B" w14:textId="2125C1CC" w:rsidR="0033127B" w:rsidRPr="0033127B" w:rsidRDefault="0033127B" w:rsidP="0033127B">
      <w:pPr>
        <w:widowControl/>
        <w:ind w:left="630"/>
        <w:rPr>
          <w:ins w:id="2505" w:author="Kevin Chege" w:date="2021-05-06T09:39:00Z"/>
          <w:rFonts w:ascii="Courier New" w:eastAsia="Courier New" w:hAnsi="Courier New" w:cs="Courier New"/>
          <w:color w:val="000000"/>
          <w:sz w:val="21"/>
          <w:szCs w:val="21"/>
          <w:rPrChange w:id="2506" w:author="Kevin Chege" w:date="2021-05-06T09:49:00Z">
            <w:rPr>
              <w:ins w:id="2507" w:author="Kevin Chege" w:date="2021-05-06T09:39:00Z"/>
              <w:rFonts w:ascii="Times New Roman" w:eastAsia="Times New Roman" w:hAnsi="Times New Roman" w:cs="Times New Roman"/>
              <w:sz w:val="24"/>
              <w:szCs w:val="24"/>
            </w:rPr>
          </w:rPrChange>
        </w:rPr>
        <w:pPrChange w:id="2508" w:author="Kevin Chege" w:date="2021-05-06T09:49:00Z">
          <w:pPr>
            <w:widowControl/>
          </w:pPr>
        </w:pPrChange>
      </w:pPr>
      <w:ins w:id="2509" w:author="Kevin Chege" w:date="2021-05-06T09:39:00Z">
        <w:r w:rsidRPr="0033127B">
          <w:rPr>
            <w:rFonts w:ascii="Courier New" w:eastAsia="Courier New" w:hAnsi="Courier New" w:cs="Courier New"/>
            <w:color w:val="000000"/>
            <w:sz w:val="21"/>
            <w:szCs w:val="21"/>
            <w:rPrChange w:id="2510" w:author="Kevin Chege" w:date="2021-05-06T09:49:00Z">
              <w:rPr>
                <w:rFonts w:ascii="Courier New" w:eastAsia="Times New Roman" w:hAnsi="Courier New" w:cs="Courier New"/>
                <w:color w:val="000000"/>
                <w:sz w:val="21"/>
                <w:szCs w:val="21"/>
              </w:rPr>
            </w:rPrChange>
          </w:rPr>
          <w:t xml:space="preserve">      neighbor </w:t>
        </w:r>
      </w:ins>
      <w:ins w:id="2511" w:author="Kevin Chege" w:date="2021-05-06T15:18:00Z">
        <w:r w:rsidR="00EF4D4F">
          <w:rPr>
            <w:rFonts w:ascii="Courier New" w:eastAsia="Courier New" w:hAnsi="Courier New" w:cs="Courier New"/>
            <w:color w:val="000000"/>
            <w:sz w:val="21"/>
            <w:szCs w:val="21"/>
          </w:rPr>
          <w:t>198.51.100</w:t>
        </w:r>
      </w:ins>
      <w:ins w:id="2512" w:author="Kevin Chege" w:date="2021-05-06T09:39:00Z">
        <w:r w:rsidRPr="0033127B">
          <w:rPr>
            <w:rFonts w:ascii="Courier New" w:eastAsia="Courier New" w:hAnsi="Courier New" w:cs="Courier New"/>
            <w:color w:val="000000"/>
            <w:sz w:val="21"/>
            <w:szCs w:val="21"/>
            <w:rPrChange w:id="2513" w:author="Kevin Chege" w:date="2021-05-06T09:49:00Z">
              <w:rPr>
                <w:rFonts w:ascii="Courier New" w:eastAsia="Times New Roman" w:hAnsi="Courier New" w:cs="Courier New"/>
                <w:color w:val="000000"/>
                <w:sz w:val="21"/>
                <w:szCs w:val="21"/>
              </w:rPr>
            </w:rPrChange>
          </w:rPr>
          <w:t xml:space="preserve">.1 </w:t>
        </w:r>
        <w:proofErr w:type="spellStart"/>
        <w:r w:rsidRPr="0033127B">
          <w:rPr>
            <w:rFonts w:ascii="Courier New" w:eastAsia="Courier New" w:hAnsi="Courier New" w:cs="Courier New"/>
            <w:color w:val="000000"/>
            <w:sz w:val="21"/>
            <w:szCs w:val="21"/>
            <w:rPrChange w:id="2514" w:author="Kevin Chege" w:date="2021-05-06T09:49:00Z">
              <w:rPr>
                <w:rFonts w:ascii="Courier New" w:eastAsia="Times New Roman" w:hAnsi="Courier New" w:cs="Courier New"/>
                <w:color w:val="000000"/>
                <w:sz w:val="21"/>
                <w:szCs w:val="21"/>
              </w:rPr>
            </w:rPrChange>
          </w:rPr>
          <w:t>rcf</w:t>
        </w:r>
        <w:proofErr w:type="spellEnd"/>
        <w:r w:rsidRPr="0033127B">
          <w:rPr>
            <w:rFonts w:ascii="Courier New" w:eastAsia="Courier New" w:hAnsi="Courier New" w:cs="Courier New"/>
            <w:color w:val="000000"/>
            <w:sz w:val="21"/>
            <w:szCs w:val="21"/>
            <w:rPrChange w:id="2515" w:author="Kevin Chege" w:date="2021-05-06T09:49:00Z">
              <w:rPr>
                <w:rFonts w:ascii="Courier New" w:eastAsia="Times New Roman" w:hAnsi="Courier New" w:cs="Courier New"/>
                <w:color w:val="000000"/>
                <w:sz w:val="21"/>
                <w:szCs w:val="21"/>
              </w:rPr>
            </w:rPrChange>
          </w:rPr>
          <w:t xml:space="preserve"> in RPKI_</w:t>
        </w:r>
        <w:proofErr w:type="gramStart"/>
        <w:r w:rsidRPr="0033127B">
          <w:rPr>
            <w:rFonts w:ascii="Courier New" w:eastAsia="Courier New" w:hAnsi="Courier New" w:cs="Courier New"/>
            <w:color w:val="000000"/>
            <w:sz w:val="21"/>
            <w:szCs w:val="21"/>
            <w:rPrChange w:id="2516" w:author="Kevin Chege" w:date="2021-05-06T09:49:00Z">
              <w:rPr>
                <w:rFonts w:ascii="Courier New" w:eastAsia="Times New Roman" w:hAnsi="Courier New" w:cs="Courier New"/>
                <w:color w:val="000000"/>
                <w:sz w:val="21"/>
                <w:szCs w:val="21"/>
              </w:rPr>
            </w:rPrChange>
          </w:rPr>
          <w:t>CHECK(</w:t>
        </w:r>
        <w:proofErr w:type="gramEnd"/>
        <w:r w:rsidRPr="0033127B">
          <w:rPr>
            <w:rFonts w:ascii="Courier New" w:eastAsia="Courier New" w:hAnsi="Courier New" w:cs="Courier New"/>
            <w:color w:val="000000"/>
            <w:sz w:val="21"/>
            <w:szCs w:val="21"/>
            <w:rPrChange w:id="2517" w:author="Kevin Chege" w:date="2021-05-06T09:49:00Z">
              <w:rPr>
                <w:rFonts w:ascii="Courier New" w:eastAsia="Times New Roman" w:hAnsi="Courier New" w:cs="Courier New"/>
                <w:color w:val="000000"/>
                <w:sz w:val="21"/>
                <w:szCs w:val="21"/>
              </w:rPr>
            </w:rPrChange>
          </w:rPr>
          <w:t>)</w:t>
        </w:r>
      </w:ins>
    </w:p>
    <w:p w14:paraId="26CFC379" w14:textId="77777777" w:rsidR="0033127B" w:rsidRPr="0033127B" w:rsidRDefault="0033127B" w:rsidP="0033127B">
      <w:pPr>
        <w:widowControl/>
        <w:ind w:left="630"/>
        <w:rPr>
          <w:ins w:id="2518" w:author="Kevin Chege" w:date="2021-05-06T09:39:00Z"/>
          <w:rFonts w:ascii="Courier New" w:eastAsia="Courier New" w:hAnsi="Courier New" w:cs="Courier New"/>
          <w:color w:val="000000"/>
          <w:sz w:val="21"/>
          <w:szCs w:val="21"/>
          <w:rPrChange w:id="2519" w:author="Kevin Chege" w:date="2021-05-06T09:49:00Z">
            <w:rPr>
              <w:ins w:id="2520" w:author="Kevin Chege" w:date="2021-05-06T09:39:00Z"/>
              <w:rFonts w:ascii="Times New Roman" w:eastAsia="Times New Roman" w:hAnsi="Times New Roman" w:cs="Times New Roman"/>
              <w:sz w:val="24"/>
              <w:szCs w:val="24"/>
            </w:rPr>
          </w:rPrChange>
        </w:rPr>
        <w:pPrChange w:id="2521" w:author="Kevin Chege" w:date="2021-05-06T09:49:00Z">
          <w:pPr>
            <w:widowControl/>
          </w:pPr>
        </w:pPrChange>
      </w:pPr>
      <w:ins w:id="2522" w:author="Kevin Chege" w:date="2021-05-06T09:39:00Z">
        <w:r w:rsidRPr="0033127B">
          <w:rPr>
            <w:rFonts w:ascii="Courier New" w:eastAsia="Courier New" w:hAnsi="Courier New" w:cs="Courier New"/>
            <w:color w:val="000000"/>
            <w:sz w:val="21"/>
            <w:szCs w:val="21"/>
            <w:rPrChange w:id="2523" w:author="Kevin Chege" w:date="2021-05-06T09:49:00Z">
              <w:rPr>
                <w:rFonts w:ascii="Courier New" w:eastAsia="Times New Roman" w:hAnsi="Courier New" w:cs="Courier New"/>
                <w:color w:val="000000"/>
                <w:sz w:val="21"/>
                <w:szCs w:val="21"/>
              </w:rPr>
            </w:rPrChange>
          </w:rPr>
          <w:t>!</w:t>
        </w:r>
      </w:ins>
    </w:p>
    <w:p w14:paraId="0B8AC4A3" w14:textId="77777777" w:rsidR="0033127B" w:rsidRPr="0033127B" w:rsidRDefault="0033127B" w:rsidP="0033127B">
      <w:pPr>
        <w:widowControl/>
        <w:ind w:left="630"/>
        <w:rPr>
          <w:ins w:id="2524" w:author="Kevin Chege" w:date="2021-05-06T09:39:00Z"/>
          <w:rFonts w:ascii="Courier New" w:eastAsia="Courier New" w:hAnsi="Courier New" w:cs="Courier New"/>
          <w:color w:val="000000"/>
          <w:sz w:val="21"/>
          <w:szCs w:val="21"/>
          <w:rPrChange w:id="2525" w:author="Kevin Chege" w:date="2021-05-06T09:49:00Z">
            <w:rPr>
              <w:ins w:id="2526" w:author="Kevin Chege" w:date="2021-05-06T09:39:00Z"/>
              <w:rFonts w:ascii="Times New Roman" w:eastAsia="Times New Roman" w:hAnsi="Times New Roman" w:cs="Times New Roman"/>
              <w:sz w:val="24"/>
              <w:szCs w:val="24"/>
            </w:rPr>
          </w:rPrChange>
        </w:rPr>
        <w:pPrChange w:id="2527" w:author="Kevin Chege" w:date="2021-05-06T09:49:00Z">
          <w:pPr>
            <w:widowControl/>
          </w:pPr>
        </w:pPrChange>
      </w:pPr>
      <w:ins w:id="2528" w:author="Kevin Chege" w:date="2021-05-06T09:39:00Z">
        <w:r w:rsidRPr="0033127B">
          <w:rPr>
            <w:rFonts w:ascii="Courier New" w:eastAsia="Courier New" w:hAnsi="Courier New" w:cs="Courier New"/>
            <w:color w:val="000000"/>
            <w:sz w:val="21"/>
            <w:szCs w:val="21"/>
            <w:rPrChange w:id="2529" w:author="Kevin Chege" w:date="2021-05-06T09:49:00Z">
              <w:rPr>
                <w:rFonts w:ascii="Courier New" w:eastAsia="Times New Roman" w:hAnsi="Courier New" w:cs="Courier New"/>
                <w:color w:val="000000"/>
                <w:sz w:val="21"/>
                <w:szCs w:val="21"/>
              </w:rPr>
            </w:rPrChange>
          </w:rPr>
          <w:t>   address-family ipv6</w:t>
        </w:r>
      </w:ins>
    </w:p>
    <w:p w14:paraId="65A66639" w14:textId="23D593C0" w:rsidR="0033127B" w:rsidRPr="0033127B" w:rsidRDefault="0033127B" w:rsidP="0033127B">
      <w:pPr>
        <w:widowControl/>
        <w:ind w:left="630"/>
        <w:rPr>
          <w:ins w:id="2530" w:author="Kevin Chege" w:date="2021-05-06T09:39:00Z"/>
          <w:rFonts w:ascii="Courier New" w:eastAsia="Courier New" w:hAnsi="Courier New" w:cs="Courier New"/>
          <w:color w:val="000000"/>
          <w:sz w:val="21"/>
          <w:szCs w:val="21"/>
          <w:rPrChange w:id="2531" w:author="Kevin Chege" w:date="2021-05-06T09:49:00Z">
            <w:rPr>
              <w:ins w:id="2532" w:author="Kevin Chege" w:date="2021-05-06T09:39:00Z"/>
              <w:rFonts w:ascii="Times New Roman" w:eastAsia="Times New Roman" w:hAnsi="Times New Roman" w:cs="Times New Roman"/>
              <w:sz w:val="24"/>
              <w:szCs w:val="24"/>
            </w:rPr>
          </w:rPrChange>
        </w:rPr>
        <w:pPrChange w:id="2533" w:author="Kevin Chege" w:date="2021-05-06T09:49:00Z">
          <w:pPr>
            <w:widowControl/>
          </w:pPr>
        </w:pPrChange>
      </w:pPr>
      <w:ins w:id="2534" w:author="Kevin Chege" w:date="2021-05-06T09:39:00Z">
        <w:r w:rsidRPr="0033127B">
          <w:rPr>
            <w:rFonts w:ascii="Courier New" w:eastAsia="Courier New" w:hAnsi="Courier New" w:cs="Courier New"/>
            <w:color w:val="000000"/>
            <w:sz w:val="21"/>
            <w:szCs w:val="21"/>
            <w:rPrChange w:id="2535" w:author="Kevin Chege" w:date="2021-05-06T09:49:00Z">
              <w:rPr>
                <w:rFonts w:ascii="Courier New" w:eastAsia="Times New Roman" w:hAnsi="Courier New" w:cs="Courier New"/>
                <w:color w:val="000000"/>
                <w:sz w:val="21"/>
                <w:szCs w:val="21"/>
              </w:rPr>
            </w:rPrChange>
          </w:rPr>
          <w:t xml:space="preserve">      neighbor </w:t>
        </w:r>
      </w:ins>
      <w:ins w:id="2536" w:author="Kevin Chege" w:date="2021-05-06T15:20:00Z">
        <w:r w:rsidR="00EF4D4F">
          <w:rPr>
            <w:rFonts w:ascii="Courier New" w:eastAsia="Courier New" w:hAnsi="Courier New" w:cs="Courier New"/>
            <w:color w:val="000000"/>
            <w:sz w:val="21"/>
            <w:szCs w:val="21"/>
          </w:rPr>
          <w:t>2001:DB8</w:t>
        </w:r>
      </w:ins>
      <w:ins w:id="2537" w:author="Kevin Chege" w:date="2021-05-06T09:39:00Z">
        <w:r w:rsidRPr="0033127B">
          <w:rPr>
            <w:rFonts w:ascii="Courier New" w:eastAsia="Courier New" w:hAnsi="Courier New" w:cs="Courier New"/>
            <w:color w:val="000000"/>
            <w:sz w:val="21"/>
            <w:szCs w:val="21"/>
            <w:rPrChange w:id="2538" w:author="Kevin Chege" w:date="2021-05-06T09:49:00Z">
              <w:rPr>
                <w:rFonts w:ascii="Courier New" w:eastAsia="Times New Roman" w:hAnsi="Courier New" w:cs="Courier New"/>
                <w:color w:val="000000"/>
                <w:sz w:val="21"/>
                <w:szCs w:val="21"/>
              </w:rPr>
            </w:rPrChange>
          </w:rPr>
          <w:t>::1 activate</w:t>
        </w:r>
      </w:ins>
    </w:p>
    <w:p w14:paraId="3BAC7DB6" w14:textId="12B048F9" w:rsidR="0033127B" w:rsidRPr="0033127B" w:rsidRDefault="0033127B" w:rsidP="0033127B">
      <w:pPr>
        <w:widowControl/>
        <w:ind w:left="630"/>
        <w:rPr>
          <w:ins w:id="2539" w:author="Kevin Chege" w:date="2021-05-06T09:39:00Z"/>
          <w:rFonts w:ascii="Courier New" w:eastAsia="Courier New" w:hAnsi="Courier New" w:cs="Courier New"/>
          <w:color w:val="000000"/>
          <w:sz w:val="21"/>
          <w:szCs w:val="21"/>
          <w:rPrChange w:id="2540" w:author="Kevin Chege" w:date="2021-05-06T09:49:00Z">
            <w:rPr>
              <w:ins w:id="2541" w:author="Kevin Chege" w:date="2021-05-06T09:39:00Z"/>
              <w:rFonts w:ascii="Times New Roman" w:eastAsia="Times New Roman" w:hAnsi="Times New Roman" w:cs="Times New Roman"/>
              <w:sz w:val="24"/>
              <w:szCs w:val="24"/>
            </w:rPr>
          </w:rPrChange>
        </w:rPr>
        <w:pPrChange w:id="2542" w:author="Kevin Chege" w:date="2021-05-06T09:49:00Z">
          <w:pPr>
            <w:widowControl/>
          </w:pPr>
        </w:pPrChange>
      </w:pPr>
      <w:ins w:id="2543" w:author="Kevin Chege" w:date="2021-05-06T09:39:00Z">
        <w:r w:rsidRPr="0033127B">
          <w:rPr>
            <w:rFonts w:ascii="Courier New" w:eastAsia="Courier New" w:hAnsi="Courier New" w:cs="Courier New"/>
            <w:color w:val="000000"/>
            <w:sz w:val="21"/>
            <w:szCs w:val="21"/>
            <w:rPrChange w:id="2544" w:author="Kevin Chege" w:date="2021-05-06T09:49:00Z">
              <w:rPr>
                <w:rFonts w:ascii="Courier New" w:eastAsia="Times New Roman" w:hAnsi="Courier New" w:cs="Courier New"/>
                <w:color w:val="000000"/>
                <w:sz w:val="21"/>
                <w:szCs w:val="21"/>
              </w:rPr>
            </w:rPrChange>
          </w:rPr>
          <w:t xml:space="preserve">      neighbor </w:t>
        </w:r>
      </w:ins>
      <w:ins w:id="2545" w:author="Kevin Chege" w:date="2021-05-06T15:20:00Z">
        <w:r w:rsidR="00EF4D4F">
          <w:rPr>
            <w:rFonts w:ascii="Courier New" w:eastAsia="Courier New" w:hAnsi="Courier New" w:cs="Courier New"/>
            <w:color w:val="000000"/>
            <w:sz w:val="21"/>
            <w:szCs w:val="21"/>
          </w:rPr>
          <w:t>2001:DB8</w:t>
        </w:r>
      </w:ins>
      <w:ins w:id="2546" w:author="Kevin Chege" w:date="2021-05-06T09:39:00Z">
        <w:r w:rsidRPr="0033127B">
          <w:rPr>
            <w:rFonts w:ascii="Courier New" w:eastAsia="Courier New" w:hAnsi="Courier New" w:cs="Courier New"/>
            <w:color w:val="000000"/>
            <w:sz w:val="21"/>
            <w:szCs w:val="21"/>
            <w:rPrChange w:id="2547" w:author="Kevin Chege" w:date="2021-05-06T09:49:00Z">
              <w:rPr>
                <w:rFonts w:ascii="Courier New" w:eastAsia="Times New Roman" w:hAnsi="Courier New" w:cs="Courier New"/>
                <w:color w:val="000000"/>
                <w:sz w:val="21"/>
                <w:szCs w:val="21"/>
              </w:rPr>
            </w:rPrChange>
          </w:rPr>
          <w:t xml:space="preserve">::1 </w:t>
        </w:r>
        <w:proofErr w:type="spellStart"/>
        <w:r w:rsidRPr="0033127B">
          <w:rPr>
            <w:rFonts w:ascii="Courier New" w:eastAsia="Courier New" w:hAnsi="Courier New" w:cs="Courier New"/>
            <w:color w:val="000000"/>
            <w:sz w:val="21"/>
            <w:szCs w:val="21"/>
            <w:rPrChange w:id="2548" w:author="Kevin Chege" w:date="2021-05-06T09:49:00Z">
              <w:rPr>
                <w:rFonts w:ascii="Courier New" w:eastAsia="Times New Roman" w:hAnsi="Courier New" w:cs="Courier New"/>
                <w:color w:val="000000"/>
                <w:sz w:val="21"/>
                <w:szCs w:val="21"/>
              </w:rPr>
            </w:rPrChange>
          </w:rPr>
          <w:t>rcf</w:t>
        </w:r>
        <w:proofErr w:type="spellEnd"/>
        <w:r w:rsidRPr="0033127B">
          <w:rPr>
            <w:rFonts w:ascii="Courier New" w:eastAsia="Courier New" w:hAnsi="Courier New" w:cs="Courier New"/>
            <w:color w:val="000000"/>
            <w:sz w:val="21"/>
            <w:szCs w:val="21"/>
            <w:rPrChange w:id="2549" w:author="Kevin Chege" w:date="2021-05-06T09:49:00Z">
              <w:rPr>
                <w:rFonts w:ascii="Courier New" w:eastAsia="Times New Roman" w:hAnsi="Courier New" w:cs="Courier New"/>
                <w:color w:val="000000"/>
                <w:sz w:val="21"/>
                <w:szCs w:val="21"/>
              </w:rPr>
            </w:rPrChange>
          </w:rPr>
          <w:t xml:space="preserve"> in RPKI_</w:t>
        </w:r>
        <w:proofErr w:type="gramStart"/>
        <w:r w:rsidRPr="0033127B">
          <w:rPr>
            <w:rFonts w:ascii="Courier New" w:eastAsia="Courier New" w:hAnsi="Courier New" w:cs="Courier New"/>
            <w:color w:val="000000"/>
            <w:sz w:val="21"/>
            <w:szCs w:val="21"/>
            <w:rPrChange w:id="2550" w:author="Kevin Chege" w:date="2021-05-06T09:49:00Z">
              <w:rPr>
                <w:rFonts w:ascii="Courier New" w:eastAsia="Times New Roman" w:hAnsi="Courier New" w:cs="Courier New"/>
                <w:color w:val="000000"/>
                <w:sz w:val="21"/>
                <w:szCs w:val="21"/>
              </w:rPr>
            </w:rPrChange>
          </w:rPr>
          <w:t>CHECK(</w:t>
        </w:r>
        <w:proofErr w:type="gramEnd"/>
        <w:r w:rsidRPr="0033127B">
          <w:rPr>
            <w:rFonts w:ascii="Courier New" w:eastAsia="Courier New" w:hAnsi="Courier New" w:cs="Courier New"/>
            <w:color w:val="000000"/>
            <w:sz w:val="21"/>
            <w:szCs w:val="21"/>
            <w:rPrChange w:id="2551" w:author="Kevin Chege" w:date="2021-05-06T09:49:00Z">
              <w:rPr>
                <w:rFonts w:ascii="Courier New" w:eastAsia="Times New Roman" w:hAnsi="Courier New" w:cs="Courier New"/>
                <w:color w:val="000000"/>
                <w:sz w:val="21"/>
                <w:szCs w:val="21"/>
              </w:rPr>
            </w:rPrChange>
          </w:rPr>
          <w:t>)</w:t>
        </w:r>
      </w:ins>
    </w:p>
    <w:p w14:paraId="635F8343" w14:textId="77777777" w:rsidR="0033127B" w:rsidRPr="0033127B" w:rsidRDefault="0033127B" w:rsidP="0033127B">
      <w:pPr>
        <w:widowControl/>
        <w:rPr>
          <w:ins w:id="2552" w:author="Kevin Chege" w:date="2021-05-06T09:39:00Z"/>
          <w:rFonts w:ascii="Times New Roman" w:eastAsia="Times New Roman" w:hAnsi="Times New Roman" w:cs="Times New Roman"/>
          <w:sz w:val="24"/>
          <w:szCs w:val="24"/>
        </w:rPr>
      </w:pPr>
    </w:p>
    <w:p w14:paraId="00000523" w14:textId="77777777" w:rsidR="000A4521" w:rsidRDefault="000A4521">
      <w:pPr>
        <w:pBdr>
          <w:top w:val="nil"/>
          <w:left w:val="nil"/>
          <w:bottom w:val="nil"/>
          <w:right w:val="nil"/>
          <w:between w:val="nil"/>
        </w:pBdr>
        <w:spacing w:before="5"/>
        <w:rPr>
          <w:rFonts w:ascii="Courier New" w:eastAsia="Courier New" w:hAnsi="Courier New" w:cs="Courier New"/>
          <w:color w:val="000000"/>
          <w:sz w:val="21"/>
          <w:szCs w:val="21"/>
        </w:rPr>
      </w:pPr>
    </w:p>
    <w:p w14:paraId="00000524" w14:textId="77777777" w:rsidR="000A4521" w:rsidRDefault="007473E9">
      <w:pPr>
        <w:numPr>
          <w:ilvl w:val="3"/>
          <w:numId w:val="38"/>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Additional reading</w:t>
      </w:r>
    </w:p>
    <w:p w14:paraId="00000525" w14:textId="77777777" w:rsidR="000A4521" w:rsidRDefault="007473E9">
      <w:pPr>
        <w:pBdr>
          <w:top w:val="nil"/>
          <w:left w:val="nil"/>
          <w:bottom w:val="nil"/>
          <w:right w:val="nil"/>
          <w:between w:val="nil"/>
        </w:pBdr>
        <w:spacing w:before="79"/>
        <w:ind w:left="220"/>
        <w:rPr>
          <w:color w:val="000000"/>
          <w:sz w:val="21"/>
          <w:szCs w:val="21"/>
        </w:rPr>
      </w:pPr>
      <w:r>
        <w:rPr>
          <w:color w:val="000000"/>
          <w:sz w:val="21"/>
          <w:szCs w:val="21"/>
        </w:rPr>
        <w:t>Technical documentation on RPKI and the underlying protocols:</w:t>
      </w:r>
    </w:p>
    <w:p w14:paraId="00000526" w14:textId="77777777" w:rsidR="000A4521" w:rsidRDefault="007473E9">
      <w:pPr>
        <w:numPr>
          <w:ilvl w:val="0"/>
          <w:numId w:val="23"/>
        </w:numPr>
        <w:pBdr>
          <w:top w:val="nil"/>
          <w:left w:val="nil"/>
          <w:bottom w:val="nil"/>
          <w:right w:val="nil"/>
          <w:between w:val="nil"/>
        </w:pBdr>
        <w:tabs>
          <w:tab w:val="left" w:pos="939"/>
          <w:tab w:val="left" w:pos="940"/>
        </w:tabs>
        <w:spacing w:before="51" w:line="285" w:lineRule="auto"/>
        <w:ind w:right="3112"/>
        <w:rPr>
          <w:color w:val="000000"/>
          <w:sz w:val="21"/>
          <w:szCs w:val="21"/>
        </w:rPr>
      </w:pPr>
      <w:r>
        <w:rPr>
          <w:color w:val="000000"/>
          <w:sz w:val="21"/>
          <w:szCs w:val="21"/>
        </w:rPr>
        <w:t>The IETF SIDR working group (where RPKI is developed)</w:t>
      </w:r>
      <w:r>
        <w:rPr>
          <w:color w:val="1155CC"/>
          <w:sz w:val="21"/>
          <w:szCs w:val="21"/>
          <w:u w:val="single"/>
        </w:rPr>
        <w:t xml:space="preserve"> https://tools.ietf.org/wg/sidr/</w:t>
      </w:r>
    </w:p>
    <w:p w14:paraId="00000527" w14:textId="77777777" w:rsidR="000A4521" w:rsidRDefault="007473E9">
      <w:pPr>
        <w:numPr>
          <w:ilvl w:val="0"/>
          <w:numId w:val="23"/>
        </w:numPr>
        <w:pBdr>
          <w:top w:val="nil"/>
          <w:left w:val="nil"/>
          <w:bottom w:val="nil"/>
          <w:right w:val="nil"/>
          <w:between w:val="nil"/>
        </w:pBdr>
        <w:tabs>
          <w:tab w:val="left" w:pos="939"/>
          <w:tab w:val="left" w:pos="940"/>
        </w:tabs>
        <w:spacing w:before="7" w:line="290" w:lineRule="auto"/>
        <w:ind w:right="3652"/>
        <w:rPr>
          <w:color w:val="000000"/>
          <w:sz w:val="21"/>
          <w:szCs w:val="21"/>
        </w:rPr>
      </w:pPr>
      <w:r>
        <w:rPr>
          <w:color w:val="000000"/>
          <w:sz w:val="21"/>
          <w:szCs w:val="21"/>
        </w:rPr>
        <w:t>An Infrastructure to Support Secure Internet Routing</w:t>
      </w:r>
      <w:r>
        <w:rPr>
          <w:color w:val="1155CC"/>
          <w:sz w:val="21"/>
          <w:szCs w:val="21"/>
          <w:u w:val="single"/>
        </w:rPr>
        <w:t xml:space="preserve"> https://tools.ietf.org/html/rfc6480</w:t>
      </w:r>
    </w:p>
    <w:p w14:paraId="00000528" w14:textId="77777777" w:rsidR="000A4521" w:rsidRDefault="007473E9">
      <w:pPr>
        <w:numPr>
          <w:ilvl w:val="0"/>
          <w:numId w:val="23"/>
        </w:numPr>
        <w:pBdr>
          <w:top w:val="nil"/>
          <w:left w:val="nil"/>
          <w:bottom w:val="nil"/>
          <w:right w:val="nil"/>
          <w:between w:val="nil"/>
        </w:pBdr>
        <w:tabs>
          <w:tab w:val="left" w:pos="939"/>
          <w:tab w:val="left" w:pos="940"/>
        </w:tabs>
        <w:spacing w:line="290" w:lineRule="auto"/>
        <w:ind w:right="5574"/>
        <w:rPr>
          <w:color w:val="000000"/>
          <w:sz w:val="21"/>
          <w:szCs w:val="21"/>
        </w:rPr>
      </w:pPr>
      <w:r>
        <w:rPr>
          <w:color w:val="000000"/>
          <w:sz w:val="21"/>
          <w:szCs w:val="21"/>
        </w:rPr>
        <w:t>RPKI Relying Party tools</w:t>
      </w:r>
      <w:r>
        <w:rPr>
          <w:color w:val="1155CC"/>
          <w:sz w:val="21"/>
          <w:szCs w:val="21"/>
          <w:u w:val="single"/>
        </w:rPr>
        <w:t xml:space="preserve"> https://rpki.net/wiki/doc/RPKI/RP</w:t>
      </w:r>
    </w:p>
    <w:p w14:paraId="00000529" w14:textId="77777777" w:rsidR="000A4521" w:rsidRDefault="007473E9">
      <w:pPr>
        <w:numPr>
          <w:ilvl w:val="0"/>
          <w:numId w:val="23"/>
        </w:numPr>
        <w:pBdr>
          <w:top w:val="nil"/>
          <w:left w:val="nil"/>
          <w:bottom w:val="nil"/>
          <w:right w:val="nil"/>
          <w:between w:val="nil"/>
        </w:pBdr>
        <w:tabs>
          <w:tab w:val="left" w:pos="939"/>
          <w:tab w:val="left" w:pos="940"/>
        </w:tabs>
        <w:spacing w:line="238" w:lineRule="auto"/>
        <w:rPr>
          <w:color w:val="000000"/>
          <w:sz w:val="21"/>
          <w:szCs w:val="21"/>
        </w:rPr>
      </w:pPr>
      <w:r>
        <w:rPr>
          <w:color w:val="000000"/>
          <w:sz w:val="21"/>
          <w:szCs w:val="21"/>
        </w:rPr>
        <w:t>RIPE NCC RPKI Validator</w:t>
      </w:r>
    </w:p>
    <w:p w14:paraId="0000052A" w14:textId="7D67CDDE" w:rsidR="000A4521" w:rsidRDefault="007473E9">
      <w:pPr>
        <w:pBdr>
          <w:top w:val="nil"/>
          <w:left w:val="nil"/>
          <w:bottom w:val="nil"/>
          <w:right w:val="nil"/>
          <w:between w:val="nil"/>
        </w:pBdr>
        <w:spacing w:before="47" w:line="290" w:lineRule="auto"/>
        <w:ind w:left="940"/>
        <w:rPr>
          <w:color w:val="1155CC"/>
          <w:sz w:val="21"/>
          <w:szCs w:val="21"/>
          <w:u w:val="single"/>
        </w:rPr>
      </w:pPr>
      <w:r>
        <w:rPr>
          <w:color w:val="1155CC"/>
          <w:sz w:val="21"/>
          <w:szCs w:val="21"/>
          <w:u w:val="single"/>
        </w:rPr>
        <w:t>https://</w:t>
      </w:r>
      <w:hyperlink r:id="rId95">
        <w:r>
          <w:rPr>
            <w:color w:val="1155CC"/>
            <w:sz w:val="21"/>
            <w:szCs w:val="21"/>
            <w:u w:val="single"/>
          </w:rPr>
          <w:t>www.ripe.net/manage-ips-and-asns/resource-management/certification/tools-and-</w:t>
        </w:r>
      </w:hyperlink>
      <w:r>
        <w:rPr>
          <w:color w:val="1155CC"/>
          <w:sz w:val="21"/>
          <w:szCs w:val="21"/>
        </w:rPr>
        <w:t xml:space="preserve"> </w:t>
      </w:r>
      <w:r>
        <w:rPr>
          <w:color w:val="1155CC"/>
          <w:sz w:val="21"/>
          <w:szCs w:val="21"/>
          <w:u w:val="single"/>
        </w:rPr>
        <w:t>resources</w:t>
      </w:r>
    </w:p>
    <w:p w14:paraId="1251C499" w14:textId="74FBABBB" w:rsidR="00525A00" w:rsidRDefault="00525A00">
      <w:pPr>
        <w:pBdr>
          <w:top w:val="nil"/>
          <w:left w:val="nil"/>
          <w:bottom w:val="nil"/>
          <w:right w:val="nil"/>
          <w:between w:val="nil"/>
        </w:pBdr>
        <w:spacing w:before="47" w:line="290" w:lineRule="auto"/>
        <w:ind w:left="940"/>
        <w:rPr>
          <w:ins w:id="2553" w:author="Changed/Added" w:date="2021-04-26T11:03:00Z"/>
          <w:color w:val="000000"/>
          <w:sz w:val="21"/>
          <w:szCs w:val="21"/>
        </w:rPr>
      </w:pPr>
      <w:ins w:id="2554" w:author="Changed/Added" w:date="2021-04-26T11:03:00Z">
        <w:r>
          <w:rPr>
            <w:color w:val="000000"/>
          </w:rPr>
          <w:fldChar w:fldCharType="begin"/>
        </w:r>
        <w:r>
          <w:rPr>
            <w:color w:val="000000"/>
          </w:rPr>
          <w:instrText xml:space="preserve"> HYPERLINK "https://labs.ripe.net/Members/nathalie_nathalie/life-cycle-of-the-ripe-ncc-rpki-validator-1" </w:instrText>
        </w:r>
        <w:r>
          <w:rPr>
            <w:color w:val="000000"/>
          </w:rPr>
          <w:fldChar w:fldCharType="separate"/>
        </w:r>
        <w:r w:rsidRPr="00725658">
          <w:rPr>
            <w:rStyle w:val="Hyperlink"/>
          </w:rPr>
          <w:t>https://labs.ripe.net/Members/nathalie_nathalie/life-cycle-of-the-ripe-ncc-rpki-validator-1</w:t>
        </w:r>
        <w:r>
          <w:rPr>
            <w:color w:val="000000"/>
          </w:rPr>
          <w:fldChar w:fldCharType="end"/>
        </w:r>
        <w:r>
          <w:rPr>
            <w:color w:val="000000"/>
          </w:rPr>
          <w:t xml:space="preserve"> </w:t>
        </w:r>
      </w:ins>
    </w:p>
    <w:p w14:paraId="0000052B" w14:textId="7A8ABF1B" w:rsidR="000A4521" w:rsidRDefault="007473E9">
      <w:pPr>
        <w:numPr>
          <w:ilvl w:val="0"/>
          <w:numId w:val="23"/>
        </w:numPr>
        <w:pBdr>
          <w:top w:val="nil"/>
          <w:left w:val="nil"/>
          <w:bottom w:val="nil"/>
          <w:right w:val="nil"/>
          <w:between w:val="nil"/>
        </w:pBdr>
        <w:tabs>
          <w:tab w:val="left" w:pos="939"/>
          <w:tab w:val="left" w:pos="940"/>
        </w:tabs>
        <w:spacing w:line="290" w:lineRule="auto"/>
        <w:ind w:right="4616"/>
        <w:rPr>
          <w:color w:val="000000"/>
          <w:sz w:val="21"/>
          <w:szCs w:val="21"/>
        </w:rPr>
      </w:pPr>
      <w:r>
        <w:rPr>
          <w:color w:val="000000"/>
          <w:sz w:val="21"/>
          <w:szCs w:val="21"/>
        </w:rPr>
        <w:t>Dragon Research Labs RPKI Toolkit</w:t>
      </w:r>
      <w:r>
        <w:rPr>
          <w:color w:val="1155CC"/>
          <w:sz w:val="21"/>
          <w:szCs w:val="21"/>
          <w:u w:val="single"/>
        </w:rPr>
        <w:t xml:space="preserve"> https</w:t>
      </w:r>
      <w:customXmlInsRangeStart w:id="2555" w:author="Changed/Added" w:date="2021-04-26T11:03:00Z"/>
      <w:sdt>
        <w:sdtPr>
          <w:tag w:val="goog_rdk_94"/>
          <w:id w:val="1943801597"/>
        </w:sdtPr>
        <w:sdtContent>
          <w:customXmlInsRangeEnd w:id="2555"/>
          <w:commentRangeStart w:id="2556"/>
          <w:customXmlInsRangeStart w:id="2557" w:author="Changed/Added" w:date="2021-04-26T11:03:00Z"/>
        </w:sdtContent>
      </w:sdt>
      <w:customXmlInsRangeEnd w:id="2557"/>
      <w:r>
        <w:rPr>
          <w:color w:val="1155CC"/>
          <w:sz w:val="21"/>
          <w:szCs w:val="21"/>
          <w:u w:val="single"/>
        </w:rPr>
        <w:t>://github.com/</w:t>
      </w:r>
      <w:del w:id="2558" w:author="Changed/Added" w:date="2021-04-26T11:03:00Z">
        <w:r w:rsidR="00211562">
          <w:rPr>
            <w:color w:val="1155CC"/>
            <w:sz w:val="21"/>
            <w:u w:val="single" w:color="1155CC"/>
          </w:rPr>
          <w:delText>dragonresearch</w:delText>
        </w:r>
      </w:del>
      <w:ins w:id="2559" w:author="Changed/Added" w:date="2021-04-26T11:03:00Z">
        <w:r>
          <w:rPr>
            <w:color w:val="1155CC"/>
            <w:sz w:val="21"/>
            <w:szCs w:val="21"/>
            <w:u w:val="single"/>
          </w:rPr>
          <w:t>dragon</w:t>
        </w:r>
        <w:commentRangeEnd w:id="2556"/>
        <w:r>
          <w:commentReference w:id="2556"/>
        </w:r>
        <w:r>
          <w:rPr>
            <w:color w:val="1155CC"/>
            <w:sz w:val="21"/>
            <w:szCs w:val="21"/>
            <w:u w:val="single"/>
          </w:rPr>
          <w:t>research</w:t>
        </w:r>
      </w:ins>
      <w:r>
        <w:rPr>
          <w:color w:val="1155CC"/>
          <w:sz w:val="21"/>
          <w:szCs w:val="21"/>
          <w:u w:val="single"/>
        </w:rPr>
        <w:t>/rpki.net</w:t>
      </w:r>
    </w:p>
    <w:p w14:paraId="0000052C" w14:textId="77777777" w:rsidR="000A4521" w:rsidRDefault="007473E9">
      <w:pPr>
        <w:numPr>
          <w:ilvl w:val="0"/>
          <w:numId w:val="23"/>
        </w:numPr>
        <w:pBdr>
          <w:top w:val="nil"/>
          <w:left w:val="nil"/>
          <w:bottom w:val="nil"/>
          <w:right w:val="nil"/>
          <w:between w:val="nil"/>
        </w:pBdr>
        <w:tabs>
          <w:tab w:val="left" w:pos="939"/>
          <w:tab w:val="left" w:pos="940"/>
        </w:tabs>
        <w:spacing w:line="290" w:lineRule="auto"/>
        <w:ind w:right="191"/>
        <w:rPr>
          <w:color w:val="000000"/>
          <w:sz w:val="21"/>
          <w:szCs w:val="21"/>
        </w:rPr>
      </w:pPr>
      <w:r>
        <w:rPr>
          <w:color w:val="000000"/>
          <w:sz w:val="21"/>
          <w:szCs w:val="21"/>
        </w:rPr>
        <w:t>Cisco: IOS XE - BGP Configuration Guide - Origin AS Validation</w:t>
      </w:r>
      <w:r>
        <w:rPr>
          <w:color w:val="1155CC"/>
          <w:sz w:val="21"/>
          <w:szCs w:val="21"/>
          <w:u w:val="single"/>
        </w:rPr>
        <w:t xml:space="preserve"> </w:t>
      </w:r>
      <w:hyperlink r:id="rId96">
        <w:r>
          <w:rPr>
            <w:color w:val="1155CC"/>
            <w:sz w:val="21"/>
            <w:szCs w:val="21"/>
            <w:u w:val="single"/>
          </w:rPr>
          <w:t>http://www.cisco.com/c/en/us/td/docs/ios-xml/ios/iproute_bgp/configuration/xe-16/irg-xe-</w:t>
        </w:r>
      </w:hyperlink>
      <w:r>
        <w:rPr>
          <w:color w:val="1155CC"/>
          <w:sz w:val="21"/>
          <w:szCs w:val="21"/>
          <w:u w:val="single"/>
        </w:rPr>
        <w:t xml:space="preserve"> 16-book/bgp-origin-as-validation.html</w:t>
      </w:r>
    </w:p>
    <w:p w14:paraId="0000052D" w14:textId="77777777" w:rsidR="000A4521" w:rsidRDefault="007473E9">
      <w:pPr>
        <w:numPr>
          <w:ilvl w:val="0"/>
          <w:numId w:val="23"/>
        </w:numPr>
        <w:pBdr>
          <w:top w:val="nil"/>
          <w:left w:val="nil"/>
          <w:bottom w:val="nil"/>
          <w:right w:val="nil"/>
          <w:between w:val="nil"/>
        </w:pBdr>
        <w:tabs>
          <w:tab w:val="left" w:pos="939"/>
          <w:tab w:val="left" w:pos="940"/>
        </w:tabs>
        <w:spacing w:line="290" w:lineRule="auto"/>
        <w:ind w:right="261"/>
        <w:rPr>
          <w:color w:val="000000"/>
          <w:sz w:val="21"/>
          <w:szCs w:val="21"/>
        </w:rPr>
      </w:pPr>
      <w:r>
        <w:rPr>
          <w:color w:val="000000"/>
          <w:sz w:val="21"/>
          <w:szCs w:val="21"/>
        </w:rPr>
        <w:t>Cisco IOS XR - BGP Prefix Origin Validation Based on RPKI</w:t>
      </w:r>
      <w:r>
        <w:rPr>
          <w:color w:val="1155CC"/>
          <w:sz w:val="21"/>
          <w:szCs w:val="21"/>
          <w:u w:val="single"/>
        </w:rPr>
        <w:t xml:space="preserve"> </w:t>
      </w:r>
      <w:hyperlink r:id="rId97">
        <w:r>
          <w:rPr>
            <w:color w:val="1155CC"/>
            <w:sz w:val="21"/>
            <w:szCs w:val="21"/>
            <w:u w:val="single"/>
          </w:rPr>
          <w:t>http://www.cisco.com/c/en/us/td/docs/routers/asr9000/software/asr9k_r4-</w:t>
        </w:r>
      </w:hyperlink>
      <w:r>
        <w:rPr>
          <w:color w:val="1155CC"/>
          <w:sz w:val="21"/>
          <w:szCs w:val="21"/>
          <w:u w:val="single"/>
        </w:rPr>
        <w:t xml:space="preserve"> 2/routing/configuration/guide/b_routing_cg42asr9k/b_routing_cg42asr9k_chapter_00.ht ml#concept_A84818AD41744DFFBD094DA7FCD7FE8B</w:t>
      </w:r>
    </w:p>
    <w:p w14:paraId="37D27156" w14:textId="77777777" w:rsidR="0008389A" w:rsidRDefault="00211562">
      <w:pPr>
        <w:pStyle w:val="ListParagraph"/>
        <w:numPr>
          <w:ilvl w:val="0"/>
          <w:numId w:val="46"/>
        </w:numPr>
        <w:tabs>
          <w:tab w:val="left" w:pos="939"/>
          <w:tab w:val="left" w:pos="940"/>
        </w:tabs>
        <w:autoSpaceDE w:val="0"/>
        <w:autoSpaceDN w:val="0"/>
        <w:spacing w:line="288" w:lineRule="auto"/>
        <w:ind w:right="289"/>
        <w:rPr>
          <w:del w:id="2560" w:author="Changed/Added" w:date="2021-04-26T11:03:00Z"/>
          <w:sz w:val="21"/>
        </w:rPr>
      </w:pPr>
      <w:del w:id="2561" w:author="Changed/Added" w:date="2021-04-26T11:03:00Z">
        <w:r>
          <w:rPr>
            <w:w w:val="105"/>
            <w:sz w:val="21"/>
          </w:rPr>
          <w:delText>Juniper: Configuring Origin Validation for BGP</w:delText>
        </w:r>
        <w:r>
          <w:rPr>
            <w:color w:val="1155CC"/>
            <w:w w:val="105"/>
            <w:sz w:val="21"/>
            <w:u w:val="single" w:color="1155CC"/>
          </w:rPr>
          <w:delText xml:space="preserve"> </w:delText>
        </w:r>
        <w:r w:rsidR="00E40EB0">
          <w:fldChar w:fldCharType="begin"/>
        </w:r>
        <w:r w:rsidR="00E40EB0">
          <w:delInstrText xml:space="preserve"> HYPERLINK "http://www.juniper.net/documentation/en_US/junos16.1/topics/topic-map/bgp-origin-as-" \h </w:delInstrText>
        </w:r>
        <w:r w:rsidR="00E40EB0">
          <w:fldChar w:fldCharType="separate"/>
        </w:r>
        <w:r>
          <w:rPr>
            <w:color w:val="1155CC"/>
            <w:sz w:val="21"/>
            <w:u w:val="single" w:color="1155CC"/>
          </w:rPr>
          <w:delText>http://www.juniper.net/documentation/en_US/junos16.1/topics/topic-map/bgp-origin-as-</w:delText>
        </w:r>
        <w:r w:rsidR="00E40EB0">
          <w:rPr>
            <w:color w:val="1155CC"/>
            <w:sz w:val="21"/>
            <w:u w:val="single" w:color="1155CC"/>
          </w:rPr>
          <w:fldChar w:fldCharType="end"/>
        </w:r>
        <w:r>
          <w:rPr>
            <w:color w:val="1155CC"/>
            <w:sz w:val="21"/>
            <w:u w:val="single" w:color="1155CC"/>
          </w:rPr>
          <w:delText xml:space="preserve"> </w:delText>
        </w:r>
        <w:r>
          <w:rPr>
            <w:color w:val="1155CC"/>
            <w:w w:val="105"/>
            <w:sz w:val="21"/>
            <w:u w:val="single" w:color="1155CC"/>
          </w:rPr>
          <w:delText>validation.html</w:delText>
        </w:r>
      </w:del>
    </w:p>
    <w:p w14:paraId="0000052E" w14:textId="77777777" w:rsidR="000A4521" w:rsidRDefault="007473E9">
      <w:pPr>
        <w:numPr>
          <w:ilvl w:val="0"/>
          <w:numId w:val="23"/>
        </w:numPr>
        <w:pBdr>
          <w:top w:val="nil"/>
          <w:left w:val="nil"/>
          <w:bottom w:val="nil"/>
          <w:right w:val="nil"/>
          <w:between w:val="nil"/>
        </w:pBdr>
        <w:tabs>
          <w:tab w:val="left" w:pos="939"/>
          <w:tab w:val="left" w:pos="940"/>
        </w:tabs>
        <w:spacing w:line="288" w:lineRule="auto"/>
        <w:ind w:right="289"/>
        <w:rPr>
          <w:ins w:id="2562" w:author="Changed/Added" w:date="2021-04-26T11:03:00Z"/>
          <w:color w:val="000000"/>
          <w:sz w:val="21"/>
          <w:szCs w:val="21"/>
        </w:rPr>
      </w:pPr>
      <w:ins w:id="2563" w:author="Changed/Added" w:date="2021-04-26T11:03:00Z">
        <w:r>
          <w:rPr>
            <w:color w:val="000000"/>
            <w:sz w:val="21"/>
            <w:szCs w:val="21"/>
          </w:rPr>
          <w:t>Juniper Networks: Configuring BGP Origin Validation using RPKI</w:t>
        </w:r>
        <w:r>
          <w:rPr>
            <w:color w:val="1155CC"/>
            <w:sz w:val="21"/>
            <w:szCs w:val="21"/>
            <w:u w:val="single"/>
          </w:rPr>
          <w:br/>
        </w:r>
        <w:r w:rsidR="00E40EB0">
          <w:fldChar w:fldCharType="begin"/>
        </w:r>
        <w:r w:rsidR="00E40EB0">
          <w:instrText xml:space="preserve"> HYPERLINK "https://www.juniper.net/documentation/en_US/release-independent/nce/topics/topic-map/nce-187-bgp-rpki-tn-overview.html" \h </w:instrText>
        </w:r>
        <w:r w:rsidR="00E40EB0">
          <w:fldChar w:fldCharType="separate"/>
        </w:r>
        <w:r>
          <w:rPr>
            <w:color w:val="1155CC"/>
            <w:sz w:val="21"/>
            <w:szCs w:val="21"/>
            <w:u w:val="single"/>
          </w:rPr>
          <w:t>https://www.juniper.net/documentation/en_US/release-independent/nce/topics/topic-map/nce-187-bgp-rpki-tn-overview.html</w:t>
        </w:r>
        <w:r w:rsidR="00E40EB0">
          <w:rPr>
            <w:color w:val="1155CC"/>
            <w:sz w:val="21"/>
            <w:szCs w:val="21"/>
            <w:u w:val="single"/>
          </w:rPr>
          <w:fldChar w:fldCharType="end"/>
        </w:r>
      </w:ins>
    </w:p>
    <w:p w14:paraId="0000052F" w14:textId="77777777" w:rsidR="000A4521" w:rsidRDefault="007473E9">
      <w:pPr>
        <w:numPr>
          <w:ilvl w:val="0"/>
          <w:numId w:val="23"/>
        </w:numPr>
        <w:pBdr>
          <w:top w:val="nil"/>
          <w:left w:val="nil"/>
          <w:bottom w:val="nil"/>
          <w:right w:val="nil"/>
          <w:between w:val="nil"/>
        </w:pBdr>
        <w:tabs>
          <w:tab w:val="left" w:pos="939"/>
          <w:tab w:val="left" w:pos="940"/>
        </w:tabs>
        <w:spacing w:line="288" w:lineRule="auto"/>
        <w:ind w:right="289"/>
        <w:rPr>
          <w:ins w:id="2564" w:author="Changed/Added" w:date="2021-04-26T11:03:00Z"/>
        </w:rPr>
      </w:pPr>
      <w:ins w:id="2565" w:author="Changed/Added" w:date="2021-04-26T11:03:00Z">
        <w:r>
          <w:rPr>
            <w:sz w:val="21"/>
            <w:szCs w:val="21"/>
          </w:rPr>
          <w:lastRenderedPageBreak/>
          <w:t>Nokia SR OS: BGP Prefix Origin Validation</w:t>
        </w:r>
      </w:ins>
    </w:p>
    <w:p w14:paraId="00000530" w14:textId="77777777" w:rsidR="000A4521" w:rsidRDefault="00E40EB0">
      <w:pPr>
        <w:pBdr>
          <w:top w:val="nil"/>
          <w:left w:val="nil"/>
          <w:bottom w:val="nil"/>
          <w:right w:val="nil"/>
          <w:between w:val="nil"/>
        </w:pBdr>
        <w:tabs>
          <w:tab w:val="left" w:pos="939"/>
          <w:tab w:val="left" w:pos="940"/>
        </w:tabs>
        <w:spacing w:line="288" w:lineRule="auto"/>
        <w:ind w:left="940" w:right="289"/>
        <w:rPr>
          <w:ins w:id="2566" w:author="Changed/Added" w:date="2021-04-26T11:03:00Z"/>
          <w:color w:val="1155CC"/>
          <w:sz w:val="21"/>
          <w:szCs w:val="21"/>
        </w:rPr>
      </w:pPr>
      <w:ins w:id="2567" w:author="Changed/Added" w:date="2021-04-26T11:03:00Z">
        <w:r>
          <w:fldChar w:fldCharType="begin"/>
        </w:r>
        <w:r>
          <w:instrText xml:space="preserve"> HYPERLINK "https://infocenter.alcatel-lucent.com/public/7750SR160R4A/index.jsp?topic=%2Fcom.sr.unicast%2Fhtml%2Fbgp.html&amp;cp=22_4_7_2&amp;anchor=d2e5366" \h </w:instrText>
        </w:r>
        <w:r>
          <w:fldChar w:fldCharType="separate"/>
        </w:r>
        <w:r w:rsidR="007473E9">
          <w:rPr>
            <w:color w:val="1155CC"/>
            <w:sz w:val="21"/>
            <w:szCs w:val="21"/>
            <w:u w:val="single"/>
          </w:rPr>
          <w:t>https://infocenter.alcatel-lucent.com/public/7750SR160R4A/index.jsp?topic=%2Fcom.sr.unicast%2Fhtml%2Fbgp.html&amp;cp=22_4_7_2&amp;anchor=d2e5366</w:t>
        </w:r>
        <w:r>
          <w:rPr>
            <w:color w:val="1155CC"/>
            <w:sz w:val="21"/>
            <w:szCs w:val="21"/>
            <w:u w:val="single"/>
          </w:rPr>
          <w:fldChar w:fldCharType="end"/>
        </w:r>
      </w:ins>
    </w:p>
    <w:p w14:paraId="00000531" w14:textId="77777777" w:rsidR="000A4521" w:rsidRDefault="000A4521">
      <w:pPr>
        <w:pBdr>
          <w:top w:val="nil"/>
          <w:left w:val="nil"/>
          <w:bottom w:val="nil"/>
          <w:right w:val="nil"/>
          <w:between w:val="nil"/>
        </w:pBdr>
        <w:tabs>
          <w:tab w:val="left" w:pos="939"/>
          <w:tab w:val="left" w:pos="940"/>
        </w:tabs>
        <w:spacing w:line="288" w:lineRule="auto"/>
        <w:ind w:left="940" w:right="289"/>
        <w:rPr>
          <w:color w:val="1155CC"/>
          <w:sz w:val="21"/>
          <w:szCs w:val="21"/>
        </w:rPr>
        <w:sectPr w:rsidR="000A4521">
          <w:pgSz w:w="12240" w:h="15840"/>
          <w:pgMar w:top="1340" w:right="1340" w:bottom="960" w:left="1220" w:header="726" w:footer="768" w:gutter="0"/>
          <w:cols w:space="720"/>
        </w:sectPr>
      </w:pPr>
    </w:p>
    <w:p w14:paraId="00000532" w14:textId="77777777" w:rsidR="000A4521" w:rsidRDefault="000A4521">
      <w:pPr>
        <w:pBdr>
          <w:top w:val="nil"/>
          <w:left w:val="nil"/>
          <w:bottom w:val="nil"/>
          <w:right w:val="nil"/>
          <w:between w:val="nil"/>
        </w:pBdr>
        <w:rPr>
          <w:color w:val="000000"/>
          <w:sz w:val="20"/>
          <w:szCs w:val="20"/>
        </w:rPr>
      </w:pPr>
    </w:p>
    <w:p w14:paraId="00000533" w14:textId="77777777" w:rsidR="000A4521" w:rsidRDefault="007473E9">
      <w:pPr>
        <w:pStyle w:val="Heading3"/>
        <w:numPr>
          <w:ilvl w:val="2"/>
          <w:numId w:val="38"/>
        </w:numPr>
        <w:tabs>
          <w:tab w:val="left" w:pos="831"/>
        </w:tabs>
        <w:spacing w:before="98"/>
        <w:ind w:hanging="610"/>
      </w:pPr>
      <w:r>
        <w:t>Path validation</w:t>
      </w:r>
    </w:p>
    <w:p w14:paraId="00000534" w14:textId="77777777" w:rsidR="000A4521" w:rsidRDefault="007473E9">
      <w:pPr>
        <w:pBdr>
          <w:top w:val="nil"/>
          <w:left w:val="nil"/>
          <w:bottom w:val="nil"/>
          <w:right w:val="nil"/>
          <w:between w:val="nil"/>
        </w:pBdr>
        <w:spacing w:before="90" w:line="290" w:lineRule="auto"/>
        <w:ind w:left="220" w:right="250"/>
        <w:rPr>
          <w:color w:val="000000"/>
          <w:sz w:val="21"/>
          <w:szCs w:val="21"/>
        </w:rPr>
      </w:pPr>
      <w:r>
        <w:rPr>
          <w:color w:val="000000"/>
          <w:sz w:val="21"/>
          <w:szCs w:val="21"/>
        </w:rPr>
        <w:t>Path validation seeks to validate the AS_PATH attribute of an observed prefix announcement. For these purposes, a path is considered valid if it is consistent with the intended routing policies of each AS traversed by the path. Such validation therefore requires that an authoritative description of each ASNs routing policy be made publicly available.</w:t>
      </w:r>
    </w:p>
    <w:p w14:paraId="00000535" w14:textId="77777777" w:rsidR="000A4521" w:rsidRDefault="000A4521">
      <w:pPr>
        <w:pBdr>
          <w:top w:val="nil"/>
          <w:left w:val="nil"/>
          <w:bottom w:val="nil"/>
          <w:right w:val="nil"/>
          <w:between w:val="nil"/>
        </w:pBdr>
        <w:spacing w:before="9"/>
        <w:rPr>
          <w:color w:val="000000"/>
          <w:sz w:val="24"/>
          <w:szCs w:val="24"/>
        </w:rPr>
      </w:pPr>
    </w:p>
    <w:p w14:paraId="00000536" w14:textId="77777777" w:rsidR="000A4521" w:rsidRDefault="007473E9">
      <w:pPr>
        <w:pBdr>
          <w:top w:val="nil"/>
          <w:left w:val="nil"/>
          <w:bottom w:val="nil"/>
          <w:right w:val="nil"/>
          <w:between w:val="nil"/>
        </w:pBdr>
        <w:spacing w:before="1" w:line="290" w:lineRule="auto"/>
        <w:ind w:left="220" w:right="250"/>
        <w:rPr>
          <w:color w:val="000000"/>
          <w:sz w:val="21"/>
          <w:szCs w:val="21"/>
        </w:rPr>
      </w:pPr>
      <w:r>
        <w:rPr>
          <w:color w:val="000000"/>
          <w:sz w:val="21"/>
          <w:szCs w:val="21"/>
        </w:rPr>
        <w:t>The automated validation (with certain limitations) of an observed AS_PATH can be achieved by logically “chaining together” the documented policies of the individual ASs in the path.</w:t>
      </w:r>
    </w:p>
    <w:p w14:paraId="00000537"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 xml:space="preserve">MANRS participants </w:t>
      </w:r>
      <w:r>
        <w:rPr>
          <w:i/>
          <w:color w:val="000000"/>
          <w:sz w:val="21"/>
          <w:szCs w:val="21"/>
        </w:rPr>
        <w:t xml:space="preserve">should </w:t>
      </w:r>
      <w:r>
        <w:rPr>
          <w:color w:val="000000"/>
          <w:sz w:val="21"/>
          <w:szCs w:val="21"/>
        </w:rPr>
        <w:t>therefore express their own policy as thoroughly as possible to facilitate validation by 3rd party networks.</w:t>
      </w:r>
    </w:p>
    <w:p w14:paraId="00000538" w14:textId="77777777" w:rsidR="000A4521" w:rsidRDefault="000A4521">
      <w:pPr>
        <w:pBdr>
          <w:top w:val="nil"/>
          <w:left w:val="nil"/>
          <w:bottom w:val="nil"/>
          <w:right w:val="nil"/>
          <w:between w:val="nil"/>
        </w:pBdr>
        <w:spacing w:before="9"/>
        <w:rPr>
          <w:color w:val="000000"/>
          <w:sz w:val="24"/>
          <w:szCs w:val="24"/>
        </w:rPr>
      </w:pPr>
    </w:p>
    <w:p w14:paraId="00000539" w14:textId="77777777"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t xml:space="preserve">At the very least, as noted above, any operator that provides transit services to potentially multi- homed customer networks (irrespective of whether those customers operate an AS) should implement a filtering mechanism on outbound announcements towards its non-customer peers to ensure that only customer prefixes that are being learnt </w:t>
      </w:r>
      <w:r>
        <w:rPr>
          <w:i/>
          <w:color w:val="000000"/>
          <w:sz w:val="21"/>
          <w:szCs w:val="21"/>
        </w:rPr>
        <w:t xml:space="preserve">directly </w:t>
      </w:r>
      <w:r>
        <w:rPr>
          <w:color w:val="000000"/>
          <w:sz w:val="21"/>
          <w:szCs w:val="21"/>
        </w:rPr>
        <w:t>from customers (rather than via some other intermediate network) are propagated onwards.</w:t>
      </w:r>
    </w:p>
    <w:p w14:paraId="0000053A" w14:textId="77777777" w:rsidR="000A4521" w:rsidRDefault="000A4521">
      <w:pPr>
        <w:pBdr>
          <w:top w:val="nil"/>
          <w:left w:val="nil"/>
          <w:bottom w:val="nil"/>
          <w:right w:val="nil"/>
          <w:between w:val="nil"/>
        </w:pBdr>
        <w:spacing w:before="11"/>
        <w:rPr>
          <w:color w:val="000000"/>
          <w:sz w:val="25"/>
          <w:szCs w:val="25"/>
        </w:rPr>
      </w:pPr>
    </w:p>
    <w:p w14:paraId="1F52B3E8" w14:textId="77777777" w:rsidR="0008389A" w:rsidRDefault="007473E9">
      <w:pPr>
        <w:pStyle w:val="BodyText"/>
        <w:spacing w:line="288" w:lineRule="auto"/>
        <w:ind w:left="220" w:right="128"/>
        <w:rPr>
          <w:del w:id="2568" w:author="Changed/Added" w:date="2021-04-26T11:03:00Z"/>
        </w:rPr>
      </w:pPr>
      <w:r>
        <w:rPr>
          <w:color w:val="000000"/>
        </w:rPr>
        <w:t>Whilst it is possible to construct AS_PATH filters describing all the possible valid customer paths, such an approach may scale poorly over time given the tools available today. An alternative approach is to append a community attribute to routes received from customers as they are imported, and to configure outbound filters towards non-customer peers to match only routes carrying the correct community attribute (in addition to prefix-based matching as described above).</w:t>
      </w:r>
    </w:p>
    <w:p w14:paraId="0000053B" w14:textId="42CC7F95" w:rsidR="000A4521" w:rsidRDefault="000A4521">
      <w:pPr>
        <w:pBdr>
          <w:top w:val="nil"/>
          <w:left w:val="nil"/>
          <w:bottom w:val="nil"/>
          <w:right w:val="nil"/>
          <w:between w:val="nil"/>
        </w:pBdr>
        <w:spacing w:line="288" w:lineRule="auto"/>
        <w:ind w:left="220" w:right="128"/>
        <w:rPr>
          <w:color w:val="000000"/>
          <w:sz w:val="21"/>
          <w:szCs w:val="21"/>
        </w:rPr>
        <w:sectPr w:rsidR="000A4521">
          <w:pgSz w:w="12240" w:h="15840"/>
          <w:pgMar w:top="1340" w:right="1340" w:bottom="960" w:left="1220" w:header="726" w:footer="768" w:gutter="0"/>
          <w:cols w:space="720"/>
        </w:sectPr>
      </w:pPr>
    </w:p>
    <w:p w14:paraId="0000053C" w14:textId="77777777" w:rsidR="000A4521" w:rsidRDefault="000A4521">
      <w:pPr>
        <w:pBdr>
          <w:top w:val="nil"/>
          <w:left w:val="nil"/>
          <w:bottom w:val="nil"/>
          <w:right w:val="nil"/>
          <w:between w:val="nil"/>
        </w:pBdr>
        <w:spacing w:before="10"/>
        <w:rPr>
          <w:color w:val="000000"/>
          <w:sz w:val="23"/>
          <w:szCs w:val="23"/>
        </w:rPr>
      </w:pPr>
    </w:p>
    <w:p w14:paraId="0000053D" w14:textId="77777777" w:rsidR="000A4521" w:rsidRDefault="007473E9">
      <w:pPr>
        <w:pStyle w:val="Heading1"/>
        <w:numPr>
          <w:ilvl w:val="0"/>
          <w:numId w:val="22"/>
        </w:numPr>
        <w:tabs>
          <w:tab w:val="left" w:pos="598"/>
        </w:tabs>
        <w:spacing w:before="95"/>
      </w:pPr>
      <w:r>
        <w:t>Summary</w:t>
      </w:r>
    </w:p>
    <w:p w14:paraId="0000053E" w14:textId="3A4748BA" w:rsidR="000A4521" w:rsidRDefault="007473E9">
      <w:pPr>
        <w:pBdr>
          <w:top w:val="nil"/>
          <w:left w:val="nil"/>
          <w:bottom w:val="nil"/>
          <w:right w:val="nil"/>
          <w:between w:val="nil"/>
        </w:pBdr>
        <w:spacing w:before="151" w:line="288" w:lineRule="auto"/>
        <w:ind w:left="220"/>
        <w:rPr>
          <w:color w:val="000000"/>
          <w:sz w:val="21"/>
          <w:szCs w:val="21"/>
        </w:rPr>
      </w:pPr>
      <w:r>
        <w:rPr>
          <w:color w:val="000000"/>
          <w:sz w:val="21"/>
          <w:szCs w:val="21"/>
        </w:rPr>
        <w:t xml:space="preserve">Being a responsible network operator requires </w:t>
      </w:r>
      <w:del w:id="2569" w:author="Changed/Added" w:date="2021-04-26T11:03:00Z">
        <w:r w:rsidR="00211562">
          <w:rPr>
            <w:w w:val="105"/>
          </w:rPr>
          <w:delText>both</w:delText>
        </w:r>
      </w:del>
      <w:ins w:id="2570" w:author="Changed/Added" w:date="2021-04-26T11:03:00Z">
        <w:r>
          <w:rPr>
            <w:sz w:val="21"/>
            <w:szCs w:val="21"/>
          </w:rPr>
          <w:t>the</w:t>
        </w:r>
      </w:ins>
      <w:r>
        <w:rPr>
          <w:sz w:val="21"/>
          <w:szCs w:val="21"/>
        </w:rPr>
        <w:t xml:space="preserve"> publishing</w:t>
      </w:r>
      <w:ins w:id="2571" w:author="Changed/Added" w:date="2021-04-26T11:03:00Z">
        <w:r>
          <w:rPr>
            <w:sz w:val="21"/>
            <w:szCs w:val="21"/>
          </w:rPr>
          <w:t xml:space="preserve"> of your own</w:t>
        </w:r>
      </w:ins>
      <w:r>
        <w:rPr>
          <w:sz w:val="21"/>
          <w:szCs w:val="21"/>
        </w:rPr>
        <w:t xml:space="preserve"> </w:t>
      </w:r>
      <w:r>
        <w:rPr>
          <w:color w:val="000000"/>
          <w:sz w:val="21"/>
          <w:szCs w:val="21"/>
        </w:rPr>
        <w:t>contact and routing policy information, and using the information published by others to verify the information in the routing table.</w:t>
      </w:r>
    </w:p>
    <w:p w14:paraId="0000053F" w14:textId="77777777" w:rsidR="000A4521" w:rsidRDefault="000A4521">
      <w:pPr>
        <w:pBdr>
          <w:top w:val="nil"/>
          <w:left w:val="nil"/>
          <w:bottom w:val="nil"/>
          <w:right w:val="nil"/>
          <w:between w:val="nil"/>
        </w:pBdr>
        <w:spacing w:before="2"/>
        <w:rPr>
          <w:color w:val="000000"/>
          <w:sz w:val="24"/>
          <w:szCs w:val="24"/>
        </w:rPr>
      </w:pPr>
    </w:p>
    <w:p w14:paraId="00000540" w14:textId="77777777" w:rsidR="000A4521" w:rsidRDefault="007473E9">
      <w:pPr>
        <w:pStyle w:val="Heading2"/>
        <w:numPr>
          <w:ilvl w:val="1"/>
          <w:numId w:val="22"/>
        </w:numPr>
        <w:tabs>
          <w:tab w:val="left" w:pos="726"/>
        </w:tabs>
        <w:spacing w:before="1"/>
        <w:ind w:hanging="505"/>
      </w:pPr>
      <w:r>
        <w:t>Publishing information - checklist</w:t>
      </w:r>
    </w:p>
    <w:p w14:paraId="00000541" w14:textId="77777777" w:rsidR="000A4521" w:rsidRDefault="007473E9">
      <w:pPr>
        <w:pBdr>
          <w:top w:val="nil"/>
          <w:left w:val="nil"/>
          <w:bottom w:val="nil"/>
          <w:right w:val="nil"/>
          <w:between w:val="nil"/>
        </w:pBdr>
        <w:spacing w:before="88" w:line="288" w:lineRule="auto"/>
        <w:ind w:left="220"/>
        <w:rPr>
          <w:color w:val="000000"/>
          <w:sz w:val="21"/>
          <w:szCs w:val="21"/>
        </w:rPr>
      </w:pPr>
      <w:r>
        <w:rPr>
          <w:color w:val="000000"/>
          <w:sz w:val="21"/>
          <w:szCs w:val="21"/>
        </w:rPr>
        <w:t xml:space="preserve">There are many places where information can be published. This summary can be used as a checklist when publishing and updating </w:t>
      </w:r>
      <w:proofErr w:type="gramStart"/>
      <w:r>
        <w:rPr>
          <w:color w:val="000000"/>
          <w:sz w:val="21"/>
          <w:szCs w:val="21"/>
        </w:rPr>
        <w:t>information, and</w:t>
      </w:r>
      <w:proofErr w:type="gramEnd"/>
      <w:r>
        <w:rPr>
          <w:color w:val="000000"/>
          <w:sz w:val="21"/>
          <w:szCs w:val="21"/>
        </w:rPr>
        <w:t xml:space="preserve"> can be included in your </w:t>
      </w:r>
      <w:proofErr w:type="spellStart"/>
      <w:r>
        <w:rPr>
          <w:color w:val="000000"/>
          <w:sz w:val="21"/>
          <w:szCs w:val="21"/>
        </w:rPr>
        <w:t>organisation’s</w:t>
      </w:r>
      <w:proofErr w:type="spellEnd"/>
      <w:r>
        <w:rPr>
          <w:color w:val="000000"/>
          <w:sz w:val="21"/>
          <w:szCs w:val="21"/>
        </w:rPr>
        <w:t xml:space="preserve"> processes and procedures.</w:t>
      </w:r>
    </w:p>
    <w:p w14:paraId="00000542" w14:textId="77777777" w:rsidR="000A4521" w:rsidRDefault="000A4521">
      <w:pPr>
        <w:pBdr>
          <w:top w:val="nil"/>
          <w:left w:val="nil"/>
          <w:bottom w:val="nil"/>
          <w:right w:val="nil"/>
          <w:between w:val="nil"/>
        </w:pBdr>
        <w:spacing w:before="5"/>
        <w:rPr>
          <w:color w:val="000000"/>
          <w:sz w:val="25"/>
          <w:szCs w:val="25"/>
        </w:rPr>
      </w:pPr>
    </w:p>
    <w:p w14:paraId="00000543" w14:textId="77777777" w:rsidR="000A4521" w:rsidRDefault="007473E9">
      <w:pPr>
        <w:numPr>
          <w:ilvl w:val="2"/>
          <w:numId w:val="22"/>
        </w:numPr>
        <w:pBdr>
          <w:top w:val="nil"/>
          <w:left w:val="nil"/>
          <w:bottom w:val="nil"/>
          <w:right w:val="nil"/>
          <w:between w:val="nil"/>
        </w:pBdr>
        <w:tabs>
          <w:tab w:val="left" w:pos="939"/>
          <w:tab w:val="left" w:pos="940"/>
        </w:tabs>
        <w:rPr>
          <w:color w:val="000000"/>
          <w:sz w:val="21"/>
          <w:szCs w:val="21"/>
        </w:rPr>
      </w:pPr>
      <w:r>
        <w:rPr>
          <w:color w:val="000000"/>
          <w:sz w:val="21"/>
          <w:szCs w:val="21"/>
        </w:rPr>
        <w:t>For the AFRINIC, APNIC and RIPE NCC region:</w:t>
      </w:r>
    </w:p>
    <w:p w14:paraId="00000544" w14:textId="77777777" w:rsidR="000A4521" w:rsidRDefault="007473E9">
      <w:pPr>
        <w:numPr>
          <w:ilvl w:val="3"/>
          <w:numId w:val="22"/>
        </w:numPr>
        <w:pBdr>
          <w:top w:val="nil"/>
          <w:left w:val="nil"/>
          <w:bottom w:val="nil"/>
          <w:right w:val="nil"/>
          <w:between w:val="nil"/>
        </w:pBdr>
        <w:tabs>
          <w:tab w:val="left" w:pos="1659"/>
          <w:tab w:val="left" w:pos="1660"/>
        </w:tabs>
        <w:spacing w:before="51" w:line="285" w:lineRule="auto"/>
        <w:ind w:right="439"/>
        <w:rPr>
          <w:color w:val="000000"/>
          <w:sz w:val="21"/>
          <w:szCs w:val="21"/>
        </w:rPr>
      </w:pPr>
      <w:r>
        <w:rPr>
          <w:color w:val="000000"/>
          <w:sz w:val="21"/>
          <w:szCs w:val="21"/>
        </w:rPr>
        <w:t>Publish contact information for roles/departments as ROLE objects Optionally: create PERSON objects for staff members and link from the ROLE</w:t>
      </w:r>
    </w:p>
    <w:p w14:paraId="00000545" w14:textId="77777777" w:rsidR="000A4521" w:rsidRDefault="007473E9">
      <w:pPr>
        <w:numPr>
          <w:ilvl w:val="3"/>
          <w:numId w:val="22"/>
        </w:numPr>
        <w:pBdr>
          <w:top w:val="nil"/>
          <w:left w:val="nil"/>
          <w:bottom w:val="nil"/>
          <w:right w:val="nil"/>
          <w:between w:val="nil"/>
        </w:pBdr>
        <w:tabs>
          <w:tab w:val="left" w:pos="1659"/>
          <w:tab w:val="left" w:pos="1660"/>
        </w:tabs>
        <w:spacing w:before="6" w:line="290" w:lineRule="auto"/>
        <w:ind w:right="941"/>
        <w:rPr>
          <w:color w:val="000000"/>
          <w:sz w:val="21"/>
          <w:szCs w:val="21"/>
        </w:rPr>
      </w:pPr>
      <w:r>
        <w:rPr>
          <w:color w:val="000000"/>
          <w:sz w:val="21"/>
          <w:szCs w:val="21"/>
        </w:rPr>
        <w:t>Create IRR objects and refer to the correct POCs from those objects and document your routing policy:</w:t>
      </w:r>
    </w:p>
    <w:p w14:paraId="00000546" w14:textId="77777777" w:rsidR="000A4521" w:rsidRDefault="007473E9">
      <w:pPr>
        <w:numPr>
          <w:ilvl w:val="4"/>
          <w:numId w:val="22"/>
        </w:numPr>
        <w:pBdr>
          <w:top w:val="nil"/>
          <w:left w:val="nil"/>
          <w:bottom w:val="nil"/>
          <w:right w:val="nil"/>
          <w:between w:val="nil"/>
        </w:pBdr>
        <w:tabs>
          <w:tab w:val="left" w:pos="2379"/>
          <w:tab w:val="left" w:pos="2380"/>
        </w:tabs>
        <w:spacing w:line="238" w:lineRule="auto"/>
        <w:rPr>
          <w:color w:val="000000"/>
          <w:sz w:val="21"/>
          <w:szCs w:val="21"/>
        </w:rPr>
      </w:pPr>
      <w:r>
        <w:rPr>
          <w:color w:val="000000"/>
          <w:sz w:val="21"/>
          <w:szCs w:val="21"/>
        </w:rPr>
        <w:t>INETNUM and INET6NUM</w:t>
      </w:r>
    </w:p>
    <w:p w14:paraId="00000547"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r>
        <w:rPr>
          <w:color w:val="000000"/>
          <w:sz w:val="21"/>
          <w:szCs w:val="21"/>
        </w:rPr>
        <w:t>admin-c: refer to your IPAM administrators</w:t>
      </w:r>
    </w:p>
    <w:p w14:paraId="00000548"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tech-c: refer to the administrators of the systems on this network</w:t>
      </w:r>
    </w:p>
    <w:p w14:paraId="00000549" w14:textId="77777777" w:rsidR="000A4521" w:rsidRDefault="007473E9">
      <w:pPr>
        <w:numPr>
          <w:ilvl w:val="4"/>
          <w:numId w:val="22"/>
        </w:numPr>
        <w:pBdr>
          <w:top w:val="nil"/>
          <w:left w:val="nil"/>
          <w:bottom w:val="nil"/>
          <w:right w:val="nil"/>
          <w:between w:val="nil"/>
        </w:pBdr>
        <w:tabs>
          <w:tab w:val="left" w:pos="2379"/>
          <w:tab w:val="left" w:pos="2380"/>
        </w:tabs>
        <w:spacing w:before="47"/>
        <w:rPr>
          <w:color w:val="000000"/>
          <w:sz w:val="21"/>
          <w:szCs w:val="21"/>
        </w:rPr>
      </w:pPr>
      <w:r>
        <w:rPr>
          <w:color w:val="000000"/>
          <w:sz w:val="21"/>
          <w:szCs w:val="21"/>
        </w:rPr>
        <w:t>AUT-NUM</w:t>
      </w:r>
    </w:p>
    <w:p w14:paraId="0000054A"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admin-c: refer to your peering coordinators</w:t>
      </w:r>
    </w:p>
    <w:p w14:paraId="0000054B" w14:textId="77777777" w:rsidR="000A4521" w:rsidRDefault="007473E9">
      <w:pPr>
        <w:numPr>
          <w:ilvl w:val="5"/>
          <w:numId w:val="22"/>
        </w:numPr>
        <w:pBdr>
          <w:top w:val="nil"/>
          <w:left w:val="nil"/>
          <w:bottom w:val="nil"/>
          <w:right w:val="nil"/>
          <w:between w:val="nil"/>
        </w:pBdr>
        <w:tabs>
          <w:tab w:val="left" w:pos="3099"/>
          <w:tab w:val="left" w:pos="3100"/>
        </w:tabs>
        <w:spacing w:before="46"/>
        <w:rPr>
          <w:color w:val="000000"/>
          <w:sz w:val="21"/>
          <w:szCs w:val="21"/>
        </w:rPr>
      </w:pPr>
      <w:r>
        <w:rPr>
          <w:color w:val="000000"/>
          <w:sz w:val="21"/>
          <w:szCs w:val="21"/>
        </w:rPr>
        <w:t>tech-c: refer to your NOC</w:t>
      </w:r>
    </w:p>
    <w:p w14:paraId="0000054C"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proofErr w:type="spellStart"/>
      <w:r>
        <w:rPr>
          <w:color w:val="000000"/>
          <w:sz w:val="21"/>
          <w:szCs w:val="21"/>
        </w:rPr>
        <w:t>mp</w:t>
      </w:r>
      <w:proofErr w:type="spellEnd"/>
      <w:r>
        <w:rPr>
          <w:color w:val="000000"/>
          <w:sz w:val="21"/>
          <w:szCs w:val="21"/>
        </w:rPr>
        <w:t>-import/</w:t>
      </w:r>
      <w:proofErr w:type="spellStart"/>
      <w:r>
        <w:rPr>
          <w:color w:val="000000"/>
          <w:sz w:val="21"/>
          <w:szCs w:val="21"/>
        </w:rPr>
        <w:t>mp</w:t>
      </w:r>
      <w:proofErr w:type="spellEnd"/>
      <w:r>
        <w:rPr>
          <w:color w:val="000000"/>
          <w:sz w:val="21"/>
          <w:szCs w:val="21"/>
        </w:rPr>
        <w:t>-export: document your BGP connections</w:t>
      </w:r>
    </w:p>
    <w:p w14:paraId="0000054D" w14:textId="77777777" w:rsidR="000A4521" w:rsidRDefault="007473E9">
      <w:pPr>
        <w:numPr>
          <w:ilvl w:val="4"/>
          <w:numId w:val="22"/>
        </w:numPr>
        <w:pBdr>
          <w:top w:val="nil"/>
          <w:left w:val="nil"/>
          <w:bottom w:val="nil"/>
          <w:right w:val="nil"/>
          <w:between w:val="nil"/>
        </w:pBdr>
        <w:tabs>
          <w:tab w:val="left" w:pos="2379"/>
          <w:tab w:val="left" w:pos="2380"/>
        </w:tabs>
        <w:spacing w:before="51"/>
        <w:rPr>
          <w:color w:val="000000"/>
          <w:sz w:val="21"/>
          <w:szCs w:val="21"/>
        </w:rPr>
      </w:pPr>
      <w:r>
        <w:rPr>
          <w:color w:val="000000"/>
          <w:sz w:val="21"/>
          <w:szCs w:val="21"/>
        </w:rPr>
        <w:t>ROUTE and ROUTE6</w:t>
      </w:r>
    </w:p>
    <w:p w14:paraId="0000054E" w14:textId="77777777" w:rsidR="000A4521" w:rsidRDefault="007473E9">
      <w:pPr>
        <w:numPr>
          <w:ilvl w:val="5"/>
          <w:numId w:val="22"/>
        </w:numPr>
        <w:pBdr>
          <w:top w:val="nil"/>
          <w:left w:val="nil"/>
          <w:bottom w:val="nil"/>
          <w:right w:val="nil"/>
          <w:between w:val="nil"/>
        </w:pBdr>
        <w:tabs>
          <w:tab w:val="left" w:pos="3099"/>
          <w:tab w:val="left" w:pos="3100"/>
        </w:tabs>
        <w:spacing w:before="47"/>
        <w:rPr>
          <w:color w:val="000000"/>
          <w:sz w:val="21"/>
          <w:szCs w:val="21"/>
        </w:rPr>
      </w:pPr>
      <w:r>
        <w:rPr>
          <w:color w:val="000000"/>
          <w:sz w:val="21"/>
          <w:szCs w:val="21"/>
        </w:rPr>
        <w:t>remarks: document contacts for your NOC, abuse desk, etc.</w:t>
      </w:r>
    </w:p>
    <w:p w14:paraId="0000054F"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ping-</w:t>
      </w:r>
      <w:proofErr w:type="spellStart"/>
      <w:r>
        <w:rPr>
          <w:color w:val="000000"/>
          <w:sz w:val="21"/>
          <w:szCs w:val="21"/>
        </w:rPr>
        <w:t>hdl</w:t>
      </w:r>
      <w:proofErr w:type="spellEnd"/>
      <w:r>
        <w:rPr>
          <w:color w:val="000000"/>
          <w:sz w:val="21"/>
          <w:szCs w:val="21"/>
        </w:rPr>
        <w:t>: refer to your NOC</w:t>
      </w:r>
    </w:p>
    <w:p w14:paraId="00000550" w14:textId="77777777" w:rsidR="000A4521" w:rsidRDefault="007473E9">
      <w:pPr>
        <w:numPr>
          <w:ilvl w:val="3"/>
          <w:numId w:val="22"/>
        </w:numPr>
        <w:pBdr>
          <w:top w:val="nil"/>
          <w:left w:val="nil"/>
          <w:bottom w:val="nil"/>
          <w:right w:val="nil"/>
          <w:between w:val="nil"/>
        </w:pBdr>
        <w:tabs>
          <w:tab w:val="left" w:pos="1659"/>
          <w:tab w:val="left" w:pos="1660"/>
        </w:tabs>
        <w:spacing w:before="46"/>
        <w:rPr>
          <w:color w:val="000000"/>
          <w:sz w:val="21"/>
          <w:szCs w:val="21"/>
        </w:rPr>
      </w:pPr>
      <w:r>
        <w:rPr>
          <w:color w:val="000000"/>
          <w:sz w:val="21"/>
          <w:szCs w:val="21"/>
        </w:rPr>
        <w:t>Create RPKI ROAs for all prefixes that you announce from your ASNs</w:t>
      </w:r>
    </w:p>
    <w:p w14:paraId="00000551" w14:textId="77777777" w:rsidR="000A4521" w:rsidRDefault="007473E9">
      <w:pPr>
        <w:numPr>
          <w:ilvl w:val="3"/>
          <w:numId w:val="22"/>
        </w:numPr>
        <w:pBdr>
          <w:top w:val="nil"/>
          <w:left w:val="nil"/>
          <w:bottom w:val="nil"/>
          <w:right w:val="nil"/>
          <w:between w:val="nil"/>
        </w:pBdr>
        <w:tabs>
          <w:tab w:val="left" w:pos="1659"/>
          <w:tab w:val="left" w:pos="1660"/>
        </w:tabs>
        <w:spacing w:before="52"/>
        <w:rPr>
          <w:color w:val="000000"/>
          <w:sz w:val="21"/>
          <w:szCs w:val="21"/>
        </w:rPr>
      </w:pPr>
      <w:r>
        <w:rPr>
          <w:color w:val="000000"/>
          <w:sz w:val="21"/>
          <w:szCs w:val="21"/>
        </w:rPr>
        <w:t xml:space="preserve">Publish your peering locations, policy and contacts in </w:t>
      </w:r>
      <w:proofErr w:type="spellStart"/>
      <w:r>
        <w:rPr>
          <w:color w:val="000000"/>
          <w:sz w:val="21"/>
          <w:szCs w:val="21"/>
        </w:rPr>
        <w:t>PeeringDB</w:t>
      </w:r>
      <w:proofErr w:type="spellEnd"/>
    </w:p>
    <w:p w14:paraId="00000552" w14:textId="77777777" w:rsidR="000A4521" w:rsidRDefault="007473E9">
      <w:pPr>
        <w:numPr>
          <w:ilvl w:val="3"/>
          <w:numId w:val="22"/>
        </w:numPr>
        <w:pBdr>
          <w:top w:val="nil"/>
          <w:left w:val="nil"/>
          <w:bottom w:val="nil"/>
          <w:right w:val="nil"/>
          <w:between w:val="nil"/>
        </w:pBdr>
        <w:tabs>
          <w:tab w:val="left" w:pos="1659"/>
          <w:tab w:val="left" w:pos="1660"/>
        </w:tabs>
        <w:spacing w:before="51"/>
        <w:rPr>
          <w:color w:val="000000"/>
          <w:sz w:val="21"/>
          <w:szCs w:val="21"/>
        </w:rPr>
      </w:pPr>
      <w:r>
        <w:rPr>
          <w:color w:val="000000"/>
          <w:sz w:val="21"/>
          <w:szCs w:val="21"/>
        </w:rPr>
        <w:t>Publish your peering locations, policy and contacts on your website</w:t>
      </w:r>
    </w:p>
    <w:p w14:paraId="00000553" w14:textId="77777777" w:rsidR="000A4521" w:rsidRDefault="007473E9">
      <w:pPr>
        <w:numPr>
          <w:ilvl w:val="3"/>
          <w:numId w:val="22"/>
        </w:numPr>
        <w:pBdr>
          <w:top w:val="nil"/>
          <w:left w:val="nil"/>
          <w:bottom w:val="nil"/>
          <w:right w:val="nil"/>
          <w:between w:val="nil"/>
        </w:pBdr>
        <w:tabs>
          <w:tab w:val="left" w:pos="1659"/>
          <w:tab w:val="left" w:pos="1660"/>
        </w:tabs>
        <w:spacing w:before="47"/>
        <w:rPr>
          <w:color w:val="000000"/>
          <w:sz w:val="21"/>
          <w:szCs w:val="21"/>
        </w:rPr>
      </w:pPr>
      <w:r>
        <w:rPr>
          <w:color w:val="000000"/>
          <w:sz w:val="21"/>
          <w:szCs w:val="21"/>
        </w:rPr>
        <w:t>Publish your NOC and abuse contacts on your website</w:t>
      </w:r>
    </w:p>
    <w:p w14:paraId="00000554" w14:textId="77777777" w:rsidR="000A4521" w:rsidRDefault="000A4521">
      <w:pPr>
        <w:pBdr>
          <w:top w:val="nil"/>
          <w:left w:val="nil"/>
          <w:bottom w:val="nil"/>
          <w:right w:val="nil"/>
          <w:between w:val="nil"/>
        </w:pBdr>
        <w:spacing w:before="5"/>
        <w:rPr>
          <w:color w:val="000000"/>
          <w:sz w:val="29"/>
          <w:szCs w:val="29"/>
        </w:rPr>
      </w:pPr>
    </w:p>
    <w:p w14:paraId="00000555" w14:textId="77777777" w:rsidR="000A4521" w:rsidRDefault="007473E9">
      <w:pPr>
        <w:numPr>
          <w:ilvl w:val="2"/>
          <w:numId w:val="22"/>
        </w:numPr>
        <w:pBdr>
          <w:top w:val="nil"/>
          <w:left w:val="nil"/>
          <w:bottom w:val="nil"/>
          <w:right w:val="nil"/>
          <w:between w:val="nil"/>
        </w:pBdr>
        <w:tabs>
          <w:tab w:val="left" w:pos="939"/>
          <w:tab w:val="left" w:pos="940"/>
        </w:tabs>
        <w:rPr>
          <w:color w:val="000000"/>
          <w:sz w:val="21"/>
          <w:szCs w:val="21"/>
        </w:rPr>
      </w:pPr>
      <w:r>
        <w:rPr>
          <w:color w:val="000000"/>
          <w:sz w:val="21"/>
          <w:szCs w:val="21"/>
        </w:rPr>
        <w:t>For the LACNIC region:</w:t>
      </w:r>
    </w:p>
    <w:p w14:paraId="00000556" w14:textId="77777777" w:rsidR="000A4521" w:rsidRDefault="007473E9">
      <w:pPr>
        <w:numPr>
          <w:ilvl w:val="3"/>
          <w:numId w:val="22"/>
        </w:numPr>
        <w:pBdr>
          <w:top w:val="nil"/>
          <w:left w:val="nil"/>
          <w:bottom w:val="nil"/>
          <w:right w:val="nil"/>
          <w:between w:val="nil"/>
        </w:pBdr>
        <w:tabs>
          <w:tab w:val="left" w:pos="1659"/>
          <w:tab w:val="left" w:pos="1660"/>
        </w:tabs>
        <w:spacing w:before="52"/>
        <w:rPr>
          <w:color w:val="000000"/>
          <w:sz w:val="21"/>
          <w:szCs w:val="21"/>
        </w:rPr>
      </w:pPr>
      <w:r>
        <w:rPr>
          <w:color w:val="000000"/>
          <w:sz w:val="21"/>
          <w:szCs w:val="21"/>
        </w:rPr>
        <w:t>Publish contact information for roles/departments as POC objects</w:t>
      </w:r>
    </w:p>
    <w:p w14:paraId="00000557" w14:textId="77777777" w:rsidR="000A4521" w:rsidRDefault="007473E9">
      <w:pPr>
        <w:numPr>
          <w:ilvl w:val="3"/>
          <w:numId w:val="22"/>
        </w:numPr>
        <w:pBdr>
          <w:top w:val="nil"/>
          <w:left w:val="nil"/>
          <w:bottom w:val="nil"/>
          <w:right w:val="nil"/>
          <w:between w:val="nil"/>
        </w:pBdr>
        <w:tabs>
          <w:tab w:val="left" w:pos="1659"/>
          <w:tab w:val="left" w:pos="1660"/>
        </w:tabs>
        <w:spacing w:before="51" w:line="285" w:lineRule="auto"/>
        <w:ind w:right="645"/>
        <w:rPr>
          <w:color w:val="000000"/>
          <w:sz w:val="21"/>
          <w:szCs w:val="21"/>
        </w:rPr>
      </w:pPr>
      <w:r>
        <w:rPr>
          <w:color w:val="000000"/>
          <w:sz w:val="21"/>
          <w:szCs w:val="21"/>
        </w:rPr>
        <w:t>Publish contact information for the Organizations holding resources (directly allocated by LACNIC or re-allocated by a LIR)</w:t>
      </w:r>
    </w:p>
    <w:p w14:paraId="00000558" w14:textId="77777777" w:rsidR="000A4521" w:rsidRDefault="007473E9">
      <w:pPr>
        <w:numPr>
          <w:ilvl w:val="3"/>
          <w:numId w:val="22"/>
        </w:numPr>
        <w:pBdr>
          <w:top w:val="nil"/>
          <w:left w:val="nil"/>
          <w:bottom w:val="nil"/>
          <w:right w:val="nil"/>
          <w:between w:val="nil"/>
        </w:pBdr>
        <w:tabs>
          <w:tab w:val="left" w:pos="1659"/>
          <w:tab w:val="left" w:pos="1660"/>
        </w:tabs>
        <w:spacing w:before="6"/>
        <w:rPr>
          <w:color w:val="000000"/>
          <w:sz w:val="21"/>
          <w:szCs w:val="21"/>
        </w:rPr>
      </w:pPr>
      <w:r>
        <w:rPr>
          <w:color w:val="000000"/>
          <w:sz w:val="21"/>
          <w:szCs w:val="21"/>
        </w:rPr>
        <w:t>Publish the DNS that provides the reverse resolution for IP blocks</w:t>
      </w:r>
    </w:p>
    <w:p w14:paraId="00000559" w14:textId="77777777" w:rsidR="000A4521" w:rsidRDefault="007473E9">
      <w:pPr>
        <w:numPr>
          <w:ilvl w:val="3"/>
          <w:numId w:val="22"/>
        </w:numPr>
        <w:pBdr>
          <w:top w:val="nil"/>
          <w:left w:val="nil"/>
          <w:bottom w:val="nil"/>
          <w:right w:val="nil"/>
          <w:between w:val="nil"/>
        </w:pBdr>
        <w:tabs>
          <w:tab w:val="left" w:pos="1659"/>
          <w:tab w:val="left" w:pos="1660"/>
        </w:tabs>
        <w:spacing w:before="47" w:line="290" w:lineRule="auto"/>
        <w:ind w:left="1904" w:right="3664" w:hanging="604"/>
        <w:rPr>
          <w:color w:val="000000"/>
          <w:sz w:val="21"/>
          <w:szCs w:val="21"/>
        </w:rPr>
      </w:pPr>
      <w:r>
        <w:rPr>
          <w:color w:val="000000"/>
          <w:sz w:val="21"/>
          <w:szCs w:val="21"/>
        </w:rPr>
        <w:t xml:space="preserve">Refer to the correct POCs for </w:t>
      </w:r>
      <w:proofErr w:type="gramStart"/>
      <w:r>
        <w:rPr>
          <w:color w:val="000000"/>
          <w:sz w:val="21"/>
          <w:szCs w:val="21"/>
        </w:rPr>
        <w:t>you</w:t>
      </w:r>
      <w:proofErr w:type="gramEnd"/>
      <w:r>
        <w:rPr>
          <w:color w:val="000000"/>
          <w:sz w:val="21"/>
          <w:szCs w:val="21"/>
        </w:rPr>
        <w:t xml:space="preserve"> resources: tech-c: refer to your IPAM administrators abuse-c: refer to your network abuse desk</w:t>
      </w:r>
    </w:p>
    <w:p w14:paraId="0000055A" w14:textId="77777777" w:rsidR="000A4521" w:rsidRDefault="007473E9">
      <w:pPr>
        <w:numPr>
          <w:ilvl w:val="3"/>
          <w:numId w:val="22"/>
        </w:numPr>
        <w:pBdr>
          <w:top w:val="nil"/>
          <w:left w:val="nil"/>
          <w:bottom w:val="nil"/>
          <w:right w:val="nil"/>
          <w:between w:val="nil"/>
        </w:pBdr>
        <w:tabs>
          <w:tab w:val="left" w:pos="1659"/>
          <w:tab w:val="left" w:pos="1660"/>
        </w:tabs>
        <w:spacing w:line="239" w:lineRule="auto"/>
        <w:rPr>
          <w:color w:val="000000"/>
          <w:sz w:val="21"/>
          <w:szCs w:val="21"/>
        </w:rPr>
      </w:pPr>
      <w:r>
        <w:rPr>
          <w:color w:val="000000"/>
          <w:sz w:val="21"/>
          <w:szCs w:val="21"/>
        </w:rPr>
        <w:t>Create RPKI ROAs for all prefixes that you announce from your ASNs</w:t>
      </w:r>
    </w:p>
    <w:p w14:paraId="0000055B" w14:textId="77777777" w:rsidR="000A4521" w:rsidRDefault="007473E9">
      <w:pPr>
        <w:numPr>
          <w:ilvl w:val="3"/>
          <w:numId w:val="22"/>
        </w:numPr>
        <w:pBdr>
          <w:top w:val="nil"/>
          <w:left w:val="nil"/>
          <w:bottom w:val="nil"/>
          <w:right w:val="nil"/>
          <w:between w:val="nil"/>
        </w:pBdr>
        <w:tabs>
          <w:tab w:val="left" w:pos="1659"/>
          <w:tab w:val="left" w:pos="1660"/>
        </w:tabs>
        <w:spacing w:before="51"/>
        <w:rPr>
          <w:color w:val="000000"/>
          <w:sz w:val="21"/>
          <w:szCs w:val="21"/>
        </w:rPr>
      </w:pPr>
      <w:r>
        <w:rPr>
          <w:color w:val="000000"/>
          <w:sz w:val="21"/>
          <w:szCs w:val="21"/>
        </w:rPr>
        <w:t xml:space="preserve">Publish your peering locations, policy and contacts in </w:t>
      </w:r>
      <w:proofErr w:type="spellStart"/>
      <w:r>
        <w:rPr>
          <w:color w:val="000000"/>
          <w:sz w:val="21"/>
          <w:szCs w:val="21"/>
        </w:rPr>
        <w:t>PeeringDB</w:t>
      </w:r>
      <w:proofErr w:type="spellEnd"/>
    </w:p>
    <w:p w14:paraId="0000055C" w14:textId="77777777" w:rsidR="000A4521" w:rsidRDefault="007473E9">
      <w:pPr>
        <w:numPr>
          <w:ilvl w:val="3"/>
          <w:numId w:val="22"/>
        </w:numPr>
        <w:pBdr>
          <w:top w:val="nil"/>
          <w:left w:val="nil"/>
          <w:bottom w:val="nil"/>
          <w:right w:val="nil"/>
          <w:between w:val="nil"/>
        </w:pBdr>
        <w:tabs>
          <w:tab w:val="left" w:pos="1659"/>
          <w:tab w:val="left" w:pos="1660"/>
        </w:tabs>
        <w:spacing w:before="51"/>
        <w:rPr>
          <w:color w:val="000000"/>
          <w:sz w:val="21"/>
          <w:szCs w:val="21"/>
        </w:rPr>
      </w:pPr>
      <w:r>
        <w:rPr>
          <w:color w:val="000000"/>
          <w:sz w:val="21"/>
          <w:szCs w:val="21"/>
        </w:rPr>
        <w:t>Publish your peering locations, policy and contacts on your website</w:t>
      </w:r>
    </w:p>
    <w:p w14:paraId="5BBDD9FD" w14:textId="77777777" w:rsidR="0008389A" w:rsidRDefault="007473E9">
      <w:pPr>
        <w:pStyle w:val="ListParagraph"/>
        <w:numPr>
          <w:ilvl w:val="3"/>
          <w:numId w:val="47"/>
        </w:numPr>
        <w:tabs>
          <w:tab w:val="left" w:pos="1659"/>
          <w:tab w:val="left" w:pos="1660"/>
        </w:tabs>
        <w:autoSpaceDE w:val="0"/>
        <w:autoSpaceDN w:val="0"/>
        <w:spacing w:before="47"/>
        <w:rPr>
          <w:del w:id="2572" w:author="Changed/Added" w:date="2021-04-26T11:03:00Z"/>
          <w:sz w:val="21"/>
        </w:rPr>
      </w:pPr>
      <w:r>
        <w:rPr>
          <w:color w:val="000000"/>
          <w:sz w:val="21"/>
          <w:szCs w:val="21"/>
        </w:rPr>
        <w:t>Publish your NOC and abuse contacts on your website</w:t>
      </w:r>
    </w:p>
    <w:p w14:paraId="0000055D" w14:textId="1D60B79F" w:rsidR="000A4521" w:rsidRDefault="000A4521">
      <w:pPr>
        <w:numPr>
          <w:ilvl w:val="3"/>
          <w:numId w:val="22"/>
        </w:numPr>
        <w:pBdr>
          <w:top w:val="nil"/>
          <w:left w:val="nil"/>
          <w:bottom w:val="nil"/>
          <w:right w:val="nil"/>
          <w:between w:val="nil"/>
        </w:pBdr>
        <w:tabs>
          <w:tab w:val="left" w:pos="1659"/>
          <w:tab w:val="left" w:pos="1660"/>
        </w:tabs>
        <w:spacing w:before="47"/>
        <w:rPr>
          <w:color w:val="000000"/>
          <w:sz w:val="21"/>
          <w:szCs w:val="21"/>
        </w:rPr>
        <w:sectPr w:rsidR="000A4521">
          <w:pgSz w:w="12240" w:h="15840"/>
          <w:pgMar w:top="1340" w:right="1340" w:bottom="960" w:left="1220" w:header="726" w:footer="768" w:gutter="0"/>
          <w:cols w:space="720"/>
        </w:sectPr>
      </w:pPr>
    </w:p>
    <w:p w14:paraId="0000055E" w14:textId="77777777" w:rsidR="000A4521" w:rsidRDefault="000A4521">
      <w:pPr>
        <w:pBdr>
          <w:top w:val="nil"/>
          <w:left w:val="nil"/>
          <w:bottom w:val="nil"/>
          <w:right w:val="nil"/>
          <w:between w:val="nil"/>
        </w:pBdr>
        <w:spacing w:before="6"/>
        <w:rPr>
          <w:color w:val="000000"/>
          <w:sz w:val="24"/>
          <w:szCs w:val="24"/>
        </w:rPr>
      </w:pPr>
    </w:p>
    <w:p w14:paraId="0000055F" w14:textId="77777777" w:rsidR="000A4521" w:rsidRDefault="007473E9">
      <w:pPr>
        <w:numPr>
          <w:ilvl w:val="2"/>
          <w:numId w:val="22"/>
        </w:numPr>
        <w:pBdr>
          <w:top w:val="nil"/>
          <w:left w:val="nil"/>
          <w:bottom w:val="nil"/>
          <w:right w:val="nil"/>
          <w:between w:val="nil"/>
        </w:pBdr>
        <w:tabs>
          <w:tab w:val="left" w:pos="939"/>
          <w:tab w:val="left" w:pos="940"/>
        </w:tabs>
        <w:spacing w:before="99"/>
        <w:rPr>
          <w:color w:val="000000"/>
          <w:sz w:val="21"/>
          <w:szCs w:val="21"/>
        </w:rPr>
      </w:pPr>
      <w:r>
        <w:rPr>
          <w:color w:val="000000"/>
          <w:sz w:val="21"/>
          <w:szCs w:val="21"/>
        </w:rPr>
        <w:t>For the ARIN region:</w:t>
      </w:r>
    </w:p>
    <w:p w14:paraId="00000560" w14:textId="77777777" w:rsidR="000A4521" w:rsidRDefault="007473E9">
      <w:pPr>
        <w:numPr>
          <w:ilvl w:val="3"/>
          <w:numId w:val="22"/>
        </w:numPr>
        <w:pBdr>
          <w:top w:val="nil"/>
          <w:left w:val="nil"/>
          <w:bottom w:val="nil"/>
          <w:right w:val="nil"/>
          <w:between w:val="nil"/>
        </w:pBdr>
        <w:tabs>
          <w:tab w:val="left" w:pos="1659"/>
          <w:tab w:val="left" w:pos="1660"/>
        </w:tabs>
        <w:spacing w:before="47"/>
        <w:rPr>
          <w:color w:val="000000"/>
          <w:sz w:val="21"/>
          <w:szCs w:val="21"/>
        </w:rPr>
      </w:pPr>
      <w:r>
        <w:rPr>
          <w:color w:val="000000"/>
          <w:sz w:val="21"/>
          <w:szCs w:val="21"/>
        </w:rPr>
        <w:t>Publish contact information for roles/departments as POC objects</w:t>
      </w:r>
    </w:p>
    <w:p w14:paraId="00000561" w14:textId="77777777" w:rsidR="000A4521" w:rsidRDefault="007473E9">
      <w:pPr>
        <w:numPr>
          <w:ilvl w:val="3"/>
          <w:numId w:val="22"/>
        </w:numPr>
        <w:pBdr>
          <w:top w:val="nil"/>
          <w:left w:val="nil"/>
          <w:bottom w:val="nil"/>
          <w:right w:val="nil"/>
          <w:between w:val="nil"/>
        </w:pBdr>
        <w:tabs>
          <w:tab w:val="left" w:pos="1659"/>
          <w:tab w:val="left" w:pos="1660"/>
        </w:tabs>
        <w:spacing w:before="51"/>
        <w:rPr>
          <w:color w:val="000000"/>
          <w:sz w:val="21"/>
          <w:szCs w:val="21"/>
        </w:rPr>
      </w:pPr>
      <w:r>
        <w:rPr>
          <w:color w:val="000000"/>
          <w:sz w:val="21"/>
          <w:szCs w:val="21"/>
        </w:rPr>
        <w:t>Refer to the correct POCs from your resources</w:t>
      </w:r>
    </w:p>
    <w:p w14:paraId="00000562" w14:textId="77777777" w:rsidR="000A4521" w:rsidRDefault="007473E9">
      <w:pPr>
        <w:numPr>
          <w:ilvl w:val="4"/>
          <w:numId w:val="22"/>
        </w:numPr>
        <w:pBdr>
          <w:top w:val="nil"/>
          <w:left w:val="nil"/>
          <w:bottom w:val="nil"/>
          <w:right w:val="nil"/>
          <w:between w:val="nil"/>
        </w:pBdr>
        <w:tabs>
          <w:tab w:val="left" w:pos="2379"/>
          <w:tab w:val="left" w:pos="2380"/>
        </w:tabs>
        <w:spacing w:before="46"/>
        <w:rPr>
          <w:color w:val="000000"/>
          <w:sz w:val="21"/>
          <w:szCs w:val="21"/>
        </w:rPr>
      </w:pPr>
      <w:r>
        <w:rPr>
          <w:color w:val="000000"/>
          <w:sz w:val="21"/>
          <w:szCs w:val="21"/>
        </w:rPr>
        <w:t>NET</w:t>
      </w:r>
    </w:p>
    <w:p w14:paraId="00000563"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r>
        <w:rPr>
          <w:color w:val="000000"/>
          <w:sz w:val="21"/>
          <w:szCs w:val="21"/>
        </w:rPr>
        <w:t>NOC POC: refer to your NOC and optionally sysadmins</w:t>
      </w:r>
    </w:p>
    <w:p w14:paraId="00000564"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Tech POC: refer to your IPAM administrators</w:t>
      </w:r>
    </w:p>
    <w:p w14:paraId="00000565" w14:textId="77777777" w:rsidR="000A4521" w:rsidRDefault="007473E9">
      <w:pPr>
        <w:numPr>
          <w:ilvl w:val="5"/>
          <w:numId w:val="22"/>
        </w:numPr>
        <w:pBdr>
          <w:top w:val="nil"/>
          <w:left w:val="nil"/>
          <w:bottom w:val="nil"/>
          <w:right w:val="nil"/>
          <w:between w:val="nil"/>
        </w:pBdr>
        <w:tabs>
          <w:tab w:val="left" w:pos="3099"/>
          <w:tab w:val="left" w:pos="3100"/>
        </w:tabs>
        <w:spacing w:before="47"/>
        <w:rPr>
          <w:color w:val="000000"/>
          <w:sz w:val="21"/>
          <w:szCs w:val="21"/>
        </w:rPr>
      </w:pPr>
      <w:r>
        <w:rPr>
          <w:color w:val="000000"/>
          <w:sz w:val="21"/>
          <w:szCs w:val="21"/>
        </w:rPr>
        <w:t>Abuse POC: refer to your systems abuse desk</w:t>
      </w:r>
    </w:p>
    <w:p w14:paraId="00000566" w14:textId="77777777" w:rsidR="000A4521" w:rsidRDefault="007473E9">
      <w:pPr>
        <w:numPr>
          <w:ilvl w:val="4"/>
          <w:numId w:val="22"/>
        </w:numPr>
        <w:pBdr>
          <w:top w:val="nil"/>
          <w:left w:val="nil"/>
          <w:bottom w:val="nil"/>
          <w:right w:val="nil"/>
          <w:between w:val="nil"/>
        </w:pBdr>
        <w:tabs>
          <w:tab w:val="left" w:pos="2379"/>
          <w:tab w:val="left" w:pos="2380"/>
        </w:tabs>
        <w:spacing w:before="51"/>
        <w:rPr>
          <w:color w:val="000000"/>
          <w:sz w:val="21"/>
          <w:szCs w:val="21"/>
        </w:rPr>
      </w:pPr>
      <w:r>
        <w:rPr>
          <w:color w:val="000000"/>
          <w:sz w:val="21"/>
          <w:szCs w:val="21"/>
        </w:rPr>
        <w:t>ASN</w:t>
      </w:r>
    </w:p>
    <w:p w14:paraId="00000567" w14:textId="77777777" w:rsidR="000A4521" w:rsidRDefault="007473E9">
      <w:pPr>
        <w:numPr>
          <w:ilvl w:val="5"/>
          <w:numId w:val="22"/>
        </w:numPr>
        <w:pBdr>
          <w:top w:val="nil"/>
          <w:left w:val="nil"/>
          <w:bottom w:val="nil"/>
          <w:right w:val="nil"/>
          <w:between w:val="nil"/>
        </w:pBdr>
        <w:tabs>
          <w:tab w:val="left" w:pos="3099"/>
          <w:tab w:val="left" w:pos="3100"/>
        </w:tabs>
        <w:spacing w:before="46"/>
        <w:rPr>
          <w:color w:val="000000"/>
          <w:sz w:val="21"/>
          <w:szCs w:val="21"/>
        </w:rPr>
      </w:pPr>
      <w:r>
        <w:rPr>
          <w:color w:val="000000"/>
          <w:sz w:val="21"/>
          <w:szCs w:val="21"/>
        </w:rPr>
        <w:t>NOC POC: refer to your NOC and peering coordinators</w:t>
      </w:r>
    </w:p>
    <w:p w14:paraId="00000568"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r>
        <w:rPr>
          <w:color w:val="000000"/>
          <w:sz w:val="21"/>
          <w:szCs w:val="21"/>
        </w:rPr>
        <w:t>Tech POC: refer to your IPAM administrators</w:t>
      </w:r>
    </w:p>
    <w:p w14:paraId="00000569"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Abuse POC: refer to your network abuse desk</w:t>
      </w:r>
    </w:p>
    <w:p w14:paraId="0000056A" w14:textId="77777777" w:rsidR="000A4521" w:rsidRDefault="007473E9">
      <w:pPr>
        <w:numPr>
          <w:ilvl w:val="3"/>
          <w:numId w:val="22"/>
        </w:numPr>
        <w:pBdr>
          <w:top w:val="nil"/>
          <w:left w:val="nil"/>
          <w:bottom w:val="nil"/>
          <w:right w:val="nil"/>
          <w:between w:val="nil"/>
        </w:pBdr>
        <w:tabs>
          <w:tab w:val="left" w:pos="1659"/>
          <w:tab w:val="left" w:pos="1660"/>
        </w:tabs>
        <w:spacing w:before="47" w:line="290" w:lineRule="auto"/>
        <w:ind w:right="941"/>
        <w:rPr>
          <w:color w:val="000000"/>
          <w:sz w:val="21"/>
          <w:szCs w:val="21"/>
        </w:rPr>
      </w:pPr>
      <w:r>
        <w:rPr>
          <w:color w:val="000000"/>
          <w:sz w:val="21"/>
          <w:szCs w:val="21"/>
        </w:rPr>
        <w:t>Create IRR objects and refer to the correct POCs from those objects and document your routing policy:</w:t>
      </w:r>
    </w:p>
    <w:p w14:paraId="0000056B" w14:textId="77777777" w:rsidR="000A4521" w:rsidRDefault="007473E9">
      <w:pPr>
        <w:numPr>
          <w:ilvl w:val="4"/>
          <w:numId w:val="22"/>
        </w:numPr>
        <w:pBdr>
          <w:top w:val="nil"/>
          <w:left w:val="nil"/>
          <w:bottom w:val="nil"/>
          <w:right w:val="nil"/>
          <w:between w:val="nil"/>
        </w:pBdr>
        <w:tabs>
          <w:tab w:val="left" w:pos="2379"/>
          <w:tab w:val="left" w:pos="2380"/>
        </w:tabs>
        <w:spacing w:before="1"/>
        <w:rPr>
          <w:color w:val="000000"/>
          <w:sz w:val="21"/>
          <w:szCs w:val="21"/>
        </w:rPr>
      </w:pPr>
      <w:r>
        <w:rPr>
          <w:color w:val="000000"/>
          <w:sz w:val="21"/>
          <w:szCs w:val="21"/>
        </w:rPr>
        <w:t>INETNUM and INET6NUM</w:t>
      </w:r>
    </w:p>
    <w:p w14:paraId="0000056C" w14:textId="77777777" w:rsidR="000A4521" w:rsidRDefault="007473E9">
      <w:pPr>
        <w:numPr>
          <w:ilvl w:val="5"/>
          <w:numId w:val="22"/>
        </w:numPr>
        <w:pBdr>
          <w:top w:val="nil"/>
          <w:left w:val="nil"/>
          <w:bottom w:val="nil"/>
          <w:right w:val="nil"/>
          <w:between w:val="nil"/>
        </w:pBdr>
        <w:tabs>
          <w:tab w:val="left" w:pos="3099"/>
          <w:tab w:val="left" w:pos="3100"/>
        </w:tabs>
        <w:spacing w:before="46"/>
        <w:rPr>
          <w:color w:val="000000"/>
          <w:sz w:val="21"/>
          <w:szCs w:val="21"/>
        </w:rPr>
      </w:pPr>
      <w:r>
        <w:rPr>
          <w:color w:val="000000"/>
          <w:sz w:val="21"/>
          <w:szCs w:val="21"/>
        </w:rPr>
        <w:t>admin-c: refer to your IPAM administrators</w:t>
      </w:r>
    </w:p>
    <w:p w14:paraId="0000056D"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r>
        <w:rPr>
          <w:color w:val="000000"/>
          <w:sz w:val="21"/>
          <w:szCs w:val="21"/>
        </w:rPr>
        <w:t>tech-c: refer to the administrators of the systems on this network</w:t>
      </w:r>
    </w:p>
    <w:p w14:paraId="0000056E" w14:textId="77777777" w:rsidR="000A4521" w:rsidRDefault="007473E9">
      <w:pPr>
        <w:numPr>
          <w:ilvl w:val="4"/>
          <w:numId w:val="22"/>
        </w:numPr>
        <w:pBdr>
          <w:top w:val="nil"/>
          <w:left w:val="nil"/>
          <w:bottom w:val="nil"/>
          <w:right w:val="nil"/>
          <w:between w:val="nil"/>
        </w:pBdr>
        <w:tabs>
          <w:tab w:val="left" w:pos="2379"/>
          <w:tab w:val="left" w:pos="2380"/>
        </w:tabs>
        <w:spacing w:before="46"/>
        <w:rPr>
          <w:color w:val="000000"/>
          <w:sz w:val="21"/>
          <w:szCs w:val="21"/>
        </w:rPr>
      </w:pPr>
      <w:r>
        <w:rPr>
          <w:color w:val="000000"/>
          <w:sz w:val="21"/>
          <w:szCs w:val="21"/>
        </w:rPr>
        <w:t>AUT-NUM</w:t>
      </w:r>
    </w:p>
    <w:p w14:paraId="0000056F"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r>
        <w:rPr>
          <w:color w:val="000000"/>
          <w:sz w:val="21"/>
          <w:szCs w:val="21"/>
        </w:rPr>
        <w:t>admin-c: refer to your peering coordinators</w:t>
      </w:r>
    </w:p>
    <w:p w14:paraId="00000570"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tech-c: refer to your NOC</w:t>
      </w:r>
    </w:p>
    <w:p w14:paraId="00000571" w14:textId="77777777" w:rsidR="000A4521" w:rsidRDefault="007473E9">
      <w:pPr>
        <w:numPr>
          <w:ilvl w:val="5"/>
          <w:numId w:val="22"/>
        </w:numPr>
        <w:pBdr>
          <w:top w:val="nil"/>
          <w:left w:val="nil"/>
          <w:bottom w:val="nil"/>
          <w:right w:val="nil"/>
          <w:between w:val="nil"/>
        </w:pBdr>
        <w:tabs>
          <w:tab w:val="left" w:pos="3099"/>
          <w:tab w:val="left" w:pos="3100"/>
        </w:tabs>
        <w:spacing w:before="46"/>
        <w:rPr>
          <w:color w:val="000000"/>
          <w:sz w:val="21"/>
          <w:szCs w:val="21"/>
        </w:rPr>
      </w:pPr>
      <w:proofErr w:type="spellStart"/>
      <w:r>
        <w:rPr>
          <w:color w:val="000000"/>
          <w:sz w:val="21"/>
          <w:szCs w:val="21"/>
        </w:rPr>
        <w:t>mp</w:t>
      </w:r>
      <w:proofErr w:type="spellEnd"/>
      <w:r>
        <w:rPr>
          <w:color w:val="000000"/>
          <w:sz w:val="21"/>
          <w:szCs w:val="21"/>
        </w:rPr>
        <w:t>-import/</w:t>
      </w:r>
      <w:proofErr w:type="spellStart"/>
      <w:r>
        <w:rPr>
          <w:color w:val="000000"/>
          <w:sz w:val="21"/>
          <w:szCs w:val="21"/>
        </w:rPr>
        <w:t>mp</w:t>
      </w:r>
      <w:proofErr w:type="spellEnd"/>
      <w:r>
        <w:rPr>
          <w:color w:val="000000"/>
          <w:sz w:val="21"/>
          <w:szCs w:val="21"/>
        </w:rPr>
        <w:t>-export: document your BGP connections</w:t>
      </w:r>
    </w:p>
    <w:p w14:paraId="00000572" w14:textId="77777777" w:rsidR="000A4521" w:rsidRDefault="007473E9">
      <w:pPr>
        <w:numPr>
          <w:ilvl w:val="4"/>
          <w:numId w:val="22"/>
        </w:numPr>
        <w:pBdr>
          <w:top w:val="nil"/>
          <w:left w:val="nil"/>
          <w:bottom w:val="nil"/>
          <w:right w:val="nil"/>
          <w:between w:val="nil"/>
        </w:pBdr>
        <w:tabs>
          <w:tab w:val="left" w:pos="2379"/>
          <w:tab w:val="left" w:pos="2380"/>
        </w:tabs>
        <w:spacing w:before="52"/>
        <w:rPr>
          <w:color w:val="000000"/>
          <w:sz w:val="21"/>
          <w:szCs w:val="21"/>
        </w:rPr>
      </w:pPr>
      <w:r>
        <w:rPr>
          <w:color w:val="000000"/>
          <w:sz w:val="21"/>
          <w:szCs w:val="21"/>
        </w:rPr>
        <w:t>ROUTE and ROUTE6</w:t>
      </w:r>
    </w:p>
    <w:p w14:paraId="00000573" w14:textId="77777777" w:rsidR="000A4521" w:rsidRDefault="007473E9">
      <w:pPr>
        <w:numPr>
          <w:ilvl w:val="5"/>
          <w:numId w:val="22"/>
        </w:numPr>
        <w:pBdr>
          <w:top w:val="nil"/>
          <w:left w:val="nil"/>
          <w:bottom w:val="nil"/>
          <w:right w:val="nil"/>
          <w:between w:val="nil"/>
        </w:pBdr>
        <w:tabs>
          <w:tab w:val="left" w:pos="3099"/>
          <w:tab w:val="left" w:pos="3100"/>
        </w:tabs>
        <w:spacing w:before="46"/>
        <w:rPr>
          <w:color w:val="000000"/>
          <w:sz w:val="21"/>
          <w:szCs w:val="21"/>
        </w:rPr>
      </w:pPr>
      <w:r>
        <w:rPr>
          <w:color w:val="000000"/>
          <w:sz w:val="21"/>
          <w:szCs w:val="21"/>
        </w:rPr>
        <w:t>remarks: document contacts for your NOC, abuse desk, etc.</w:t>
      </w:r>
    </w:p>
    <w:p w14:paraId="00000574" w14:textId="77777777" w:rsidR="000A4521" w:rsidRDefault="007473E9">
      <w:pPr>
        <w:numPr>
          <w:ilvl w:val="3"/>
          <w:numId w:val="22"/>
        </w:numPr>
        <w:pBdr>
          <w:top w:val="nil"/>
          <w:left w:val="nil"/>
          <w:bottom w:val="nil"/>
          <w:right w:val="nil"/>
          <w:between w:val="nil"/>
        </w:pBdr>
        <w:tabs>
          <w:tab w:val="left" w:pos="1659"/>
          <w:tab w:val="left" w:pos="1660"/>
        </w:tabs>
        <w:spacing w:before="52"/>
        <w:rPr>
          <w:color w:val="000000"/>
          <w:sz w:val="21"/>
          <w:szCs w:val="21"/>
        </w:rPr>
      </w:pPr>
      <w:r>
        <w:rPr>
          <w:color w:val="000000"/>
          <w:sz w:val="21"/>
          <w:szCs w:val="21"/>
        </w:rPr>
        <w:t>Create RPKI ROAs for all prefixes that you announce from your ASNs</w:t>
      </w:r>
    </w:p>
    <w:p w14:paraId="00000575" w14:textId="77777777" w:rsidR="000A4521" w:rsidRDefault="007473E9">
      <w:pPr>
        <w:numPr>
          <w:ilvl w:val="3"/>
          <w:numId w:val="22"/>
        </w:numPr>
        <w:pBdr>
          <w:top w:val="nil"/>
          <w:left w:val="nil"/>
          <w:bottom w:val="nil"/>
          <w:right w:val="nil"/>
          <w:between w:val="nil"/>
        </w:pBdr>
        <w:tabs>
          <w:tab w:val="left" w:pos="1659"/>
          <w:tab w:val="left" w:pos="1660"/>
        </w:tabs>
        <w:spacing w:before="51"/>
        <w:rPr>
          <w:color w:val="000000"/>
          <w:sz w:val="21"/>
          <w:szCs w:val="21"/>
        </w:rPr>
      </w:pPr>
      <w:r>
        <w:rPr>
          <w:color w:val="000000"/>
          <w:sz w:val="21"/>
          <w:szCs w:val="21"/>
        </w:rPr>
        <w:t xml:space="preserve">Publish your peering locations, policy and contacts in </w:t>
      </w:r>
      <w:proofErr w:type="spellStart"/>
      <w:r>
        <w:rPr>
          <w:color w:val="000000"/>
          <w:sz w:val="21"/>
          <w:szCs w:val="21"/>
        </w:rPr>
        <w:t>PeeringDB</w:t>
      </w:r>
      <w:proofErr w:type="spellEnd"/>
    </w:p>
    <w:p w14:paraId="00000576" w14:textId="77777777" w:rsidR="000A4521" w:rsidRDefault="007473E9">
      <w:pPr>
        <w:numPr>
          <w:ilvl w:val="3"/>
          <w:numId w:val="22"/>
        </w:numPr>
        <w:pBdr>
          <w:top w:val="nil"/>
          <w:left w:val="nil"/>
          <w:bottom w:val="nil"/>
          <w:right w:val="nil"/>
          <w:between w:val="nil"/>
        </w:pBdr>
        <w:tabs>
          <w:tab w:val="left" w:pos="1659"/>
          <w:tab w:val="left" w:pos="1660"/>
        </w:tabs>
        <w:spacing w:before="46"/>
        <w:rPr>
          <w:color w:val="000000"/>
          <w:sz w:val="21"/>
          <w:szCs w:val="21"/>
        </w:rPr>
      </w:pPr>
      <w:r>
        <w:rPr>
          <w:color w:val="000000"/>
          <w:sz w:val="21"/>
          <w:szCs w:val="21"/>
        </w:rPr>
        <w:t>Publish your peering locations, policy and contacts on your website</w:t>
      </w:r>
    </w:p>
    <w:p w14:paraId="00000577" w14:textId="77777777" w:rsidR="000A4521" w:rsidRDefault="007473E9">
      <w:pPr>
        <w:numPr>
          <w:ilvl w:val="3"/>
          <w:numId w:val="22"/>
        </w:numPr>
        <w:pBdr>
          <w:top w:val="nil"/>
          <w:left w:val="nil"/>
          <w:bottom w:val="nil"/>
          <w:right w:val="nil"/>
          <w:between w:val="nil"/>
        </w:pBdr>
        <w:tabs>
          <w:tab w:val="left" w:pos="1659"/>
          <w:tab w:val="left" w:pos="1660"/>
        </w:tabs>
        <w:spacing w:before="52"/>
        <w:rPr>
          <w:color w:val="000000"/>
          <w:sz w:val="21"/>
          <w:szCs w:val="21"/>
        </w:rPr>
      </w:pPr>
      <w:r>
        <w:rPr>
          <w:color w:val="000000"/>
          <w:sz w:val="21"/>
          <w:szCs w:val="21"/>
        </w:rPr>
        <w:t>Publish your NOC and abuse contacts on your website</w:t>
      </w:r>
    </w:p>
    <w:p w14:paraId="00000578" w14:textId="77777777" w:rsidR="000A4521" w:rsidRDefault="000A4521">
      <w:pPr>
        <w:pBdr>
          <w:top w:val="nil"/>
          <w:left w:val="nil"/>
          <w:bottom w:val="nil"/>
          <w:right w:val="nil"/>
          <w:between w:val="nil"/>
        </w:pBdr>
        <w:spacing w:before="4"/>
        <w:rPr>
          <w:color w:val="000000"/>
          <w:sz w:val="28"/>
          <w:szCs w:val="28"/>
        </w:rPr>
      </w:pPr>
    </w:p>
    <w:p w14:paraId="00000579" w14:textId="77777777" w:rsidR="000A4521" w:rsidRDefault="007473E9">
      <w:pPr>
        <w:pStyle w:val="Heading2"/>
        <w:numPr>
          <w:ilvl w:val="1"/>
          <w:numId w:val="22"/>
        </w:numPr>
        <w:tabs>
          <w:tab w:val="left" w:pos="726"/>
        </w:tabs>
        <w:ind w:hanging="505"/>
      </w:pPr>
      <w:r>
        <w:t>Validating information - checklist</w:t>
      </w:r>
    </w:p>
    <w:p w14:paraId="0000057A" w14:textId="77777777" w:rsidR="000A4521" w:rsidRDefault="007473E9">
      <w:pPr>
        <w:pBdr>
          <w:top w:val="nil"/>
          <w:left w:val="nil"/>
          <w:bottom w:val="nil"/>
          <w:right w:val="nil"/>
          <w:between w:val="nil"/>
        </w:pBdr>
        <w:spacing w:before="88" w:line="290" w:lineRule="auto"/>
        <w:ind w:left="220" w:right="87"/>
        <w:rPr>
          <w:color w:val="000000"/>
          <w:sz w:val="21"/>
          <w:szCs w:val="21"/>
        </w:rPr>
      </w:pPr>
      <w:r>
        <w:rPr>
          <w:color w:val="000000"/>
          <w:sz w:val="21"/>
          <w:szCs w:val="21"/>
        </w:rPr>
        <w:t xml:space="preserve">Operating a network in a responsible way requires the validation of the traffic you and your customers send to the rest of the Internet, and validation of the routes that your </w:t>
      </w:r>
      <w:proofErr w:type="spellStart"/>
      <w:r>
        <w:rPr>
          <w:color w:val="000000"/>
          <w:sz w:val="21"/>
          <w:szCs w:val="21"/>
        </w:rPr>
        <w:t>upstreams</w:t>
      </w:r>
      <w:proofErr w:type="spellEnd"/>
      <w:r>
        <w:rPr>
          <w:color w:val="000000"/>
          <w:sz w:val="21"/>
          <w:szCs w:val="21"/>
        </w:rPr>
        <w:t>, peers and customers announce to you. Failing to validate any of this makes your network vulnerable to route hijacks and a potential source of DDOS attack traffic.</w:t>
      </w:r>
    </w:p>
    <w:p w14:paraId="0000057B" w14:textId="77777777" w:rsidR="000A4521" w:rsidRDefault="000A4521">
      <w:pPr>
        <w:pBdr>
          <w:top w:val="nil"/>
          <w:left w:val="nil"/>
          <w:bottom w:val="nil"/>
          <w:right w:val="nil"/>
          <w:between w:val="nil"/>
        </w:pBdr>
        <w:spacing w:before="10"/>
        <w:rPr>
          <w:color w:val="000000"/>
          <w:sz w:val="24"/>
          <w:szCs w:val="24"/>
        </w:rPr>
      </w:pPr>
    </w:p>
    <w:p w14:paraId="0000057C" w14:textId="77777777" w:rsidR="000A4521" w:rsidRDefault="007473E9">
      <w:pPr>
        <w:numPr>
          <w:ilvl w:val="2"/>
          <w:numId w:val="22"/>
        </w:numPr>
        <w:pBdr>
          <w:top w:val="nil"/>
          <w:left w:val="nil"/>
          <w:bottom w:val="nil"/>
          <w:right w:val="nil"/>
          <w:between w:val="nil"/>
        </w:pBdr>
        <w:tabs>
          <w:tab w:val="left" w:pos="939"/>
          <w:tab w:val="left" w:pos="940"/>
        </w:tabs>
        <w:rPr>
          <w:color w:val="000000"/>
          <w:sz w:val="21"/>
          <w:szCs w:val="21"/>
        </w:rPr>
      </w:pPr>
      <w:r>
        <w:rPr>
          <w:color w:val="000000"/>
          <w:sz w:val="21"/>
          <w:szCs w:val="21"/>
        </w:rPr>
        <w:t>Apply ACLs and/or uRPF filtering to your customers’ connections</w:t>
      </w:r>
    </w:p>
    <w:p w14:paraId="0000057D" w14:textId="77777777" w:rsidR="000A4521" w:rsidRDefault="007473E9">
      <w:pPr>
        <w:numPr>
          <w:ilvl w:val="2"/>
          <w:numId w:val="22"/>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Apply ACLs, uRPF and/or SAVI filtering to your own networks</w:t>
      </w:r>
    </w:p>
    <w:p w14:paraId="0000057E" w14:textId="77777777" w:rsidR="000A4521" w:rsidRDefault="007473E9">
      <w:pPr>
        <w:numPr>
          <w:ilvl w:val="2"/>
          <w:numId w:val="22"/>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 xml:space="preserve">Use the information in the IRRs to filter routes that your </w:t>
      </w:r>
      <w:proofErr w:type="spellStart"/>
      <w:r>
        <w:rPr>
          <w:color w:val="000000"/>
          <w:sz w:val="21"/>
          <w:szCs w:val="21"/>
        </w:rPr>
        <w:t>neighbours</w:t>
      </w:r>
      <w:proofErr w:type="spellEnd"/>
      <w:r>
        <w:rPr>
          <w:color w:val="000000"/>
          <w:sz w:val="21"/>
          <w:szCs w:val="21"/>
        </w:rPr>
        <w:t xml:space="preserve"> announce to you</w:t>
      </w:r>
    </w:p>
    <w:p w14:paraId="22711A24" w14:textId="77777777" w:rsidR="0008389A" w:rsidRDefault="007473E9">
      <w:pPr>
        <w:pStyle w:val="ListParagraph"/>
        <w:numPr>
          <w:ilvl w:val="2"/>
          <w:numId w:val="47"/>
        </w:numPr>
        <w:tabs>
          <w:tab w:val="left" w:pos="939"/>
          <w:tab w:val="left" w:pos="940"/>
        </w:tabs>
        <w:autoSpaceDE w:val="0"/>
        <w:autoSpaceDN w:val="0"/>
        <w:spacing w:before="51"/>
        <w:rPr>
          <w:del w:id="2573" w:author="Changed/Added" w:date="2021-04-26T11:03:00Z"/>
          <w:sz w:val="21"/>
        </w:rPr>
      </w:pPr>
      <w:r>
        <w:rPr>
          <w:color w:val="000000"/>
          <w:sz w:val="21"/>
          <w:szCs w:val="21"/>
        </w:rPr>
        <w:t>Verify the routes in your routing table against the RPKI ROAs</w:t>
      </w:r>
    </w:p>
    <w:p w14:paraId="0000057F" w14:textId="6804A693" w:rsidR="000A4521" w:rsidRDefault="000A4521">
      <w:pPr>
        <w:numPr>
          <w:ilvl w:val="2"/>
          <w:numId w:val="22"/>
        </w:numPr>
        <w:pBdr>
          <w:top w:val="nil"/>
          <w:left w:val="nil"/>
          <w:bottom w:val="nil"/>
          <w:right w:val="nil"/>
          <w:between w:val="nil"/>
        </w:pBdr>
        <w:tabs>
          <w:tab w:val="left" w:pos="939"/>
          <w:tab w:val="left" w:pos="940"/>
        </w:tabs>
        <w:spacing w:before="51"/>
        <w:rPr>
          <w:color w:val="000000"/>
          <w:sz w:val="21"/>
          <w:szCs w:val="21"/>
        </w:rPr>
        <w:sectPr w:rsidR="000A4521">
          <w:pgSz w:w="12240" w:h="15840"/>
          <w:pgMar w:top="1340" w:right="1340" w:bottom="960" w:left="1220" w:header="726" w:footer="768" w:gutter="0"/>
          <w:cols w:space="720"/>
        </w:sectPr>
      </w:pPr>
    </w:p>
    <w:p w14:paraId="00000580" w14:textId="77777777" w:rsidR="000A4521" w:rsidRDefault="000A4521">
      <w:pPr>
        <w:pBdr>
          <w:top w:val="nil"/>
          <w:left w:val="nil"/>
          <w:bottom w:val="nil"/>
          <w:right w:val="nil"/>
          <w:between w:val="nil"/>
        </w:pBdr>
        <w:spacing w:before="10"/>
        <w:rPr>
          <w:color w:val="000000"/>
          <w:sz w:val="23"/>
          <w:szCs w:val="23"/>
        </w:rPr>
      </w:pPr>
    </w:p>
    <w:p w14:paraId="00000581" w14:textId="77777777" w:rsidR="000A4521" w:rsidRDefault="007473E9">
      <w:pPr>
        <w:pStyle w:val="Heading1"/>
        <w:numPr>
          <w:ilvl w:val="0"/>
          <w:numId w:val="22"/>
        </w:numPr>
        <w:tabs>
          <w:tab w:val="left" w:pos="598"/>
        </w:tabs>
        <w:spacing w:before="95"/>
      </w:pPr>
      <w:r>
        <w:t>Additional information</w:t>
      </w:r>
    </w:p>
    <w:p w14:paraId="00000582" w14:textId="77777777" w:rsidR="000A4521" w:rsidRDefault="007473E9">
      <w:pPr>
        <w:pBdr>
          <w:top w:val="nil"/>
          <w:left w:val="nil"/>
          <w:bottom w:val="nil"/>
          <w:right w:val="nil"/>
          <w:between w:val="nil"/>
        </w:pBdr>
        <w:spacing w:before="151"/>
        <w:ind w:left="220"/>
        <w:rPr>
          <w:color w:val="000000"/>
          <w:sz w:val="21"/>
          <w:szCs w:val="21"/>
        </w:rPr>
      </w:pPr>
      <w:r>
        <w:rPr>
          <w:color w:val="000000"/>
          <w:sz w:val="21"/>
          <w:szCs w:val="21"/>
        </w:rPr>
        <w:t>[Snippets]</w:t>
      </w:r>
    </w:p>
    <w:p w14:paraId="00000583" w14:textId="77777777" w:rsidR="000A4521" w:rsidRDefault="007473E9">
      <w:pPr>
        <w:numPr>
          <w:ilvl w:val="0"/>
          <w:numId w:val="35"/>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 xml:space="preserve">deny ipv6 prefixes on ipv4 </w:t>
      </w:r>
      <w:proofErr w:type="spellStart"/>
      <w:r>
        <w:rPr>
          <w:color w:val="000000"/>
          <w:sz w:val="21"/>
          <w:szCs w:val="21"/>
        </w:rPr>
        <w:t>bgp</w:t>
      </w:r>
      <w:proofErr w:type="spellEnd"/>
      <w:r>
        <w:rPr>
          <w:color w:val="000000"/>
          <w:sz w:val="21"/>
          <w:szCs w:val="21"/>
        </w:rPr>
        <w:t xml:space="preserve"> sessions</w:t>
      </w:r>
    </w:p>
    <w:p w14:paraId="00000584" w14:textId="77777777" w:rsidR="000A4521" w:rsidRDefault="007473E9">
      <w:pPr>
        <w:numPr>
          <w:ilvl w:val="0"/>
          <w:numId w:val="35"/>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can’t find any bogon route filtering in this document at the moment</w:t>
      </w:r>
    </w:p>
    <w:p w14:paraId="00000585" w14:textId="77777777" w:rsidR="000A4521" w:rsidRDefault="007473E9">
      <w:pPr>
        <w:pBdr>
          <w:top w:val="nil"/>
          <w:left w:val="nil"/>
          <w:bottom w:val="nil"/>
          <w:right w:val="nil"/>
          <w:between w:val="nil"/>
        </w:pBdr>
        <w:spacing w:before="47"/>
        <w:ind w:left="940"/>
        <w:rPr>
          <w:color w:val="000000"/>
          <w:sz w:val="21"/>
          <w:szCs w:val="21"/>
        </w:rPr>
      </w:pPr>
      <w:r>
        <w:rPr>
          <w:color w:val="000000"/>
          <w:sz w:val="21"/>
          <w:szCs w:val="21"/>
        </w:rPr>
        <w:t>0/8, 10/8, 127/8, 172.16/12, 169.254/16, 192/24, 192.0.2/24, 192.168/16, 198.18/15,</w:t>
      </w:r>
    </w:p>
    <w:p w14:paraId="00000586" w14:textId="77777777" w:rsidR="000A4521" w:rsidRDefault="007473E9">
      <w:pPr>
        <w:pBdr>
          <w:top w:val="nil"/>
          <w:left w:val="nil"/>
          <w:bottom w:val="nil"/>
          <w:right w:val="nil"/>
          <w:between w:val="nil"/>
        </w:pBdr>
        <w:spacing w:before="51"/>
        <w:ind w:left="940"/>
        <w:rPr>
          <w:color w:val="000000"/>
          <w:sz w:val="21"/>
          <w:szCs w:val="21"/>
        </w:rPr>
      </w:pPr>
      <w:r>
        <w:rPr>
          <w:color w:val="000000"/>
          <w:sz w:val="21"/>
          <w:szCs w:val="21"/>
        </w:rPr>
        <w:t>198.51.100/24, 203.0.113/24, 224/4, 240/4, I think 100.64/10 should be denied too.</w:t>
      </w:r>
    </w:p>
    <w:p w14:paraId="00000587" w14:textId="77777777" w:rsidR="000A4521" w:rsidRDefault="007473E9">
      <w:pPr>
        <w:numPr>
          <w:ilvl w:val="0"/>
          <w:numId w:val="35"/>
        </w:numPr>
        <w:pBdr>
          <w:top w:val="nil"/>
          <w:left w:val="nil"/>
          <w:bottom w:val="nil"/>
          <w:right w:val="nil"/>
          <w:between w:val="nil"/>
        </w:pBdr>
        <w:tabs>
          <w:tab w:val="left" w:pos="939"/>
          <w:tab w:val="left" w:pos="940"/>
        </w:tabs>
        <w:spacing w:before="52"/>
        <w:rPr>
          <w:color w:val="000000"/>
          <w:sz w:val="21"/>
          <w:szCs w:val="21"/>
        </w:rPr>
      </w:pPr>
      <w:proofErr w:type="gramStart"/>
      <w:r>
        <w:rPr>
          <w:color w:val="000000"/>
          <w:sz w:val="21"/>
          <w:szCs w:val="21"/>
        </w:rPr>
        <w:t>::/</w:t>
      </w:r>
      <w:proofErr w:type="gramEnd"/>
      <w:r>
        <w:rPr>
          <w:color w:val="000000"/>
          <w:sz w:val="21"/>
          <w:szCs w:val="21"/>
        </w:rPr>
        <w:t>128, ::1/128, ::FFFF:0:0/96, ::&lt;ipv4-address&gt;/96, 100::/64, fe80::/10, fc00::/7,</w:t>
      </w:r>
    </w:p>
    <w:p w14:paraId="00000588" w14:textId="77777777" w:rsidR="000A4521" w:rsidRDefault="007473E9">
      <w:pPr>
        <w:pBdr>
          <w:top w:val="nil"/>
          <w:left w:val="nil"/>
          <w:bottom w:val="nil"/>
          <w:right w:val="nil"/>
          <w:between w:val="nil"/>
        </w:pBdr>
        <w:spacing w:before="46"/>
        <w:ind w:left="940"/>
        <w:rPr>
          <w:color w:val="000000"/>
          <w:sz w:val="21"/>
          <w:szCs w:val="21"/>
        </w:rPr>
      </w:pPr>
      <w:r>
        <w:rPr>
          <w:color w:val="000000"/>
          <w:sz w:val="21"/>
          <w:szCs w:val="21"/>
        </w:rPr>
        <w:t>2001:db</w:t>
      </w:r>
      <w:proofErr w:type="gramStart"/>
      <w:r>
        <w:rPr>
          <w:color w:val="000000"/>
          <w:sz w:val="21"/>
          <w:szCs w:val="21"/>
        </w:rPr>
        <w:t>8::/</w:t>
      </w:r>
      <w:proofErr w:type="gramEnd"/>
      <w:r>
        <w:rPr>
          <w:color w:val="000000"/>
          <w:sz w:val="21"/>
          <w:szCs w:val="21"/>
        </w:rPr>
        <w:t>32, 2001:10::/28, ff00::/8 (on unicast sessions)</w:t>
      </w:r>
    </w:p>
    <w:p w14:paraId="00000589" w14:textId="77777777" w:rsidR="000A4521" w:rsidRDefault="007473E9">
      <w:pPr>
        <w:numPr>
          <w:ilvl w:val="0"/>
          <w:numId w:val="35"/>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BGP Security? (MD5, TCP AO)</w:t>
      </w:r>
    </w:p>
    <w:p w14:paraId="0000058A" w14:textId="77777777" w:rsidR="000A4521" w:rsidRDefault="007473E9">
      <w:pPr>
        <w:numPr>
          <w:ilvl w:val="0"/>
          <w:numId w:val="35"/>
        </w:numPr>
        <w:pBdr>
          <w:top w:val="nil"/>
          <w:left w:val="nil"/>
          <w:bottom w:val="nil"/>
          <w:right w:val="nil"/>
          <w:between w:val="nil"/>
        </w:pBdr>
        <w:tabs>
          <w:tab w:val="left" w:pos="939"/>
          <w:tab w:val="left" w:pos="940"/>
        </w:tabs>
        <w:spacing w:before="52"/>
        <w:rPr>
          <w:color w:val="000000"/>
          <w:sz w:val="21"/>
          <w:szCs w:val="21"/>
        </w:rPr>
      </w:pPr>
      <w:r>
        <w:rPr>
          <w:color w:val="000000"/>
          <w:sz w:val="21"/>
          <w:szCs w:val="21"/>
        </w:rPr>
        <w:t>Backbone / infrastructure filtering, such as PTP, loopbacks, etc.</w:t>
      </w:r>
    </w:p>
    <w:p w14:paraId="0000058B" w14:textId="77777777" w:rsidR="000A4521" w:rsidRDefault="000A4521">
      <w:pPr>
        <w:pBdr>
          <w:top w:val="nil"/>
          <w:left w:val="nil"/>
          <w:bottom w:val="nil"/>
          <w:right w:val="nil"/>
          <w:between w:val="nil"/>
        </w:pBdr>
        <w:spacing w:before="5"/>
        <w:rPr>
          <w:sz w:val="28"/>
          <w:szCs w:val="28"/>
        </w:rPr>
      </w:pPr>
    </w:p>
    <w:p w14:paraId="0000058C" w14:textId="77777777" w:rsidR="000A4521" w:rsidRDefault="007473E9">
      <w:pPr>
        <w:pBdr>
          <w:top w:val="nil"/>
          <w:left w:val="nil"/>
          <w:bottom w:val="nil"/>
          <w:right w:val="nil"/>
          <w:between w:val="nil"/>
        </w:pBdr>
        <w:spacing w:before="5"/>
        <w:rPr>
          <w:ins w:id="2574" w:author="Changed/Added" w:date="2021-04-26T11:03:00Z"/>
          <w:sz w:val="28"/>
          <w:szCs w:val="28"/>
        </w:rPr>
      </w:pPr>
      <w:ins w:id="2575" w:author="Changed/Added" w:date="2021-04-26T11:03:00Z">
        <w:r>
          <w:rPr>
            <w:sz w:val="28"/>
            <w:szCs w:val="28"/>
          </w:rPr>
          <w:t xml:space="preserve">  X. Additional Resources</w:t>
        </w:r>
      </w:ins>
    </w:p>
    <w:p w14:paraId="0000058D" w14:textId="77777777" w:rsidR="000A4521" w:rsidRPr="00E57A48" w:rsidRDefault="000A4521">
      <w:pPr>
        <w:pBdr>
          <w:top w:val="nil"/>
          <w:left w:val="nil"/>
          <w:bottom w:val="nil"/>
          <w:right w:val="nil"/>
          <w:between w:val="nil"/>
        </w:pBdr>
        <w:spacing w:before="5"/>
        <w:rPr>
          <w:ins w:id="2576" w:author="Changed/Added" w:date="2021-04-26T11:03:00Z"/>
          <w:color w:val="000000"/>
          <w:sz w:val="21"/>
          <w:szCs w:val="21"/>
        </w:rPr>
      </w:pPr>
    </w:p>
    <w:p w14:paraId="0000058E" w14:textId="4D9E13F6" w:rsidR="000A4521" w:rsidRPr="00E57A48" w:rsidRDefault="007473E9" w:rsidP="00E57A48">
      <w:pPr>
        <w:pStyle w:val="ListParagraph"/>
        <w:numPr>
          <w:ilvl w:val="0"/>
          <w:numId w:val="40"/>
        </w:numPr>
        <w:rPr>
          <w:ins w:id="2577" w:author="Changed/Added" w:date="2021-04-26T11:03:00Z"/>
          <w:color w:val="000000"/>
          <w:sz w:val="21"/>
          <w:szCs w:val="21"/>
        </w:rPr>
      </w:pPr>
      <w:ins w:id="2578" w:author="Changed/Added" w:date="2021-04-26T11:03:00Z">
        <w:r w:rsidRPr="00E57A48">
          <w:rPr>
            <w:color w:val="000000"/>
            <w:sz w:val="21"/>
            <w:szCs w:val="21"/>
          </w:rPr>
          <w:t xml:space="preserve">BGP monitoring tool - </w:t>
        </w:r>
        <w:r w:rsidR="00E40EB0">
          <w:fldChar w:fldCharType="begin"/>
        </w:r>
        <w:r w:rsidR="00E40EB0">
          <w:instrText xml:space="preserve"> HYPERLINK "https://github.com/nttgin/bgpalerter" \h </w:instrText>
        </w:r>
        <w:r w:rsidR="00E40EB0">
          <w:fldChar w:fldCharType="separate"/>
        </w:r>
        <w:r w:rsidRPr="00E57A48">
          <w:rPr>
            <w:color w:val="000000"/>
            <w:sz w:val="21"/>
            <w:szCs w:val="21"/>
          </w:rPr>
          <w:t>https://github.com/nttgin/bgpalerter</w:t>
        </w:r>
        <w:r w:rsidR="00E40EB0">
          <w:rPr>
            <w:color w:val="000000"/>
            <w:sz w:val="21"/>
            <w:szCs w:val="21"/>
          </w:rPr>
          <w:fldChar w:fldCharType="end"/>
        </w:r>
        <w:r w:rsidR="004D24CF">
          <w:rPr>
            <w:color w:val="000000"/>
            <w:sz w:val="21"/>
            <w:szCs w:val="21"/>
          </w:rPr>
          <w:t xml:space="preserve"> </w:t>
        </w:r>
      </w:ins>
    </w:p>
    <w:p w14:paraId="0000058F" w14:textId="1174E55F" w:rsidR="000A4521" w:rsidRPr="00E57A48" w:rsidRDefault="007473E9" w:rsidP="00E57A48">
      <w:pPr>
        <w:pStyle w:val="ListParagraph"/>
        <w:numPr>
          <w:ilvl w:val="0"/>
          <w:numId w:val="40"/>
        </w:numPr>
        <w:rPr>
          <w:ins w:id="2579" w:author="Changed/Added" w:date="2021-04-26T11:03:00Z"/>
          <w:color w:val="000000"/>
          <w:sz w:val="21"/>
          <w:szCs w:val="21"/>
        </w:rPr>
      </w:pPr>
      <w:ins w:id="2580" w:author="Changed/Added" w:date="2021-04-26T11:03:00Z">
        <w:r w:rsidRPr="00E57A48">
          <w:rPr>
            <w:color w:val="000000"/>
            <w:sz w:val="21"/>
            <w:szCs w:val="21"/>
          </w:rPr>
          <w:t xml:space="preserve">RPKI - </w:t>
        </w:r>
        <w:r w:rsidR="00E40EB0">
          <w:fldChar w:fldCharType="begin"/>
        </w:r>
        <w:r w:rsidR="00E40EB0">
          <w:instrText xml:space="preserve"> HYPERLINK "https://rpki.readthedocs.io/" \h </w:instrText>
        </w:r>
        <w:r w:rsidR="00E40EB0">
          <w:fldChar w:fldCharType="separate"/>
        </w:r>
        <w:r w:rsidRPr="00E57A48">
          <w:rPr>
            <w:color w:val="000000"/>
            <w:sz w:val="21"/>
            <w:szCs w:val="21"/>
          </w:rPr>
          <w:t>https://rpki.readthedocs.io/</w:t>
        </w:r>
        <w:r w:rsidR="00E40EB0">
          <w:rPr>
            <w:color w:val="000000"/>
            <w:sz w:val="21"/>
            <w:szCs w:val="21"/>
          </w:rPr>
          <w:fldChar w:fldCharType="end"/>
        </w:r>
        <w:r w:rsidR="004D24CF">
          <w:rPr>
            <w:color w:val="000000"/>
            <w:sz w:val="21"/>
            <w:szCs w:val="21"/>
          </w:rPr>
          <w:t xml:space="preserve"> </w:t>
        </w:r>
      </w:ins>
    </w:p>
    <w:p w14:paraId="00000590" w14:textId="439DA501" w:rsidR="000A4521" w:rsidRPr="00E57A48" w:rsidRDefault="007473E9" w:rsidP="00E57A48">
      <w:pPr>
        <w:pStyle w:val="ListParagraph"/>
        <w:numPr>
          <w:ilvl w:val="0"/>
          <w:numId w:val="40"/>
        </w:numPr>
        <w:rPr>
          <w:ins w:id="2581" w:author="Changed/Added" w:date="2021-04-26T11:03:00Z"/>
          <w:color w:val="000000"/>
          <w:sz w:val="21"/>
          <w:szCs w:val="21"/>
        </w:rPr>
      </w:pPr>
      <w:ins w:id="2582" w:author="Changed/Added" w:date="2021-04-26T11:03:00Z">
        <w:r w:rsidRPr="00E57A48">
          <w:rPr>
            <w:color w:val="000000"/>
            <w:sz w:val="21"/>
            <w:szCs w:val="21"/>
          </w:rPr>
          <w:t xml:space="preserve">MANRS Blog - </w:t>
        </w:r>
        <w:r w:rsidR="00E40EB0">
          <w:fldChar w:fldCharType="begin"/>
        </w:r>
        <w:r w:rsidR="00E40EB0">
          <w:instrText xml:space="preserve"> HYPERLINK "https://www.manrs.org/news/" \h </w:instrText>
        </w:r>
        <w:r w:rsidR="00E40EB0">
          <w:fldChar w:fldCharType="separate"/>
        </w:r>
        <w:r w:rsidRPr="00E57A48">
          <w:rPr>
            <w:color w:val="000000"/>
            <w:sz w:val="21"/>
            <w:szCs w:val="21"/>
          </w:rPr>
          <w:t>https://www.manrs.org/news/</w:t>
        </w:r>
        <w:r w:rsidR="00E40EB0">
          <w:rPr>
            <w:color w:val="000000"/>
            <w:sz w:val="21"/>
            <w:szCs w:val="21"/>
          </w:rPr>
          <w:fldChar w:fldCharType="end"/>
        </w:r>
      </w:ins>
    </w:p>
    <w:p w14:paraId="11CFF21B" w14:textId="0060E551" w:rsidR="004D24CF" w:rsidRPr="00E57A48" w:rsidRDefault="004D24CF" w:rsidP="00E57A48">
      <w:pPr>
        <w:pStyle w:val="ListParagraph"/>
        <w:numPr>
          <w:ilvl w:val="0"/>
          <w:numId w:val="40"/>
        </w:numPr>
        <w:rPr>
          <w:ins w:id="2583" w:author="Changed/Added" w:date="2021-04-26T11:03:00Z"/>
          <w:color w:val="000000"/>
          <w:sz w:val="21"/>
          <w:szCs w:val="21"/>
        </w:rPr>
      </w:pPr>
      <w:ins w:id="2584" w:author="Changed/Added" w:date="2021-04-26T11:03:00Z">
        <w:r w:rsidRPr="00E57A48">
          <w:rPr>
            <w:color w:val="000000"/>
            <w:sz w:val="21"/>
            <w:szCs w:val="21"/>
          </w:rPr>
          <w:t xml:space="preserve">Available Route Servers - </w:t>
        </w:r>
        <w:r w:rsidRPr="00E57A48">
          <w:rPr>
            <w:color w:val="000000"/>
            <w:sz w:val="21"/>
            <w:szCs w:val="21"/>
          </w:rPr>
          <w:fldChar w:fldCharType="begin"/>
        </w:r>
        <w:r w:rsidRPr="00E57A48">
          <w:rPr>
            <w:color w:val="000000"/>
            <w:sz w:val="21"/>
            <w:szCs w:val="21"/>
          </w:rPr>
          <w:instrText xml:space="preserve"> HYPERLINK "http://www.routeservers.org/" </w:instrText>
        </w:r>
        <w:r w:rsidRPr="00E57A48">
          <w:rPr>
            <w:color w:val="000000"/>
            <w:sz w:val="21"/>
            <w:szCs w:val="21"/>
          </w:rPr>
          <w:fldChar w:fldCharType="separate"/>
        </w:r>
        <w:r w:rsidRPr="00E57A48">
          <w:rPr>
            <w:color w:val="000000"/>
          </w:rPr>
          <w:t>http://www.routeservers.org/</w:t>
        </w:r>
        <w:r w:rsidRPr="00E57A48">
          <w:rPr>
            <w:color w:val="000000"/>
            <w:sz w:val="21"/>
            <w:szCs w:val="21"/>
          </w:rPr>
          <w:fldChar w:fldCharType="end"/>
        </w:r>
        <w:r w:rsidRPr="00E57A48">
          <w:rPr>
            <w:color w:val="000000"/>
            <w:sz w:val="21"/>
            <w:szCs w:val="21"/>
          </w:rPr>
          <w:t xml:space="preserve"> </w:t>
        </w:r>
      </w:ins>
    </w:p>
    <w:p w14:paraId="00000591" w14:textId="77777777" w:rsidR="000A4521" w:rsidRDefault="000A4521">
      <w:pPr>
        <w:ind w:left="220"/>
        <w:rPr>
          <w:ins w:id="2585" w:author="Changed/Added" w:date="2021-04-26T11:03:00Z"/>
          <w:sz w:val="28"/>
          <w:szCs w:val="28"/>
        </w:rPr>
      </w:pPr>
    </w:p>
    <w:p w14:paraId="00000592" w14:textId="77777777" w:rsidR="000A4521" w:rsidRDefault="007473E9">
      <w:pPr>
        <w:ind w:left="220"/>
        <w:rPr>
          <w:ins w:id="2586" w:author="Changed/Added" w:date="2021-04-26T11:03:00Z"/>
          <w:sz w:val="21"/>
          <w:szCs w:val="21"/>
        </w:rPr>
      </w:pPr>
      <w:ins w:id="2587" w:author="Changed/Added" w:date="2021-04-26T11:03:00Z">
        <w:r>
          <w:rPr>
            <w:sz w:val="21"/>
            <w:szCs w:val="21"/>
          </w:rPr>
          <w:t>Use</w:t>
        </w:r>
      </w:ins>
      <w:customXmlInsRangeStart w:id="2588" w:author="Changed/Added" w:date="2021-04-26T11:03:00Z"/>
      <w:sdt>
        <w:sdtPr>
          <w:tag w:val="goog_rdk_95"/>
          <w:id w:val="-2125910754"/>
        </w:sdtPr>
        <w:sdtContent>
          <w:customXmlInsRangeEnd w:id="2588"/>
          <w:commentRangeStart w:id="2589"/>
          <w:customXmlInsRangeStart w:id="2590" w:author="Changed/Added" w:date="2021-04-26T11:03:00Z"/>
        </w:sdtContent>
      </w:sdt>
      <w:customXmlInsRangeEnd w:id="2590"/>
      <w:ins w:id="2591" w:author="Changed/Added" w:date="2021-04-26T11:03:00Z">
        <w:r>
          <w:rPr>
            <w:sz w:val="21"/>
            <w:szCs w:val="21"/>
          </w:rPr>
          <w:t>ful mailing lists on routing security</w:t>
        </w:r>
      </w:ins>
    </w:p>
    <w:p w14:paraId="00000593" w14:textId="77777777" w:rsidR="000A4521" w:rsidRDefault="000A4521">
      <w:pPr>
        <w:ind w:left="220"/>
        <w:rPr>
          <w:ins w:id="2592" w:author="Changed/Added" w:date="2021-04-26T11:03:00Z"/>
          <w:sz w:val="21"/>
          <w:szCs w:val="21"/>
        </w:rPr>
      </w:pPr>
    </w:p>
    <w:p w14:paraId="00000594" w14:textId="77777777" w:rsidR="000A4521" w:rsidRDefault="007473E9">
      <w:pPr>
        <w:numPr>
          <w:ilvl w:val="0"/>
          <w:numId w:val="24"/>
        </w:numPr>
        <w:rPr>
          <w:ins w:id="2593" w:author="Changed/Added" w:date="2021-04-26T11:03:00Z"/>
          <w:sz w:val="21"/>
          <w:szCs w:val="21"/>
        </w:rPr>
      </w:pPr>
      <w:ins w:id="2594" w:author="Changed/Added" w:date="2021-04-26T11:03:00Z">
        <w:r>
          <w:rPr>
            <w:sz w:val="21"/>
            <w:szCs w:val="21"/>
          </w:rPr>
          <w:t>MANRS: (Where?)</w:t>
        </w:r>
      </w:ins>
    </w:p>
    <w:p w14:paraId="00000595" w14:textId="77777777" w:rsidR="000A4521" w:rsidRDefault="007473E9">
      <w:pPr>
        <w:numPr>
          <w:ilvl w:val="0"/>
          <w:numId w:val="24"/>
        </w:numPr>
        <w:rPr>
          <w:ins w:id="2595" w:author="Changed/Added" w:date="2021-04-26T11:03:00Z"/>
          <w:sz w:val="21"/>
          <w:szCs w:val="21"/>
        </w:rPr>
      </w:pPr>
      <w:ins w:id="2596" w:author="Changed/Added" w:date="2021-04-26T11:03:00Z">
        <w:r>
          <w:rPr>
            <w:sz w:val="21"/>
            <w:szCs w:val="21"/>
          </w:rPr>
          <w:t xml:space="preserve">RPKI mailing list: </w:t>
        </w:r>
        <w:r w:rsidR="00E40EB0">
          <w:fldChar w:fldCharType="begin"/>
        </w:r>
        <w:r w:rsidR="00E40EB0">
          <w:instrText xml:space="preserve"> HYPERLINK "https://lists.nlnetlabs.nl/mailman/listinfo/rpki" \h </w:instrText>
        </w:r>
        <w:r w:rsidR="00E40EB0">
          <w:fldChar w:fldCharType="separate"/>
        </w:r>
        <w:r>
          <w:rPr>
            <w:color w:val="1155CC"/>
            <w:sz w:val="21"/>
            <w:szCs w:val="21"/>
            <w:u w:val="single"/>
          </w:rPr>
          <w:t>https://lists.nlnetlabs.nl/mailman/listinfo/</w:t>
        </w:r>
        <w:r w:rsidR="00E40EB0">
          <w:rPr>
            <w:color w:val="1155CC"/>
            <w:sz w:val="21"/>
            <w:szCs w:val="21"/>
            <w:u w:val="single"/>
          </w:rPr>
          <w:fldChar w:fldCharType="end"/>
        </w:r>
      </w:ins>
      <w:customXmlInsRangeStart w:id="2597" w:author="Changed/Added" w:date="2021-04-26T11:03:00Z"/>
      <w:sdt>
        <w:sdtPr>
          <w:tag w:val="goog_rdk_96"/>
          <w:id w:val="487991739"/>
        </w:sdtPr>
        <w:sdtContent>
          <w:customXmlInsRangeEnd w:id="2597"/>
          <w:commentRangeStart w:id="2598"/>
          <w:customXmlInsRangeStart w:id="2599" w:author="Changed/Added" w:date="2021-04-26T11:03:00Z"/>
        </w:sdtContent>
      </w:sdt>
      <w:customXmlInsRangeEnd w:id="2599"/>
      <w:ins w:id="2600" w:author="Changed/Added" w:date="2021-04-26T11:03:00Z">
        <w:r w:rsidR="00E40EB0">
          <w:fldChar w:fldCharType="begin"/>
        </w:r>
        <w:r w:rsidR="00E40EB0">
          <w:instrText xml:space="preserve"> HYPERLINK "https://lists.nlnetlabs.nl/mailman/listinfo/rpki" \h </w:instrText>
        </w:r>
        <w:r w:rsidR="00E40EB0">
          <w:fldChar w:fldCharType="separate"/>
        </w:r>
        <w:r>
          <w:rPr>
            <w:color w:val="1155CC"/>
            <w:sz w:val="21"/>
            <w:szCs w:val="21"/>
            <w:u w:val="single"/>
          </w:rPr>
          <w:t>rpki</w:t>
        </w:r>
        <w:r w:rsidR="00E40EB0">
          <w:rPr>
            <w:color w:val="1155CC"/>
            <w:sz w:val="21"/>
            <w:szCs w:val="21"/>
            <w:u w:val="single"/>
          </w:rPr>
          <w:fldChar w:fldCharType="end"/>
        </w:r>
        <w:r>
          <w:rPr>
            <w:sz w:val="21"/>
            <w:szCs w:val="21"/>
          </w:rPr>
          <w:t xml:space="preserve"> </w:t>
        </w:r>
      </w:ins>
    </w:p>
    <w:p w14:paraId="00000596" w14:textId="77777777" w:rsidR="000A4521" w:rsidRDefault="007473E9">
      <w:pPr>
        <w:numPr>
          <w:ilvl w:val="0"/>
          <w:numId w:val="24"/>
        </w:numPr>
        <w:rPr>
          <w:ins w:id="2601" w:author="Changed/Added" w:date="2021-04-26T11:03:00Z"/>
          <w:sz w:val="21"/>
          <w:szCs w:val="21"/>
        </w:rPr>
      </w:pPr>
      <w:ins w:id="2602" w:author="Changed/Added" w:date="2021-04-26T11:03:00Z">
        <w:r>
          <w:rPr>
            <w:sz w:val="21"/>
            <w:szCs w:val="21"/>
          </w:rPr>
          <w:t xml:space="preserve">IETF </w:t>
        </w:r>
        <w:proofErr w:type="spellStart"/>
        <w:r>
          <w:rPr>
            <w:sz w:val="21"/>
            <w:szCs w:val="21"/>
          </w:rPr>
          <w:t>sidrop</w:t>
        </w:r>
        <w:commentRangeEnd w:id="2598"/>
        <w:r>
          <w:commentReference w:id="2598"/>
        </w:r>
        <w:r>
          <w:rPr>
            <w:sz w:val="21"/>
            <w:szCs w:val="21"/>
          </w:rPr>
          <w:t>s</w:t>
        </w:r>
        <w:proofErr w:type="spellEnd"/>
        <w:r>
          <w:rPr>
            <w:sz w:val="21"/>
            <w:szCs w:val="21"/>
          </w:rPr>
          <w:t xml:space="preserve">: </w:t>
        </w:r>
        <w:r w:rsidR="00E40EB0">
          <w:fldChar w:fldCharType="begin"/>
        </w:r>
        <w:r w:rsidR="00E40EB0">
          <w:instrText xml:space="preserve"> HYPERLINK "https://www.ietf.org/mailman/listinfo/sidrops" \h </w:instrText>
        </w:r>
        <w:r w:rsidR="00E40EB0">
          <w:fldChar w:fldCharType="separate"/>
        </w:r>
        <w:r>
          <w:rPr>
            <w:color w:val="1155CC"/>
            <w:sz w:val="21"/>
            <w:szCs w:val="21"/>
            <w:u w:val="single"/>
          </w:rPr>
          <w:t>https://www.ietf.org/mailman/listinfo/sidrops</w:t>
        </w:r>
        <w:r w:rsidR="00E40EB0">
          <w:rPr>
            <w:color w:val="1155CC"/>
            <w:sz w:val="21"/>
            <w:szCs w:val="21"/>
            <w:u w:val="single"/>
          </w:rPr>
          <w:fldChar w:fldCharType="end"/>
        </w:r>
        <w:r>
          <w:rPr>
            <w:sz w:val="21"/>
            <w:szCs w:val="21"/>
          </w:rPr>
          <w:t xml:space="preserve"> </w:t>
        </w:r>
      </w:ins>
    </w:p>
    <w:p w14:paraId="00000597" w14:textId="77777777" w:rsidR="000A4521" w:rsidRDefault="007473E9">
      <w:pPr>
        <w:numPr>
          <w:ilvl w:val="0"/>
          <w:numId w:val="24"/>
        </w:numPr>
        <w:rPr>
          <w:ins w:id="2603" w:author="Changed/Added" w:date="2021-04-26T11:03:00Z"/>
          <w:sz w:val="21"/>
          <w:szCs w:val="21"/>
        </w:rPr>
      </w:pPr>
      <w:ins w:id="2604" w:author="Changed/Added" w:date="2021-04-26T11:03:00Z">
        <w:r>
          <w:rPr>
            <w:sz w:val="21"/>
            <w:szCs w:val="21"/>
          </w:rPr>
          <w:t xml:space="preserve">RIPE NCC routing: </w:t>
        </w:r>
        <w:r w:rsidR="00E40EB0">
          <w:fldChar w:fldCharType="begin"/>
        </w:r>
        <w:r w:rsidR="00E40EB0">
          <w:instrText xml:space="preserve"> HYPERLINK "https://www.ripe.net/mailman/listinfo/routing-wg/" \h </w:instrText>
        </w:r>
        <w:r w:rsidR="00E40EB0">
          <w:fldChar w:fldCharType="separate"/>
        </w:r>
        <w:r>
          <w:rPr>
            <w:color w:val="1155CC"/>
            <w:sz w:val="21"/>
            <w:szCs w:val="21"/>
            <w:u w:val="single"/>
          </w:rPr>
          <w:t>https://www.ripe.net/mailman/listinfo/routing-wg/</w:t>
        </w:r>
        <w:r w:rsidR="00E40EB0">
          <w:rPr>
            <w:color w:val="1155CC"/>
            <w:sz w:val="21"/>
            <w:szCs w:val="21"/>
            <w:u w:val="single"/>
          </w:rPr>
          <w:fldChar w:fldCharType="end"/>
        </w:r>
        <w:r>
          <w:rPr>
            <w:sz w:val="21"/>
            <w:szCs w:val="21"/>
          </w:rPr>
          <w:t xml:space="preserve"> </w:t>
        </w:r>
      </w:ins>
    </w:p>
    <w:p w14:paraId="0000059A" w14:textId="77777777" w:rsidR="000A4521" w:rsidRDefault="000A4521">
      <w:pPr>
        <w:ind w:left="220"/>
        <w:rPr>
          <w:ins w:id="2605" w:author="Changed/Added" w:date="2021-04-26T11:03:00Z"/>
          <w:sz w:val="28"/>
          <w:szCs w:val="28"/>
        </w:rPr>
      </w:pPr>
    </w:p>
    <w:p w14:paraId="0000059B" w14:textId="77777777" w:rsidR="000A4521" w:rsidRDefault="000A4521">
      <w:pPr>
        <w:pBdr>
          <w:top w:val="nil"/>
          <w:left w:val="nil"/>
          <w:bottom w:val="nil"/>
          <w:right w:val="nil"/>
          <w:between w:val="nil"/>
        </w:pBdr>
        <w:spacing w:before="5"/>
        <w:rPr>
          <w:ins w:id="2606" w:author="Changed/Added" w:date="2021-04-26T11:03:00Z"/>
          <w:sz w:val="28"/>
          <w:szCs w:val="28"/>
        </w:rPr>
      </w:pPr>
    </w:p>
    <w:p w14:paraId="0000059C" w14:textId="77777777" w:rsidR="000A4521" w:rsidRDefault="007473E9">
      <w:pPr>
        <w:pStyle w:val="Heading1"/>
        <w:numPr>
          <w:ilvl w:val="0"/>
          <w:numId w:val="22"/>
        </w:numPr>
        <w:tabs>
          <w:tab w:val="left" w:pos="598"/>
        </w:tabs>
      </w:pPr>
      <w:r>
        <w:t>Historical Background Materials</w:t>
      </w:r>
    </w:p>
    <w:p w14:paraId="0000059D" w14:textId="170A0C36" w:rsidR="000A4521" w:rsidRDefault="007473E9">
      <w:pPr>
        <w:pBdr>
          <w:top w:val="nil"/>
          <w:left w:val="nil"/>
          <w:bottom w:val="nil"/>
          <w:right w:val="nil"/>
          <w:between w:val="nil"/>
        </w:pBdr>
        <w:spacing w:before="151" w:line="290" w:lineRule="auto"/>
        <w:ind w:left="220" w:right="128"/>
        <w:rPr>
          <w:color w:val="000000"/>
          <w:sz w:val="21"/>
          <w:szCs w:val="21"/>
        </w:rPr>
      </w:pPr>
      <w:r>
        <w:rPr>
          <w:color w:val="000000"/>
          <w:sz w:val="21"/>
          <w:szCs w:val="21"/>
        </w:rPr>
        <w:t xml:space="preserve">This document is built on decades of work by network and security </w:t>
      </w:r>
      <w:del w:id="2607" w:author="Changed/Added" w:date="2021-04-26T11:03:00Z">
        <w:r w:rsidR="00211562">
          <w:rPr>
            <w:w w:val="105"/>
          </w:rPr>
          <w:delText>professional</w:delText>
        </w:r>
      </w:del>
      <w:customXmlInsRangeStart w:id="2608" w:author="Changed/Added" w:date="2021-04-26T11:03:00Z"/>
      <w:sdt>
        <w:sdtPr>
          <w:tag w:val="goog_rdk_97"/>
          <w:id w:val="-449548273"/>
        </w:sdtPr>
        <w:sdtContent>
          <w:customXmlInsRangeEnd w:id="2608"/>
          <w:ins w:id="2609" w:author="Changed/Added" w:date="2021-04-26T11:03:00Z">
            <w:r>
              <w:rPr>
                <w:color w:val="000000"/>
                <w:sz w:val="21"/>
                <w:szCs w:val="21"/>
              </w:rPr>
              <w:t>professionals</w:t>
            </w:r>
          </w:ins>
          <w:customXmlInsRangeStart w:id="2610" w:author="Changed/Added" w:date="2021-04-26T11:03:00Z"/>
        </w:sdtContent>
      </w:sdt>
      <w:customXmlInsRangeEnd w:id="2610"/>
      <w:customXmlInsRangeStart w:id="2611" w:author="Changed/Added" w:date="2021-04-26T11:03:00Z"/>
      <w:sdt>
        <w:sdtPr>
          <w:tag w:val="goog_rdk_98"/>
          <w:id w:val="1369260854"/>
          <w:showingPlcHdr/>
        </w:sdtPr>
        <w:sdtContent>
          <w:customXmlInsRangeEnd w:id="2611"/>
          <w:ins w:id="2612" w:author="Changed/Added" w:date="2021-04-26T11:03:00Z">
            <w:r w:rsidR="004D24CF">
              <w:t xml:space="preserve">     </w:t>
            </w:r>
          </w:ins>
          <w:customXmlInsRangeStart w:id="2613" w:author="Changed/Added" w:date="2021-04-26T11:03:00Z"/>
        </w:sdtContent>
      </w:sdt>
      <w:customXmlInsRangeEnd w:id="2613"/>
      <w:r>
        <w:rPr>
          <w:color w:val="000000"/>
          <w:sz w:val="21"/>
          <w:szCs w:val="21"/>
        </w:rPr>
        <w:t xml:space="preserve"> around the world who have developed, deployed,</w:t>
      </w:r>
      <w:commentRangeEnd w:id="2589"/>
      <w:r>
        <w:commentReference w:id="2589"/>
      </w:r>
      <w:r>
        <w:rPr>
          <w:color w:val="000000"/>
          <w:sz w:val="21"/>
          <w:szCs w:val="21"/>
        </w:rPr>
        <w:t xml:space="preserve"> and communicated techniques which allow for a more robust Internet. The following materials </w:t>
      </w:r>
      <w:del w:id="2614" w:author="Changed/Added" w:date="2021-04-26T11:03:00Z">
        <w:r w:rsidR="00211562">
          <w:rPr>
            <w:w w:val="105"/>
          </w:rPr>
          <w:delText>is</w:delText>
        </w:r>
      </w:del>
      <w:ins w:id="2615" w:author="Changed/Added" w:date="2021-04-26T11:03:00Z">
        <w:r>
          <w:rPr>
            <w:sz w:val="21"/>
            <w:szCs w:val="21"/>
          </w:rPr>
          <w:t>are</w:t>
        </w:r>
      </w:ins>
      <w:r>
        <w:rPr>
          <w:color w:val="000000"/>
          <w:sz w:val="21"/>
          <w:szCs w:val="21"/>
        </w:rPr>
        <w:t xml:space="preserve"> an attempt to capture all the work this document is </w:t>
      </w:r>
      <w:del w:id="2616" w:author="Changed/Added" w:date="2021-04-26T11:03:00Z">
        <w:r w:rsidR="00211562">
          <w:rPr>
            <w:w w:val="105"/>
          </w:rPr>
          <w:delText>built</w:delText>
        </w:r>
      </w:del>
      <w:ins w:id="2617" w:author="Changed/Added" w:date="2021-04-26T11:03:00Z">
        <w:r>
          <w:rPr>
            <w:sz w:val="21"/>
            <w:szCs w:val="21"/>
          </w:rPr>
          <w:t>compiled</w:t>
        </w:r>
      </w:ins>
      <w:r>
        <w:rPr>
          <w:color w:val="000000"/>
          <w:sz w:val="21"/>
          <w:szCs w:val="21"/>
        </w:rPr>
        <w:t xml:space="preserve"> upon.</w:t>
      </w:r>
    </w:p>
    <w:p w14:paraId="0000059E" w14:textId="77777777" w:rsidR="000A4521" w:rsidRDefault="007473E9">
      <w:pPr>
        <w:pBdr>
          <w:top w:val="nil"/>
          <w:left w:val="nil"/>
          <w:bottom w:val="nil"/>
          <w:right w:val="nil"/>
          <w:between w:val="nil"/>
        </w:pBdr>
        <w:spacing w:before="19" w:line="580" w:lineRule="auto"/>
        <w:ind w:left="220" w:right="1723"/>
        <w:rPr>
          <w:color w:val="000000"/>
          <w:sz w:val="21"/>
          <w:szCs w:val="21"/>
        </w:rPr>
      </w:pPr>
      <w:r>
        <w:rPr>
          <w:color w:val="000000"/>
          <w:sz w:val="21"/>
          <w:szCs w:val="21"/>
        </w:rPr>
        <w:t>[Start adding all the talks from all the NOGs as a first step going back to 1996]. RFC2827 aka BCP38</w:t>
      </w:r>
    </w:p>
    <w:p w14:paraId="0000059F" w14:textId="77777777" w:rsidR="000A4521" w:rsidRDefault="007473E9">
      <w:pPr>
        <w:pBdr>
          <w:top w:val="nil"/>
          <w:left w:val="nil"/>
          <w:bottom w:val="nil"/>
          <w:right w:val="nil"/>
          <w:between w:val="nil"/>
        </w:pBdr>
        <w:spacing w:line="222" w:lineRule="auto"/>
        <w:ind w:left="220"/>
        <w:rPr>
          <w:color w:val="000000"/>
          <w:sz w:val="21"/>
          <w:szCs w:val="21"/>
        </w:rPr>
      </w:pPr>
      <w:r>
        <w:rPr>
          <w:color w:val="000000"/>
          <w:sz w:val="21"/>
          <w:szCs w:val="21"/>
        </w:rPr>
        <w:t>Network Ingress Filtering: Defeating Denial of Service Attacks which employ IP Source Address</w:t>
      </w:r>
    </w:p>
    <w:p w14:paraId="000005A0" w14:textId="77777777" w:rsidR="000A4521" w:rsidRDefault="007473E9">
      <w:pPr>
        <w:pBdr>
          <w:top w:val="nil"/>
          <w:left w:val="nil"/>
          <w:bottom w:val="nil"/>
          <w:right w:val="nil"/>
          <w:between w:val="nil"/>
        </w:pBdr>
        <w:spacing w:before="46" w:line="290" w:lineRule="auto"/>
        <w:ind w:left="220" w:right="6002"/>
        <w:rPr>
          <w:color w:val="000000"/>
          <w:sz w:val="21"/>
          <w:szCs w:val="21"/>
        </w:rPr>
      </w:pPr>
      <w:r>
        <w:rPr>
          <w:color w:val="000000"/>
          <w:sz w:val="21"/>
          <w:szCs w:val="21"/>
        </w:rPr>
        <w:t xml:space="preserve">Spoofing </w:t>
      </w:r>
      <w:hyperlink r:id="rId98">
        <w:r>
          <w:rPr>
            <w:color w:val="000000"/>
            <w:sz w:val="21"/>
            <w:szCs w:val="21"/>
          </w:rPr>
          <w:t>http://www.ietf.org/rfc/rfc2827.txt</w:t>
        </w:r>
      </w:hyperlink>
    </w:p>
    <w:p w14:paraId="000005A1" w14:textId="77777777" w:rsidR="000A4521" w:rsidRDefault="000A4521">
      <w:pPr>
        <w:pBdr>
          <w:top w:val="nil"/>
          <w:left w:val="nil"/>
          <w:bottom w:val="nil"/>
          <w:right w:val="nil"/>
          <w:between w:val="nil"/>
        </w:pBdr>
        <w:spacing w:before="2"/>
        <w:rPr>
          <w:color w:val="000000"/>
          <w:sz w:val="25"/>
          <w:szCs w:val="25"/>
        </w:rPr>
      </w:pPr>
    </w:p>
    <w:p w14:paraId="000005A2" w14:textId="77777777" w:rsidR="000A4521" w:rsidRDefault="007473E9">
      <w:pPr>
        <w:pBdr>
          <w:top w:val="nil"/>
          <w:left w:val="nil"/>
          <w:bottom w:val="nil"/>
          <w:right w:val="nil"/>
          <w:between w:val="nil"/>
        </w:pBdr>
        <w:ind w:left="220"/>
        <w:rPr>
          <w:color w:val="000000"/>
          <w:sz w:val="21"/>
          <w:szCs w:val="21"/>
        </w:rPr>
      </w:pPr>
      <w:r>
        <w:rPr>
          <w:color w:val="000000"/>
          <w:sz w:val="21"/>
          <w:szCs w:val="21"/>
        </w:rPr>
        <w:t>SSAC004</w:t>
      </w:r>
    </w:p>
    <w:p w14:paraId="000005A3" w14:textId="77777777" w:rsidR="000A4521" w:rsidRDefault="007473E9">
      <w:pPr>
        <w:pBdr>
          <w:top w:val="nil"/>
          <w:left w:val="nil"/>
          <w:bottom w:val="nil"/>
          <w:right w:val="nil"/>
          <w:between w:val="nil"/>
        </w:pBdr>
        <w:spacing w:before="51" w:line="285" w:lineRule="auto"/>
        <w:ind w:left="220" w:right="3203"/>
        <w:rPr>
          <w:color w:val="000000"/>
          <w:sz w:val="21"/>
          <w:szCs w:val="21"/>
        </w:rPr>
      </w:pPr>
      <w:r>
        <w:rPr>
          <w:color w:val="000000"/>
          <w:sz w:val="21"/>
          <w:szCs w:val="21"/>
        </w:rPr>
        <w:t xml:space="preserve">Securing the Edge </w:t>
      </w:r>
      <w:hyperlink r:id="rId99">
        <w:r>
          <w:rPr>
            <w:color w:val="000000"/>
            <w:sz w:val="21"/>
            <w:szCs w:val="21"/>
          </w:rPr>
          <w:t>http://www.icann.org/committees/security/sac004.txt</w:t>
        </w:r>
      </w:hyperlink>
    </w:p>
    <w:p w14:paraId="000005A4" w14:textId="77777777" w:rsidR="000A4521" w:rsidRDefault="000A4521">
      <w:pPr>
        <w:pBdr>
          <w:top w:val="nil"/>
          <w:left w:val="nil"/>
          <w:bottom w:val="nil"/>
          <w:right w:val="nil"/>
          <w:between w:val="nil"/>
        </w:pBdr>
        <w:rPr>
          <w:color w:val="000000"/>
          <w:sz w:val="26"/>
          <w:szCs w:val="26"/>
        </w:rPr>
      </w:pPr>
    </w:p>
    <w:p w14:paraId="000005A5" w14:textId="77777777" w:rsidR="000A4521" w:rsidRDefault="007473E9">
      <w:pPr>
        <w:pBdr>
          <w:top w:val="nil"/>
          <w:left w:val="nil"/>
          <w:bottom w:val="nil"/>
          <w:right w:val="nil"/>
          <w:between w:val="nil"/>
        </w:pBdr>
        <w:ind w:left="220"/>
        <w:rPr>
          <w:color w:val="000000"/>
          <w:sz w:val="21"/>
          <w:szCs w:val="21"/>
        </w:rPr>
      </w:pPr>
      <w:r>
        <w:rPr>
          <w:color w:val="000000"/>
          <w:sz w:val="21"/>
          <w:szCs w:val="21"/>
        </w:rPr>
        <w:t>SSAC008</w:t>
      </w:r>
    </w:p>
    <w:p w14:paraId="000005A6" w14:textId="77777777" w:rsidR="000A4521" w:rsidRDefault="007473E9">
      <w:pPr>
        <w:pBdr>
          <w:top w:val="nil"/>
          <w:left w:val="nil"/>
          <w:bottom w:val="nil"/>
          <w:right w:val="nil"/>
          <w:between w:val="nil"/>
        </w:pBdr>
        <w:spacing w:before="47" w:line="290" w:lineRule="auto"/>
        <w:ind w:left="220" w:right="2291"/>
        <w:rPr>
          <w:color w:val="000000"/>
          <w:sz w:val="21"/>
          <w:szCs w:val="21"/>
        </w:rPr>
      </w:pPr>
      <w:r>
        <w:rPr>
          <w:color w:val="000000"/>
          <w:sz w:val="21"/>
          <w:szCs w:val="21"/>
        </w:rPr>
        <w:lastRenderedPageBreak/>
        <w:t xml:space="preserve">DNS Distributed Denial of Service (DDoS) Attacks </w:t>
      </w:r>
      <w:hyperlink r:id="rId100">
        <w:r>
          <w:rPr>
            <w:color w:val="000000"/>
            <w:sz w:val="21"/>
            <w:szCs w:val="21"/>
          </w:rPr>
          <w:t>http://www.icann.org/committees/security/dns-ddos-advisory-31mar06.pdf</w:t>
        </w:r>
      </w:hyperlink>
    </w:p>
    <w:p w14:paraId="000005A7" w14:textId="77777777" w:rsidR="000A4521" w:rsidRDefault="000A4521">
      <w:pPr>
        <w:pBdr>
          <w:top w:val="nil"/>
          <w:left w:val="nil"/>
          <w:bottom w:val="nil"/>
          <w:right w:val="nil"/>
          <w:between w:val="nil"/>
        </w:pBdr>
        <w:spacing w:before="1"/>
        <w:rPr>
          <w:color w:val="000000"/>
          <w:sz w:val="25"/>
          <w:szCs w:val="25"/>
        </w:rPr>
      </w:pPr>
    </w:p>
    <w:p w14:paraId="000005A8" w14:textId="77777777" w:rsidR="000A4521" w:rsidRDefault="007473E9">
      <w:pPr>
        <w:pBdr>
          <w:top w:val="nil"/>
          <w:left w:val="nil"/>
          <w:bottom w:val="nil"/>
          <w:right w:val="nil"/>
          <w:between w:val="nil"/>
        </w:pBdr>
        <w:spacing w:line="290" w:lineRule="auto"/>
        <w:ind w:left="220" w:right="6002"/>
        <w:rPr>
          <w:color w:val="000000"/>
          <w:sz w:val="21"/>
          <w:szCs w:val="21"/>
        </w:rPr>
      </w:pPr>
      <w:r>
        <w:rPr>
          <w:color w:val="000000"/>
          <w:sz w:val="21"/>
          <w:szCs w:val="21"/>
        </w:rPr>
        <w:t xml:space="preserve">Spoofer Project </w:t>
      </w:r>
      <w:r>
        <w:rPr>
          <w:color w:val="1155CC"/>
          <w:sz w:val="21"/>
          <w:szCs w:val="21"/>
          <w:u w:val="single"/>
        </w:rPr>
        <w:t>https://spoofer.caida.org/</w:t>
      </w:r>
    </w:p>
    <w:p w14:paraId="000005A9" w14:textId="77777777" w:rsidR="000A4521" w:rsidRDefault="000A4521">
      <w:pPr>
        <w:pBdr>
          <w:top w:val="nil"/>
          <w:left w:val="nil"/>
          <w:bottom w:val="nil"/>
          <w:right w:val="nil"/>
          <w:between w:val="nil"/>
        </w:pBdr>
        <w:spacing w:before="7"/>
        <w:rPr>
          <w:color w:val="000000"/>
          <w:sz w:val="16"/>
          <w:szCs w:val="16"/>
        </w:rPr>
      </w:pPr>
    </w:p>
    <w:p w14:paraId="000005AA" w14:textId="77777777" w:rsidR="000A4521" w:rsidRDefault="007473E9">
      <w:pPr>
        <w:pBdr>
          <w:top w:val="nil"/>
          <w:left w:val="nil"/>
          <w:bottom w:val="nil"/>
          <w:right w:val="nil"/>
          <w:between w:val="nil"/>
        </w:pBdr>
        <w:spacing w:before="99" w:line="285" w:lineRule="auto"/>
        <w:ind w:left="220" w:right="4302"/>
        <w:rPr>
          <w:color w:val="000000"/>
          <w:sz w:val="21"/>
          <w:szCs w:val="21"/>
        </w:rPr>
      </w:pPr>
      <w:r>
        <w:rPr>
          <w:color w:val="000000"/>
          <w:sz w:val="21"/>
          <w:szCs w:val="21"/>
        </w:rPr>
        <w:t>RFC3024 - Reverse Tunneling for Mobile IP, revised ftp://</w:t>
      </w:r>
      <w:r>
        <w:rPr>
          <w:color w:val="1155CC"/>
          <w:sz w:val="21"/>
          <w:szCs w:val="21"/>
          <w:u w:val="single"/>
        </w:rPr>
        <w:t>ftp.rfc-editor.org/in-notes/rfc3024.txt</w:t>
      </w:r>
    </w:p>
    <w:p w14:paraId="000005AB" w14:textId="77777777" w:rsidR="000A4521" w:rsidRDefault="000A4521">
      <w:pPr>
        <w:pBdr>
          <w:top w:val="nil"/>
          <w:left w:val="nil"/>
          <w:bottom w:val="nil"/>
          <w:right w:val="nil"/>
          <w:between w:val="nil"/>
        </w:pBdr>
        <w:spacing w:before="4"/>
        <w:rPr>
          <w:color w:val="000000"/>
          <w:sz w:val="17"/>
          <w:szCs w:val="17"/>
        </w:rPr>
      </w:pPr>
    </w:p>
    <w:p w14:paraId="778332A1" w14:textId="77777777" w:rsidR="0008389A" w:rsidRDefault="007473E9">
      <w:pPr>
        <w:pStyle w:val="BodyText"/>
        <w:spacing w:before="99" w:line="285" w:lineRule="auto"/>
        <w:ind w:left="220" w:right="4102"/>
        <w:rPr>
          <w:del w:id="2618" w:author="Changed/Added" w:date="2021-04-26T11:03:00Z"/>
        </w:rPr>
      </w:pPr>
      <w:r>
        <w:rPr>
          <w:color w:val="000000"/>
        </w:rPr>
        <w:t xml:space="preserve">ISOC Anti-Spoofing Page </w:t>
      </w:r>
      <w:hyperlink r:id="rId101">
        <w:r>
          <w:rPr>
            <w:color w:val="1155CC"/>
            <w:u w:val="single"/>
          </w:rPr>
          <w:t>http://www.Internetsociety.org/deploy360/anti-spoofing/</w:t>
        </w:r>
      </w:hyperlink>
    </w:p>
    <w:p w14:paraId="000005AC" w14:textId="7F3A4179" w:rsidR="000A4521" w:rsidRDefault="000A4521">
      <w:pPr>
        <w:pBdr>
          <w:top w:val="nil"/>
          <w:left w:val="nil"/>
          <w:bottom w:val="nil"/>
          <w:right w:val="nil"/>
          <w:between w:val="nil"/>
        </w:pBdr>
        <w:spacing w:before="99" w:line="285" w:lineRule="auto"/>
        <w:ind w:left="220" w:right="4102"/>
        <w:rPr>
          <w:color w:val="000000"/>
          <w:sz w:val="21"/>
          <w:szCs w:val="21"/>
        </w:rPr>
        <w:sectPr w:rsidR="000A4521">
          <w:pgSz w:w="12240" w:h="15840"/>
          <w:pgMar w:top="1340" w:right="1340" w:bottom="960" w:left="1220" w:header="726" w:footer="768" w:gutter="0"/>
          <w:cols w:space="720"/>
        </w:sectPr>
      </w:pPr>
    </w:p>
    <w:p w14:paraId="000005AD" w14:textId="77777777" w:rsidR="000A4521" w:rsidRDefault="007473E9">
      <w:pPr>
        <w:pBdr>
          <w:top w:val="nil"/>
          <w:left w:val="nil"/>
          <w:bottom w:val="nil"/>
          <w:right w:val="nil"/>
          <w:between w:val="nil"/>
        </w:pBdr>
        <w:spacing w:before="88" w:line="290" w:lineRule="auto"/>
        <w:ind w:left="220"/>
        <w:rPr>
          <w:color w:val="000000"/>
          <w:sz w:val="21"/>
          <w:szCs w:val="21"/>
        </w:rPr>
      </w:pPr>
      <w:r>
        <w:rPr>
          <w:color w:val="000000"/>
          <w:sz w:val="21"/>
          <w:szCs w:val="21"/>
        </w:rPr>
        <w:lastRenderedPageBreak/>
        <w:t xml:space="preserve">"Network Hygiene Pays Off" - The Business Case for IP Source Address Verification - Joao Luis Silva Damas &amp; Daniel </w:t>
      </w:r>
      <w:proofErr w:type="spellStart"/>
      <w:r>
        <w:rPr>
          <w:color w:val="000000"/>
          <w:sz w:val="21"/>
          <w:szCs w:val="21"/>
        </w:rPr>
        <w:t>Karrenberg</w:t>
      </w:r>
      <w:proofErr w:type="spellEnd"/>
      <w:r>
        <w:rPr>
          <w:color w:val="000000"/>
          <w:sz w:val="21"/>
          <w:szCs w:val="21"/>
        </w:rPr>
        <w:t xml:space="preserve">, </w:t>
      </w:r>
      <w:r>
        <w:rPr>
          <w:color w:val="1155CC"/>
          <w:sz w:val="21"/>
          <w:szCs w:val="21"/>
          <w:u w:val="single"/>
        </w:rPr>
        <w:t>https://</w:t>
      </w:r>
      <w:hyperlink r:id="rId102">
        <w:r>
          <w:rPr>
            <w:color w:val="1155CC"/>
            <w:sz w:val="21"/>
            <w:szCs w:val="21"/>
            <w:u w:val="single"/>
          </w:rPr>
          <w:t>www.ripe.net/publications/docs/ripe-432</w:t>
        </w:r>
      </w:hyperlink>
    </w:p>
    <w:p w14:paraId="000005AE" w14:textId="77777777" w:rsidR="000A4521" w:rsidRDefault="000A4521">
      <w:pPr>
        <w:pBdr>
          <w:top w:val="nil"/>
          <w:left w:val="nil"/>
          <w:bottom w:val="nil"/>
          <w:right w:val="nil"/>
          <w:between w:val="nil"/>
        </w:pBdr>
        <w:spacing w:before="7"/>
        <w:rPr>
          <w:color w:val="000000"/>
          <w:sz w:val="16"/>
          <w:szCs w:val="16"/>
        </w:rPr>
      </w:pPr>
    </w:p>
    <w:p w14:paraId="000005AF" w14:textId="77777777" w:rsidR="000A4521" w:rsidRDefault="007473E9">
      <w:pPr>
        <w:pBdr>
          <w:top w:val="nil"/>
          <w:left w:val="nil"/>
          <w:bottom w:val="nil"/>
          <w:right w:val="nil"/>
          <w:between w:val="nil"/>
        </w:pBdr>
        <w:spacing w:before="98"/>
        <w:ind w:left="220"/>
        <w:rPr>
          <w:color w:val="000000"/>
          <w:sz w:val="21"/>
          <w:szCs w:val="21"/>
        </w:rPr>
      </w:pPr>
      <w:r>
        <w:rPr>
          <w:color w:val="000000"/>
          <w:sz w:val="21"/>
          <w:szCs w:val="21"/>
        </w:rPr>
        <w:t xml:space="preserve">“RIPE Anti-Spoofing Task Force HOW-TO”, </w:t>
      </w:r>
      <w:r>
        <w:rPr>
          <w:color w:val="1155CC"/>
          <w:sz w:val="21"/>
          <w:szCs w:val="21"/>
          <w:u w:val="single"/>
        </w:rPr>
        <w:t>https://</w:t>
      </w:r>
      <w:hyperlink r:id="rId103">
        <w:r>
          <w:rPr>
            <w:color w:val="1155CC"/>
            <w:sz w:val="21"/>
            <w:szCs w:val="21"/>
            <w:u w:val="single"/>
          </w:rPr>
          <w:t>www.ripe.net/publications/docs/ripe-431</w:t>
        </w:r>
      </w:hyperlink>
    </w:p>
    <w:p w14:paraId="000005B0" w14:textId="77777777" w:rsidR="000A4521" w:rsidRDefault="000A4521">
      <w:pPr>
        <w:pBdr>
          <w:top w:val="nil"/>
          <w:left w:val="nil"/>
          <w:bottom w:val="nil"/>
          <w:right w:val="nil"/>
          <w:between w:val="nil"/>
        </w:pBdr>
        <w:rPr>
          <w:color w:val="000000"/>
          <w:sz w:val="21"/>
          <w:szCs w:val="21"/>
        </w:rPr>
      </w:pPr>
    </w:p>
    <w:p w14:paraId="000005B1" w14:textId="77777777" w:rsidR="000A4521" w:rsidRDefault="007473E9">
      <w:pPr>
        <w:pBdr>
          <w:top w:val="nil"/>
          <w:left w:val="nil"/>
          <w:bottom w:val="nil"/>
          <w:right w:val="nil"/>
          <w:between w:val="nil"/>
        </w:pBdr>
        <w:spacing w:before="98" w:line="290" w:lineRule="auto"/>
        <w:ind w:left="220" w:right="349"/>
        <w:rPr>
          <w:color w:val="000000"/>
          <w:sz w:val="21"/>
          <w:szCs w:val="21"/>
        </w:rPr>
      </w:pPr>
      <w:r>
        <w:rPr>
          <w:color w:val="000000"/>
          <w:sz w:val="21"/>
          <w:szCs w:val="21"/>
        </w:rPr>
        <w:t xml:space="preserve">Comparative Evaluation of Spoofing Defenses - Ezra Kissel, University of Delaware and Jelena </w:t>
      </w:r>
      <w:proofErr w:type="spellStart"/>
      <w:r>
        <w:rPr>
          <w:color w:val="000000"/>
          <w:sz w:val="21"/>
          <w:szCs w:val="21"/>
        </w:rPr>
        <w:t>Mirkovic</w:t>
      </w:r>
      <w:proofErr w:type="spellEnd"/>
      <w:r>
        <w:rPr>
          <w:color w:val="000000"/>
          <w:sz w:val="21"/>
          <w:szCs w:val="21"/>
        </w:rPr>
        <w:t>, USC/ISI</w:t>
      </w:r>
    </w:p>
    <w:p w14:paraId="000005B2" w14:textId="77777777" w:rsidR="000A4521" w:rsidRDefault="000A4521">
      <w:pPr>
        <w:pBdr>
          <w:top w:val="nil"/>
          <w:left w:val="nil"/>
          <w:bottom w:val="nil"/>
          <w:right w:val="nil"/>
          <w:between w:val="nil"/>
        </w:pBdr>
        <w:spacing w:before="2"/>
        <w:rPr>
          <w:color w:val="000000"/>
          <w:sz w:val="25"/>
          <w:szCs w:val="25"/>
        </w:rPr>
      </w:pPr>
    </w:p>
    <w:p w14:paraId="000005B3" w14:textId="77777777" w:rsidR="000A4521" w:rsidRDefault="007473E9">
      <w:pPr>
        <w:pBdr>
          <w:top w:val="nil"/>
          <w:left w:val="nil"/>
          <w:bottom w:val="nil"/>
          <w:right w:val="nil"/>
          <w:between w:val="nil"/>
        </w:pBdr>
        <w:spacing w:line="285" w:lineRule="auto"/>
        <w:ind w:left="220"/>
        <w:rPr>
          <w:color w:val="000000"/>
          <w:sz w:val="21"/>
          <w:szCs w:val="21"/>
        </w:rPr>
      </w:pPr>
      <w:r>
        <w:rPr>
          <w:color w:val="000000"/>
          <w:sz w:val="21"/>
          <w:szCs w:val="21"/>
        </w:rPr>
        <w:t xml:space="preserve">Understanding the Efficacy of Deployed Internet Source Address Validation Filtering - Robert Beverly MIT CSAIL, Arthur Berger MIT CSAIL, Young Hyun CAIDA, k </w:t>
      </w:r>
      <w:proofErr w:type="spellStart"/>
      <w:r>
        <w:rPr>
          <w:color w:val="000000"/>
          <w:sz w:val="21"/>
          <w:szCs w:val="21"/>
        </w:rPr>
        <w:t>claffy</w:t>
      </w:r>
      <w:proofErr w:type="spellEnd"/>
      <w:r>
        <w:rPr>
          <w:color w:val="000000"/>
          <w:sz w:val="21"/>
          <w:szCs w:val="21"/>
        </w:rPr>
        <w:t xml:space="preserve"> CAIDA</w:t>
      </w:r>
    </w:p>
    <w:p w14:paraId="000005B4" w14:textId="77777777" w:rsidR="000A4521" w:rsidRDefault="000A4521">
      <w:pPr>
        <w:pBdr>
          <w:top w:val="nil"/>
          <w:left w:val="nil"/>
          <w:bottom w:val="nil"/>
          <w:right w:val="nil"/>
          <w:between w:val="nil"/>
        </w:pBdr>
        <w:rPr>
          <w:color w:val="000000"/>
          <w:sz w:val="26"/>
          <w:szCs w:val="26"/>
        </w:rPr>
      </w:pPr>
    </w:p>
    <w:p w14:paraId="000005B5" w14:textId="77777777" w:rsidR="000A4521" w:rsidRDefault="007473E9">
      <w:pPr>
        <w:pBdr>
          <w:top w:val="nil"/>
          <w:left w:val="nil"/>
          <w:bottom w:val="nil"/>
          <w:right w:val="nil"/>
          <w:between w:val="nil"/>
        </w:pBdr>
        <w:ind w:left="220"/>
        <w:rPr>
          <w:color w:val="000000"/>
          <w:sz w:val="21"/>
          <w:szCs w:val="21"/>
        </w:rPr>
      </w:pPr>
      <w:r>
        <w:rPr>
          <w:color w:val="000000"/>
          <w:sz w:val="21"/>
          <w:szCs w:val="21"/>
        </w:rPr>
        <w:t>RFC 4948 - Report from the IAB workshop on Unwanted Traffic March 9-10, 2006</w:t>
      </w:r>
    </w:p>
    <w:p w14:paraId="000005B6" w14:textId="77777777" w:rsidR="000A4521" w:rsidRDefault="000A4521">
      <w:pPr>
        <w:pBdr>
          <w:top w:val="nil"/>
          <w:left w:val="nil"/>
          <w:bottom w:val="nil"/>
          <w:right w:val="nil"/>
          <w:between w:val="nil"/>
        </w:pBdr>
        <w:rPr>
          <w:sz w:val="21"/>
          <w:szCs w:val="21"/>
        </w:rPr>
      </w:pPr>
    </w:p>
    <w:p w14:paraId="000005B7" w14:textId="77777777" w:rsidR="000A4521" w:rsidRDefault="000A4521">
      <w:pPr>
        <w:pBdr>
          <w:top w:val="nil"/>
          <w:left w:val="nil"/>
          <w:bottom w:val="nil"/>
          <w:right w:val="nil"/>
          <w:between w:val="nil"/>
        </w:pBdr>
        <w:spacing w:before="5"/>
        <w:rPr>
          <w:ins w:id="2619" w:author="Changed/Added" w:date="2021-04-26T11:03:00Z"/>
          <w:color w:val="000000"/>
          <w:sz w:val="28"/>
          <w:szCs w:val="28"/>
        </w:rPr>
      </w:pPr>
    </w:p>
    <w:p w14:paraId="000005B8" w14:textId="77777777" w:rsidR="000A4521" w:rsidRDefault="007473E9">
      <w:pPr>
        <w:pStyle w:val="Heading1"/>
        <w:numPr>
          <w:ilvl w:val="0"/>
          <w:numId w:val="22"/>
        </w:numPr>
        <w:tabs>
          <w:tab w:val="left" w:pos="598"/>
        </w:tabs>
        <w:spacing w:before="1"/>
      </w:pPr>
      <w:r>
        <w:t>Acknowledgements</w:t>
      </w:r>
    </w:p>
    <w:p w14:paraId="000005B9" w14:textId="13457501" w:rsidR="000A4521" w:rsidRDefault="007473E9">
      <w:pPr>
        <w:pBdr>
          <w:top w:val="nil"/>
          <w:left w:val="nil"/>
          <w:bottom w:val="nil"/>
          <w:right w:val="nil"/>
          <w:between w:val="nil"/>
        </w:pBdr>
        <w:spacing w:before="150" w:line="290" w:lineRule="auto"/>
        <w:ind w:left="220" w:right="87"/>
        <w:rPr>
          <w:color w:val="000000"/>
          <w:sz w:val="21"/>
          <w:szCs w:val="21"/>
        </w:rPr>
      </w:pPr>
      <w:r>
        <w:rPr>
          <w:color w:val="000000"/>
          <w:sz w:val="21"/>
          <w:szCs w:val="21"/>
        </w:rPr>
        <w:t xml:space="preserve">The main authors of this document are David Freedman, Brian Foust, Barry Greene, Ben Maddison, Andrei </w:t>
      </w:r>
      <w:proofErr w:type="spellStart"/>
      <w:r>
        <w:rPr>
          <w:color w:val="000000"/>
          <w:sz w:val="21"/>
          <w:szCs w:val="21"/>
        </w:rPr>
        <w:t>Robachevsky</w:t>
      </w:r>
      <w:proofErr w:type="spellEnd"/>
      <w:r>
        <w:rPr>
          <w:color w:val="000000"/>
          <w:sz w:val="21"/>
          <w:szCs w:val="21"/>
        </w:rPr>
        <w:t xml:space="preserve">, Job </w:t>
      </w:r>
      <w:proofErr w:type="spellStart"/>
      <w:r>
        <w:rPr>
          <w:color w:val="000000"/>
          <w:sz w:val="21"/>
          <w:szCs w:val="21"/>
        </w:rPr>
        <w:t>Snijders</w:t>
      </w:r>
      <w:proofErr w:type="spellEnd"/>
      <w:r>
        <w:rPr>
          <w:color w:val="000000"/>
          <w:sz w:val="21"/>
          <w:szCs w:val="21"/>
        </w:rPr>
        <w:t xml:space="preserve"> and Sander </w:t>
      </w:r>
      <w:proofErr w:type="spellStart"/>
      <w:r>
        <w:rPr>
          <w:color w:val="000000"/>
          <w:sz w:val="21"/>
          <w:szCs w:val="21"/>
        </w:rPr>
        <w:t>Steffann</w:t>
      </w:r>
      <w:proofErr w:type="spellEnd"/>
      <w:r>
        <w:rPr>
          <w:color w:val="000000"/>
          <w:sz w:val="21"/>
          <w:szCs w:val="21"/>
        </w:rPr>
        <w:t xml:space="preserve">. We also thank </w:t>
      </w:r>
      <w:proofErr w:type="spellStart"/>
      <w:ins w:id="2620" w:author="Changed/Added" w:date="2021-04-26T11:03:00Z">
        <w:r>
          <w:rPr>
            <w:color w:val="000000"/>
            <w:sz w:val="21"/>
            <w:szCs w:val="21"/>
          </w:rPr>
          <w:t>Mechi</w:t>
        </w:r>
        <w:r>
          <w:rPr>
            <w:sz w:val="21"/>
            <w:szCs w:val="21"/>
          </w:rPr>
          <w:t>or</w:t>
        </w:r>
        <w:proofErr w:type="spellEnd"/>
        <w:r>
          <w:rPr>
            <w:sz w:val="21"/>
            <w:szCs w:val="21"/>
          </w:rPr>
          <w:t xml:space="preserve"> </w:t>
        </w:r>
        <w:proofErr w:type="spellStart"/>
        <w:r>
          <w:rPr>
            <w:sz w:val="21"/>
            <w:szCs w:val="21"/>
          </w:rPr>
          <w:t>Aelmans</w:t>
        </w:r>
        <w:proofErr w:type="spellEnd"/>
        <w:r>
          <w:rPr>
            <w:sz w:val="21"/>
            <w:szCs w:val="21"/>
          </w:rPr>
          <w:t xml:space="preserve">, Kevin Chege, Anirban Datta, </w:t>
        </w:r>
      </w:ins>
      <w:r>
        <w:rPr>
          <w:color w:val="222222"/>
          <w:sz w:val="21"/>
          <w:szCs w:val="21"/>
        </w:rPr>
        <w:t xml:space="preserve">Will van </w:t>
      </w:r>
      <w:proofErr w:type="spellStart"/>
      <w:r>
        <w:rPr>
          <w:color w:val="222222"/>
          <w:sz w:val="21"/>
          <w:szCs w:val="21"/>
        </w:rPr>
        <w:t>Gulik</w:t>
      </w:r>
      <w:proofErr w:type="spellEnd"/>
      <w:r>
        <w:rPr>
          <w:color w:val="222222"/>
          <w:sz w:val="21"/>
          <w:szCs w:val="21"/>
        </w:rPr>
        <w:t xml:space="preserve">, </w:t>
      </w:r>
      <w:r>
        <w:rPr>
          <w:color w:val="4A4A4A"/>
          <w:sz w:val="21"/>
          <w:szCs w:val="21"/>
        </w:rPr>
        <w:t xml:space="preserve">Jakob </w:t>
      </w:r>
      <w:proofErr w:type="spellStart"/>
      <w:r>
        <w:rPr>
          <w:color w:val="4A4A4A"/>
          <w:sz w:val="21"/>
          <w:szCs w:val="21"/>
        </w:rPr>
        <w:t>Heitz</w:t>
      </w:r>
      <w:proofErr w:type="spellEnd"/>
      <w:r>
        <w:rPr>
          <w:color w:val="4A4A4A"/>
          <w:sz w:val="21"/>
          <w:szCs w:val="21"/>
        </w:rPr>
        <w:t xml:space="preserve"> and </w:t>
      </w:r>
      <w:r>
        <w:rPr>
          <w:color w:val="222222"/>
          <w:sz w:val="21"/>
          <w:szCs w:val="21"/>
        </w:rPr>
        <w:t xml:space="preserve">Aris </w:t>
      </w:r>
      <w:proofErr w:type="spellStart"/>
      <w:r>
        <w:rPr>
          <w:color w:val="222222"/>
          <w:sz w:val="21"/>
          <w:szCs w:val="21"/>
        </w:rPr>
        <w:t>Lambrianidis</w:t>
      </w:r>
      <w:proofErr w:type="spellEnd"/>
      <w:r>
        <w:rPr>
          <w:color w:val="222222"/>
          <w:sz w:val="21"/>
          <w:szCs w:val="21"/>
        </w:rPr>
        <w:t xml:space="preserve">, </w:t>
      </w:r>
      <w:ins w:id="2621" w:author="Changed/Added" w:date="2021-04-26T11:03:00Z">
        <w:r>
          <w:rPr>
            <w:color w:val="222222"/>
            <w:sz w:val="21"/>
            <w:szCs w:val="21"/>
          </w:rPr>
          <w:t xml:space="preserve">Flavio </w:t>
        </w:r>
        <w:proofErr w:type="spellStart"/>
        <w:r>
          <w:rPr>
            <w:color w:val="222222"/>
            <w:sz w:val="21"/>
            <w:szCs w:val="21"/>
          </w:rPr>
          <w:t>Luciani</w:t>
        </w:r>
        <w:proofErr w:type="spellEnd"/>
        <w:r>
          <w:rPr>
            <w:color w:val="222222"/>
            <w:sz w:val="21"/>
            <w:szCs w:val="21"/>
          </w:rPr>
          <w:t xml:space="preserve">, </w:t>
        </w:r>
      </w:ins>
      <w:r>
        <w:rPr>
          <w:color w:val="222222"/>
          <w:sz w:val="21"/>
          <w:szCs w:val="21"/>
        </w:rPr>
        <w:t>Kevin Meynell</w:t>
      </w:r>
      <w:ins w:id="2622" w:author="Changed/Added" w:date="2021-04-26T11:03:00Z">
        <w:r>
          <w:rPr>
            <w:color w:val="222222"/>
            <w:sz w:val="21"/>
            <w:szCs w:val="21"/>
          </w:rPr>
          <w:t>, Michelle Opiyo, Lia Solis,</w:t>
        </w:r>
      </w:ins>
      <w:r>
        <w:rPr>
          <w:color w:val="222222"/>
          <w:sz w:val="21"/>
          <w:szCs w:val="21"/>
        </w:rPr>
        <w:t xml:space="preserve"> </w:t>
      </w:r>
      <w:ins w:id="2623" w:author="Kevin Chege" w:date="2021-05-06T17:22:00Z">
        <w:r w:rsidR="00CC3663">
          <w:rPr>
            <w:color w:val="222222"/>
            <w:sz w:val="21"/>
            <w:szCs w:val="21"/>
          </w:rPr>
          <w:t xml:space="preserve">Simon </w:t>
        </w:r>
        <w:proofErr w:type="spellStart"/>
        <w:r w:rsidR="00CC3663">
          <w:rPr>
            <w:color w:val="222222"/>
            <w:sz w:val="21"/>
            <w:szCs w:val="21"/>
          </w:rPr>
          <w:t>Mayoye</w:t>
        </w:r>
        <w:proofErr w:type="spellEnd"/>
        <w:r w:rsidR="00CC3663">
          <w:rPr>
            <w:color w:val="222222"/>
            <w:sz w:val="21"/>
            <w:szCs w:val="21"/>
          </w:rPr>
          <w:t xml:space="preserve">, </w:t>
        </w:r>
      </w:ins>
      <w:ins w:id="2624" w:author="Kevin Chege" w:date="2021-05-06T17:23:00Z">
        <w:r w:rsidR="00CC3663">
          <w:rPr>
            <w:color w:val="222222"/>
            <w:sz w:val="21"/>
            <w:szCs w:val="21"/>
          </w:rPr>
          <w:t xml:space="preserve">Greg Hankins, </w:t>
        </w:r>
      </w:ins>
      <w:ins w:id="2625" w:author="Kevin Chege" w:date="2021-05-06T17:22:00Z">
        <w:r w:rsidR="00CC3663">
          <w:rPr>
            <w:color w:val="222222"/>
            <w:sz w:val="21"/>
            <w:szCs w:val="21"/>
          </w:rPr>
          <w:t xml:space="preserve">Florian Hibler </w:t>
        </w:r>
      </w:ins>
      <w:r>
        <w:rPr>
          <w:color w:val="222222"/>
          <w:sz w:val="21"/>
          <w:szCs w:val="21"/>
        </w:rPr>
        <w:t>and Massimiliano Stucchi for their review and contributions to this document.</w:t>
      </w:r>
    </w:p>
    <w:sectPr w:rsidR="000A4521">
      <w:pgSz w:w="12240" w:h="15840"/>
      <w:pgMar w:top="1340" w:right="1340" w:bottom="960" w:left="1220" w:header="726" w:footer="76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0" w:author="Michelle Opiyo" w:date="2021-03-08T08:24:00Z" w:initials="">
    <w:p w14:paraId="000005CF" w14:textId="77777777" w:rsidR="00501204" w:rsidRDefault="00501204">
      <w:pPr>
        <w:pBdr>
          <w:top w:val="nil"/>
          <w:left w:val="nil"/>
          <w:bottom w:val="nil"/>
          <w:right w:val="nil"/>
          <w:between w:val="nil"/>
        </w:pBdr>
        <w:rPr>
          <w:color w:val="000000"/>
        </w:rPr>
      </w:pPr>
      <w:r>
        <w:rPr>
          <w:color w:val="000000"/>
        </w:rPr>
        <w:t>MD5-PW is deprecated</w:t>
      </w:r>
    </w:p>
  </w:comment>
  <w:comment w:id="176" w:author="Flavio Luciani" w:date="2021-03-02T14:42:00Z" w:initials="">
    <w:p w14:paraId="000005CE" w14:textId="77777777" w:rsidR="00501204" w:rsidRDefault="00501204">
      <w:pPr>
        <w:pBdr>
          <w:top w:val="nil"/>
          <w:left w:val="nil"/>
          <w:bottom w:val="nil"/>
          <w:right w:val="nil"/>
          <w:between w:val="nil"/>
        </w:pBdr>
        <w:rPr>
          <w:color w:val="000000"/>
        </w:rPr>
      </w:pPr>
      <w:r>
        <w:rPr>
          <w:color w:val="000000"/>
        </w:rPr>
        <w:t xml:space="preserve">In this picture I would remove the third ROA (/21 with </w:t>
      </w:r>
      <w:proofErr w:type="spellStart"/>
      <w:r>
        <w:rPr>
          <w:color w:val="000000"/>
        </w:rPr>
        <w:t>maxLength</w:t>
      </w:r>
      <w:proofErr w:type="spellEnd"/>
      <w:r>
        <w:rPr>
          <w:color w:val="000000"/>
        </w:rPr>
        <w:t xml:space="preserve"> 24) as well as the last two IPv6 ROAs. And I would add an example of AS = 0 (if possible)</w:t>
      </w:r>
    </w:p>
  </w:comment>
  <w:comment w:id="181" w:author="Kevin Chege" w:date="2021-03-09T14:11:00Z" w:initials="">
    <w:p w14:paraId="000005CD" w14:textId="77777777" w:rsidR="00501204" w:rsidRDefault="00501204">
      <w:pPr>
        <w:pBdr>
          <w:top w:val="nil"/>
          <w:left w:val="nil"/>
          <w:bottom w:val="nil"/>
          <w:right w:val="nil"/>
          <w:between w:val="nil"/>
        </w:pBdr>
        <w:rPr>
          <w:color w:val="000000"/>
        </w:rPr>
      </w:pPr>
      <w:r>
        <w:rPr>
          <w:color w:val="000000"/>
        </w:rPr>
        <w:t>User a better Max length example and image</w:t>
      </w:r>
    </w:p>
  </w:comment>
  <w:comment w:id="188" w:author="Flavio Luciani" w:date="2021-03-01T11:57:00Z" w:initials="">
    <w:p w14:paraId="000005D2" w14:textId="77777777" w:rsidR="00501204" w:rsidRDefault="00501204">
      <w:pPr>
        <w:pBdr>
          <w:top w:val="nil"/>
          <w:left w:val="nil"/>
          <w:bottom w:val="nil"/>
          <w:right w:val="nil"/>
          <w:between w:val="nil"/>
        </w:pBdr>
        <w:rPr>
          <w:color w:val="000000"/>
        </w:rPr>
      </w:pPr>
      <w:r>
        <w:rPr>
          <w:color w:val="000000"/>
        </w:rPr>
        <w:t>A good description of the care needed when creating ROAs (maybe in additional reading?)</w:t>
      </w:r>
    </w:p>
    <w:p w14:paraId="000005D3" w14:textId="77777777" w:rsidR="00501204" w:rsidRDefault="00501204">
      <w:pPr>
        <w:pBdr>
          <w:top w:val="nil"/>
          <w:left w:val="nil"/>
          <w:bottom w:val="nil"/>
          <w:right w:val="nil"/>
          <w:between w:val="nil"/>
        </w:pBdr>
        <w:rPr>
          <w:color w:val="000000"/>
        </w:rPr>
      </w:pPr>
    </w:p>
    <w:p w14:paraId="000005D4" w14:textId="77777777" w:rsidR="00501204" w:rsidRDefault="00501204">
      <w:pPr>
        <w:pBdr>
          <w:top w:val="nil"/>
          <w:left w:val="nil"/>
          <w:bottom w:val="nil"/>
          <w:right w:val="nil"/>
          <w:between w:val="nil"/>
        </w:pBdr>
        <w:rPr>
          <w:color w:val="000000"/>
        </w:rPr>
      </w:pPr>
      <w:r>
        <w:rPr>
          <w:color w:val="000000"/>
        </w:rPr>
        <w:t>https://datatracker.ietf.org/doc/draft-ietf-sidrops-rpkimaxlen/</w:t>
      </w:r>
    </w:p>
  </w:comment>
  <w:comment w:id="197" w:author="Flavio Luciani" w:date="2021-03-02T14:58:00Z" w:initials="">
    <w:p w14:paraId="000005C2" w14:textId="77777777" w:rsidR="00501204" w:rsidRDefault="00501204">
      <w:pPr>
        <w:pBdr>
          <w:top w:val="nil"/>
          <w:left w:val="nil"/>
          <w:bottom w:val="nil"/>
          <w:right w:val="nil"/>
          <w:between w:val="nil"/>
        </w:pBdr>
        <w:rPr>
          <w:color w:val="000000"/>
        </w:rPr>
      </w:pPr>
      <w:r>
        <w:rPr>
          <w:color w:val="000000"/>
        </w:rPr>
        <w:t>I would suggest adding these two points.</w:t>
      </w:r>
    </w:p>
  </w:comment>
  <w:comment w:id="234" w:author="Flavio Luciani" w:date="2021-03-02T14:23:00Z" w:initials="">
    <w:p w14:paraId="000005D1" w14:textId="77777777" w:rsidR="00501204" w:rsidRDefault="00501204">
      <w:pPr>
        <w:pBdr>
          <w:top w:val="nil"/>
          <w:left w:val="nil"/>
          <w:bottom w:val="nil"/>
          <w:right w:val="nil"/>
          <w:between w:val="nil"/>
        </w:pBdr>
        <w:rPr>
          <w:color w:val="000000"/>
        </w:rPr>
      </w:pPr>
      <w:r>
        <w:rPr>
          <w:color w:val="000000"/>
        </w:rPr>
        <w:t>A draft of ROAs with Origin AS = 0</w:t>
      </w:r>
    </w:p>
  </w:comment>
  <w:comment w:id="324" w:author="Anirban Datta" w:date="2021-03-09T14:02:00Z" w:initials="">
    <w:p w14:paraId="000005D9" w14:textId="77777777" w:rsidR="00501204" w:rsidRDefault="00501204">
      <w:pPr>
        <w:pBdr>
          <w:top w:val="nil"/>
          <w:left w:val="nil"/>
          <w:bottom w:val="nil"/>
          <w:right w:val="nil"/>
          <w:between w:val="nil"/>
        </w:pBdr>
        <w:rPr>
          <w:color w:val="000000"/>
        </w:rPr>
      </w:pPr>
      <w:r>
        <w:rPr>
          <w:color w:val="000000"/>
        </w:rPr>
        <w:t>Need to align the command line</w:t>
      </w:r>
    </w:p>
  </w:comment>
  <w:comment w:id="508" w:author="Kevin Chege" w:date="2021-04-26T17:29:00Z" w:initials="KC">
    <w:p w14:paraId="52AAB4B0" w14:textId="78237A06" w:rsidR="00501204" w:rsidRDefault="00501204">
      <w:pPr>
        <w:pStyle w:val="CommentText"/>
      </w:pPr>
      <w:r>
        <w:rPr>
          <w:rStyle w:val="CommentReference"/>
        </w:rPr>
        <w:annotationRef/>
      </w:r>
      <w:r>
        <w:t>Pending</w:t>
      </w:r>
    </w:p>
  </w:comment>
  <w:comment w:id="564" w:author="Lia Solis" w:date="2021-03-10T03:30:00Z" w:initials="">
    <w:p w14:paraId="000005CA" w14:textId="77777777" w:rsidR="00501204" w:rsidRDefault="00501204">
      <w:pPr>
        <w:pBdr>
          <w:top w:val="nil"/>
          <w:left w:val="nil"/>
          <w:bottom w:val="nil"/>
          <w:right w:val="nil"/>
          <w:between w:val="nil"/>
        </w:pBdr>
        <w:rPr>
          <w:color w:val="000000"/>
        </w:rPr>
      </w:pPr>
      <w:r>
        <w:rPr>
          <w:color w:val="000000"/>
        </w:rPr>
        <w:t>What option do you select?</w:t>
      </w:r>
    </w:p>
    <w:p w14:paraId="000005CB" w14:textId="77777777" w:rsidR="00501204" w:rsidRDefault="00501204">
      <w:pPr>
        <w:pBdr>
          <w:top w:val="nil"/>
          <w:left w:val="nil"/>
          <w:bottom w:val="nil"/>
          <w:right w:val="nil"/>
          <w:between w:val="nil"/>
        </w:pBdr>
        <w:rPr>
          <w:color w:val="000000"/>
        </w:rPr>
      </w:pPr>
      <w:r>
        <w:rPr>
          <w:color w:val="000000"/>
        </w:rPr>
        <w:t>https://spoofer.caida.org/recent_tests.php?as_include=6568&amp;country_include=</w:t>
      </w:r>
    </w:p>
  </w:comment>
  <w:comment w:id="563" w:author="Kevin Chege" w:date="2021-04-13T13:53:00Z" w:initials="KC">
    <w:p w14:paraId="5AEF660B" w14:textId="57FF41A9" w:rsidR="00501204" w:rsidRDefault="00501204">
      <w:pPr>
        <w:pStyle w:val="CommentText"/>
      </w:pPr>
      <w:r>
        <w:rPr>
          <w:rStyle w:val="CommentReference"/>
        </w:rPr>
        <w:annotationRef/>
      </w:r>
      <w:r>
        <w:t xml:space="preserve">Added a link to the Spoofer page </w:t>
      </w:r>
    </w:p>
  </w:comment>
  <w:comment w:id="959" w:author="Melchior Aelmans" w:date="2021-02-22T11:26:00Z" w:initials="">
    <w:p w14:paraId="000005C3" w14:textId="77777777" w:rsidR="00501204" w:rsidRDefault="00501204">
      <w:pPr>
        <w:pBdr>
          <w:top w:val="nil"/>
          <w:left w:val="nil"/>
          <w:bottom w:val="nil"/>
          <w:right w:val="nil"/>
          <w:between w:val="nil"/>
        </w:pBdr>
        <w:rPr>
          <w:color w:val="000000"/>
        </w:rPr>
      </w:pPr>
      <w:r>
        <w:rPr>
          <w:color w:val="000000"/>
        </w:rPr>
        <w:t>Needs update to https://github.com/bgp/bgpq4</w:t>
      </w:r>
    </w:p>
  </w:comment>
  <w:comment w:id="986" w:author="Flavio Luciani" w:date="2021-03-05T16:51:00Z" w:initials="">
    <w:p w14:paraId="000005D0" w14:textId="77777777" w:rsidR="00501204" w:rsidRDefault="00501204">
      <w:pPr>
        <w:pBdr>
          <w:top w:val="nil"/>
          <w:left w:val="nil"/>
          <w:bottom w:val="nil"/>
          <w:right w:val="nil"/>
          <w:between w:val="nil"/>
        </w:pBdr>
        <w:rPr>
          <w:color w:val="000000"/>
        </w:rPr>
      </w:pPr>
      <w:r>
        <w:rPr>
          <w:color w:val="000000"/>
        </w:rPr>
        <w:t>example needs to be changed.</w:t>
      </w:r>
    </w:p>
  </w:comment>
  <w:comment w:id="1021" w:author="Flavio Luciani" w:date="2021-03-05T16:51:00Z" w:initials="">
    <w:p w14:paraId="000005D8" w14:textId="77777777" w:rsidR="00501204" w:rsidRDefault="00501204">
      <w:pPr>
        <w:pBdr>
          <w:top w:val="nil"/>
          <w:left w:val="nil"/>
          <w:bottom w:val="nil"/>
          <w:right w:val="nil"/>
          <w:between w:val="nil"/>
        </w:pBdr>
        <w:rPr>
          <w:color w:val="000000"/>
        </w:rPr>
      </w:pPr>
      <w:r>
        <w:rPr>
          <w:color w:val="000000"/>
        </w:rPr>
        <w:t>example needs to be changed.</w:t>
      </w:r>
    </w:p>
  </w:comment>
  <w:comment w:id="1057" w:author="Flavio Luciani" w:date="2021-03-01T12:50:00Z" w:initials="">
    <w:p w14:paraId="000005D5" w14:textId="77777777" w:rsidR="00501204" w:rsidRDefault="00501204">
      <w:pPr>
        <w:pBdr>
          <w:top w:val="nil"/>
          <w:left w:val="nil"/>
          <w:bottom w:val="nil"/>
          <w:right w:val="nil"/>
          <w:between w:val="nil"/>
        </w:pBdr>
        <w:rPr>
          <w:color w:val="000000"/>
        </w:rPr>
      </w:pPr>
      <w:r>
        <w:rPr>
          <w:color w:val="000000"/>
        </w:rPr>
        <w:t>An updated list :-)</w:t>
      </w:r>
    </w:p>
    <w:p w14:paraId="000005D6" w14:textId="77777777" w:rsidR="00501204" w:rsidRDefault="00501204">
      <w:pPr>
        <w:pBdr>
          <w:top w:val="nil"/>
          <w:left w:val="nil"/>
          <w:bottom w:val="nil"/>
          <w:right w:val="nil"/>
          <w:between w:val="nil"/>
        </w:pBdr>
        <w:rPr>
          <w:color w:val="000000"/>
        </w:rPr>
      </w:pPr>
    </w:p>
    <w:p w14:paraId="000005D7" w14:textId="77777777" w:rsidR="00501204" w:rsidRDefault="00501204">
      <w:pPr>
        <w:pBdr>
          <w:top w:val="nil"/>
          <w:left w:val="nil"/>
          <w:bottom w:val="nil"/>
          <w:right w:val="nil"/>
          <w:between w:val="nil"/>
        </w:pBdr>
        <w:rPr>
          <w:color w:val="000000"/>
        </w:rPr>
      </w:pPr>
      <w:r>
        <w:rPr>
          <w:color w:val="000000"/>
        </w:rPr>
        <w:t>https://www.manrs.org/ixps/ixp-participants/</w:t>
      </w:r>
    </w:p>
  </w:comment>
  <w:comment w:id="1056" w:author="Kevin Chege" w:date="2021-04-13T13:58:00Z" w:initials="KC">
    <w:p w14:paraId="1EB29227" w14:textId="77777777" w:rsidR="00501204" w:rsidRDefault="00501204">
      <w:pPr>
        <w:pStyle w:val="CommentText"/>
      </w:pPr>
      <w:r>
        <w:rPr>
          <w:rStyle w:val="CommentReference"/>
        </w:rPr>
        <w:annotationRef/>
      </w:r>
      <w:r>
        <w:t xml:space="preserve">I have added a link to </w:t>
      </w:r>
      <w:hyperlink r:id="rId1" w:history="1">
        <w:r w:rsidRPr="00725658">
          <w:rPr>
            <w:rStyle w:val="Hyperlink"/>
          </w:rPr>
          <w:t>http://www.routeservers.org/</w:t>
        </w:r>
      </w:hyperlink>
      <w:r>
        <w:t xml:space="preserve"> in Additional reading</w:t>
      </w:r>
    </w:p>
    <w:p w14:paraId="7FE9FD5B" w14:textId="49961BBA" w:rsidR="00501204" w:rsidRDefault="00501204">
      <w:pPr>
        <w:pStyle w:val="CommentText"/>
      </w:pPr>
    </w:p>
  </w:comment>
  <w:comment w:id="1159" w:author="Kevin Chege" w:date="2021-04-13T14:32:00Z" w:initials="KC">
    <w:p w14:paraId="4AAE0C51" w14:textId="51667A88" w:rsidR="00501204" w:rsidRDefault="00501204">
      <w:pPr>
        <w:pStyle w:val="CommentText"/>
      </w:pPr>
      <w:r>
        <w:rPr>
          <w:rStyle w:val="CommentReference"/>
        </w:rPr>
        <w:annotationRef/>
      </w:r>
      <w:r>
        <w:t>Image above needs to be verified</w:t>
      </w:r>
    </w:p>
  </w:comment>
  <w:comment w:id="1162" w:author="Flavio Luciani" w:date="2021-03-02T16:02:00Z" w:initials="">
    <w:p w14:paraId="000005CC" w14:textId="77777777" w:rsidR="00501204" w:rsidRDefault="00501204">
      <w:pPr>
        <w:pBdr>
          <w:top w:val="nil"/>
          <w:left w:val="nil"/>
          <w:bottom w:val="nil"/>
          <w:right w:val="nil"/>
          <w:between w:val="nil"/>
        </w:pBdr>
        <w:rPr>
          <w:color w:val="000000"/>
        </w:rPr>
      </w:pPr>
      <w:r>
        <w:rPr>
          <w:color w:val="000000"/>
        </w:rPr>
        <w:t xml:space="preserve">A proposal </w:t>
      </w:r>
      <w:proofErr w:type="gramStart"/>
      <w:r>
        <w:rPr>
          <w:color w:val="000000"/>
        </w:rPr>
        <w:t>draft</w:t>
      </w:r>
      <w:proofErr w:type="gramEnd"/>
    </w:p>
  </w:comment>
  <w:comment w:id="1795" w:author="Flavio Luciani" w:date="2021-03-01T11:49:00Z" w:initials="">
    <w:p w14:paraId="000005C7" w14:textId="77777777" w:rsidR="00501204" w:rsidRDefault="00501204">
      <w:pPr>
        <w:pBdr>
          <w:top w:val="nil"/>
          <w:left w:val="nil"/>
          <w:bottom w:val="nil"/>
          <w:right w:val="nil"/>
          <w:between w:val="nil"/>
        </w:pBdr>
        <w:rPr>
          <w:color w:val="000000"/>
        </w:rPr>
      </w:pPr>
      <w:r>
        <w:rPr>
          <w:color w:val="000000"/>
        </w:rPr>
        <w:t>We could add this command for IPv6/IPv4 data: </w:t>
      </w:r>
    </w:p>
    <w:p w14:paraId="000005C8" w14:textId="77777777" w:rsidR="00501204" w:rsidRDefault="00501204">
      <w:pPr>
        <w:pBdr>
          <w:top w:val="nil"/>
          <w:left w:val="nil"/>
          <w:bottom w:val="nil"/>
          <w:right w:val="nil"/>
          <w:between w:val="nil"/>
        </w:pBdr>
        <w:rPr>
          <w:color w:val="000000"/>
        </w:rPr>
      </w:pPr>
      <w:r>
        <w:rPr>
          <w:color w:val="000000"/>
        </w:rPr>
        <w:t xml:space="preserve">show </w:t>
      </w:r>
      <w:proofErr w:type="spellStart"/>
      <w:r>
        <w:rPr>
          <w:color w:val="000000"/>
        </w:rPr>
        <w:t>bgp</w:t>
      </w:r>
      <w:proofErr w:type="spellEnd"/>
      <w:r>
        <w:rPr>
          <w:color w:val="000000"/>
        </w:rPr>
        <w:t xml:space="preserve"> ipv4/ipv6 unicast </w:t>
      </w:r>
      <w:proofErr w:type="spellStart"/>
      <w:r>
        <w:rPr>
          <w:color w:val="000000"/>
        </w:rPr>
        <w:t>rpki</w:t>
      </w:r>
      <w:proofErr w:type="spellEnd"/>
      <w:r>
        <w:rPr>
          <w:color w:val="000000"/>
        </w:rPr>
        <w:t xml:space="preserve"> table</w:t>
      </w:r>
    </w:p>
  </w:comment>
  <w:comment w:id="2556" w:author="Melchior Aelmans" w:date="2021-02-22T11:22:00Z" w:initials="">
    <w:p w14:paraId="000005BF" w14:textId="77777777" w:rsidR="00501204" w:rsidRDefault="00501204">
      <w:pPr>
        <w:pBdr>
          <w:top w:val="nil"/>
          <w:left w:val="nil"/>
          <w:bottom w:val="nil"/>
          <w:right w:val="nil"/>
          <w:between w:val="nil"/>
        </w:pBdr>
        <w:rPr>
          <w:color w:val="000000"/>
        </w:rPr>
      </w:pPr>
      <w:r>
        <w:rPr>
          <w:color w:val="000000"/>
        </w:rPr>
        <w:t>https://labs.ripe.net/Members/nathalie_nathalie/life-cycle-of-the-ripe-ncc-rpki-validator-1</w:t>
      </w:r>
    </w:p>
  </w:comment>
  <w:comment w:id="2598" w:author="Kevin Chege" w:date="2021-03-09T14:17:00Z" w:initials="">
    <w:p w14:paraId="000005C9" w14:textId="77777777" w:rsidR="00501204" w:rsidRDefault="00501204">
      <w:pPr>
        <w:pBdr>
          <w:top w:val="nil"/>
          <w:left w:val="nil"/>
          <w:bottom w:val="nil"/>
          <w:right w:val="nil"/>
          <w:between w:val="nil"/>
        </w:pBdr>
        <w:rPr>
          <w:color w:val="000000"/>
        </w:rPr>
      </w:pPr>
      <w:r>
        <w:rPr>
          <w:color w:val="000000"/>
        </w:rPr>
        <w:t>add the mailing list link/info</w:t>
      </w:r>
    </w:p>
  </w:comment>
  <w:comment w:id="2589" w:author="Flavio Luciani" w:date="2021-03-05T15:26:00Z" w:initials="">
    <w:p w14:paraId="000005C4" w14:textId="2049F47F" w:rsidR="00501204" w:rsidRDefault="00501204">
      <w:pPr>
        <w:pBdr>
          <w:top w:val="nil"/>
          <w:left w:val="nil"/>
          <w:bottom w:val="nil"/>
          <w:right w:val="nil"/>
          <w:between w:val="nil"/>
        </w:pBdr>
        <w:rPr>
          <w:color w:val="000000"/>
        </w:rPr>
      </w:pPr>
      <w:r>
        <w:rPr>
          <w:color w:val="000000"/>
        </w:rPr>
        <w:t xml:space="preserve">A new chapter with some additional resources such as BGP </w:t>
      </w:r>
      <w:proofErr w:type="spellStart"/>
      <w:r>
        <w:rPr>
          <w:color w:val="000000"/>
        </w:rPr>
        <w:t>alerter</w:t>
      </w:r>
      <w:proofErr w:type="spellEnd"/>
      <w:r>
        <w:rPr>
          <w:color w:val="000000"/>
        </w:rPr>
        <w:t xml:space="preserve"> (for real-time monitoring) and useful mailing list to get updated on routing security.</w:t>
      </w:r>
    </w:p>
    <w:p w14:paraId="000005C5" w14:textId="77777777" w:rsidR="00501204" w:rsidRDefault="00501204">
      <w:pPr>
        <w:pBdr>
          <w:top w:val="nil"/>
          <w:left w:val="nil"/>
          <w:bottom w:val="nil"/>
          <w:right w:val="nil"/>
          <w:between w:val="nil"/>
        </w:pBdr>
        <w:rPr>
          <w:color w:val="000000"/>
        </w:rPr>
      </w:pPr>
    </w:p>
    <w:p w14:paraId="000005C6" w14:textId="77777777" w:rsidR="00501204" w:rsidRDefault="00501204">
      <w:pPr>
        <w:pBdr>
          <w:top w:val="nil"/>
          <w:left w:val="nil"/>
          <w:bottom w:val="nil"/>
          <w:right w:val="nil"/>
          <w:between w:val="nil"/>
        </w:pBdr>
        <w:rPr>
          <w:color w:val="000000"/>
        </w:rPr>
      </w:pPr>
      <w:r>
        <w:rPr>
          <w:color w:val="000000"/>
        </w:rPr>
        <w:t xml:space="preserve">Mailing lists: I suggest </w:t>
      </w:r>
      <w:proofErr w:type="spellStart"/>
      <w:r>
        <w:rPr>
          <w:color w:val="000000"/>
        </w:rPr>
        <w:t>urls</w:t>
      </w:r>
      <w:proofErr w:type="spellEnd"/>
      <w:r>
        <w:rPr>
          <w:color w:val="000000"/>
        </w:rPr>
        <w:t xml:space="preserve"> for registration, for now I have specified the address (it is not right, however).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5CF" w15:done="0"/>
  <w15:commentEx w15:paraId="000005CE" w15:done="0"/>
  <w15:commentEx w15:paraId="000005CD" w15:done="1"/>
  <w15:commentEx w15:paraId="000005D4" w15:done="1"/>
  <w15:commentEx w15:paraId="000005C2" w15:done="1"/>
  <w15:commentEx w15:paraId="000005D1" w15:done="1"/>
  <w15:commentEx w15:paraId="000005D9" w15:done="1"/>
  <w15:commentEx w15:paraId="52AAB4B0" w15:done="0"/>
  <w15:commentEx w15:paraId="000005CB" w15:done="0"/>
  <w15:commentEx w15:paraId="5AEF660B" w15:paraIdParent="000005CB" w15:done="0"/>
  <w15:commentEx w15:paraId="000005C3" w15:done="0"/>
  <w15:commentEx w15:paraId="000005D0" w15:done="0"/>
  <w15:commentEx w15:paraId="000005D8" w15:done="0"/>
  <w15:commentEx w15:paraId="000005D7" w15:done="1"/>
  <w15:commentEx w15:paraId="7FE9FD5B" w15:paraIdParent="000005D7" w15:done="1"/>
  <w15:commentEx w15:paraId="4AAE0C51" w15:done="0"/>
  <w15:commentEx w15:paraId="000005CC" w15:done="1"/>
  <w15:commentEx w15:paraId="000005C8" w15:done="0"/>
  <w15:commentEx w15:paraId="000005BF" w15:done="0"/>
  <w15:commentEx w15:paraId="000005C9" w15:done="1"/>
  <w15:commentEx w15:paraId="000005C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176FA" w16cex:dateUtc="2021-04-26T14:29:00Z"/>
  <w16cex:commentExtensible w16cex:durableId="242020E2" w16cex:dateUtc="2021-04-13T10:53:00Z"/>
  <w16cex:commentExtensible w16cex:durableId="24202218" w16cex:dateUtc="2021-04-13T10:58:00Z"/>
  <w16cex:commentExtensible w16cex:durableId="24202A0B" w16cex:dateUtc="2021-04-13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5CF" w16cid:durableId="24201226"/>
  <w16cid:commentId w16cid:paraId="000005CE" w16cid:durableId="24201225"/>
  <w16cid:commentId w16cid:paraId="000005CD" w16cid:durableId="24201224"/>
  <w16cid:commentId w16cid:paraId="000005D4" w16cid:durableId="24201223"/>
  <w16cid:commentId w16cid:paraId="000005C2" w16cid:durableId="24201222"/>
  <w16cid:commentId w16cid:paraId="000005D1" w16cid:durableId="24201221"/>
  <w16cid:commentId w16cid:paraId="000005D9" w16cid:durableId="24201220"/>
  <w16cid:commentId w16cid:paraId="52AAB4B0" w16cid:durableId="243176FA"/>
  <w16cid:commentId w16cid:paraId="000005CB" w16cid:durableId="2420121F"/>
  <w16cid:commentId w16cid:paraId="5AEF660B" w16cid:durableId="242020E2"/>
  <w16cid:commentId w16cid:paraId="000005C3" w16cid:durableId="2420121E"/>
  <w16cid:commentId w16cid:paraId="000005D0" w16cid:durableId="2420121D"/>
  <w16cid:commentId w16cid:paraId="000005D8" w16cid:durableId="2420121C"/>
  <w16cid:commentId w16cid:paraId="000005D7" w16cid:durableId="2420121B"/>
  <w16cid:commentId w16cid:paraId="7FE9FD5B" w16cid:durableId="24202218"/>
  <w16cid:commentId w16cid:paraId="4AAE0C51" w16cid:durableId="24202A0B"/>
  <w16cid:commentId w16cid:paraId="000005CC" w16cid:durableId="24201218"/>
  <w16cid:commentId w16cid:paraId="000005C8" w16cid:durableId="24201217"/>
  <w16cid:commentId w16cid:paraId="000005BF" w16cid:durableId="24201216"/>
  <w16cid:commentId w16cid:paraId="000005C9" w16cid:durableId="24201215"/>
  <w16cid:commentId w16cid:paraId="000005C6" w16cid:durableId="242012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15CB30" w14:textId="77777777" w:rsidR="00AC344D" w:rsidRDefault="00AC344D">
      <w:r>
        <w:separator/>
      </w:r>
    </w:p>
  </w:endnote>
  <w:endnote w:type="continuationSeparator" w:id="0">
    <w:p w14:paraId="1159815F" w14:textId="77777777" w:rsidR="00AC344D" w:rsidRDefault="00AC34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3" w:usb1="10000000" w:usb2="00000000" w:usb3="00000000" w:csb0="80000001" w:csb1="00000000"/>
  </w:font>
  <w:font w:name="Georgia">
    <w:altName w:val="﷽﷽﷽﷽﷽﷽﷽﷽"/>
    <w:panose1 w:val="02040502050405020303"/>
    <w:charset w:val="00"/>
    <w:family w:val="roman"/>
    <w:pitch w:val="variable"/>
    <w:sig w:usb0="00000287" w:usb1="00000000" w:usb2="00000000" w:usb3="00000000" w:csb0="0000009F" w:csb1="00000000"/>
  </w:font>
  <w:font w:name="Arial-BoldItalicMT">
    <w:altName w:val="Arial"/>
    <w:panose1 w:val="020B0604020202020204"/>
    <w:charset w:val="00"/>
    <w:family w:val="swiss"/>
    <w:pitch w:val="variable"/>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BB" w14:textId="77777777" w:rsidR="00501204" w:rsidRDefault="00501204">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BD" w14:textId="77777777" w:rsidR="00501204" w:rsidRDefault="00501204">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A9F631" w14:textId="77777777" w:rsidR="00501204" w:rsidRDefault="00501204">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496D13CC" wp14:editId="789D4DED">
              <wp:simplePos x="0" y="0"/>
              <wp:positionH relativeFrom="page">
                <wp:posOffset>914400</wp:posOffset>
              </wp:positionH>
              <wp:positionV relativeFrom="page">
                <wp:posOffset>8918575</wp:posOffset>
              </wp:positionV>
              <wp:extent cx="1828800" cy="0"/>
              <wp:effectExtent l="0" t="0" r="0" b="0"/>
              <wp:wrapNone/>
              <wp:docPr id="2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BAB812" id="Line 8" o:spid="_x0000_s1026" style="position:absolute;z-index:-4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02.25pt" to="3in,70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" strokeweight=".48pt">
              <o:lock v:ext="edit" shapetype="f"/>
              <w10:wrap anchorx="page" anchory="page"/>
            </v:line>
          </w:pict>
        </mc:Fallback>
      </mc:AlternateContent>
    </w:r>
    <w:r>
      <w:rPr>
        <w:noProof/>
      </w:rPr>
      <mc:AlternateContent>
        <mc:Choice Requires="wps">
          <w:drawing>
            <wp:anchor distT="0" distB="0" distL="114300" distR="114300" simplePos="0" relativeHeight="251661312" behindDoc="1" locked="0" layoutInCell="1" allowOverlap="1" wp14:anchorId="45C36E9D" wp14:editId="75775E10">
              <wp:simplePos x="0" y="0"/>
              <wp:positionH relativeFrom="page">
                <wp:posOffset>901700</wp:posOffset>
              </wp:positionH>
              <wp:positionV relativeFrom="page">
                <wp:posOffset>8953500</wp:posOffset>
              </wp:positionV>
              <wp:extent cx="5636895" cy="196215"/>
              <wp:effectExtent l="0" t="0" r="0" b="0"/>
              <wp:wrapNone/>
              <wp:docPr id="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6368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F90E3" w14:textId="77777777" w:rsidR="00501204" w:rsidRDefault="00501204">
                          <w:pPr>
                            <w:spacing w:before="15"/>
                            <w:ind w:left="20"/>
                            <w:rPr>
                              <w:sz w:val="19"/>
                            </w:rPr>
                          </w:pPr>
                          <w:r>
                            <w:rPr>
                              <w:position w:val="10"/>
                              <w:sz w:val="14"/>
                            </w:rPr>
                            <w:t xml:space="preserve">4 </w:t>
                          </w:r>
                          <w:r>
                            <w:rPr>
                              <w:color w:val="1155CC"/>
                              <w:sz w:val="19"/>
                              <w:u w:val="single" w:color="1155CC"/>
                            </w:rPr>
                            <w:t>https://</w:t>
                          </w:r>
                          <w:hyperlink r:id="rId1">
                            <w:r>
                              <w:rPr>
                                <w:color w:val="1155CC"/>
                                <w:sz w:val="19"/>
                                <w:u w:val="single" w:color="1155CC"/>
                              </w:rPr>
                              <w:t>www.ripe.net/manage-ips-and-asns/resource-management/certification/tools-and-resources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C36E9D" id="_x0000_t202" coordsize="21600,21600" o:spt="202" path="m,l,21600r21600,l21600,xe">
              <v:stroke joinstyle="miter"/>
              <v:path gradientshapeok="t" o:connecttype="rect"/>
            </v:shapetype>
            <v:shape id="Text Box 7" o:spid="_x0000_s1027" type="#_x0000_t202" style="position:absolute;margin-left:71pt;margin-top:705pt;width:443.85pt;height:15.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" filled="f" stroked="f">
              <v:path arrowok="t"/>
              <v:textbox inset="0,0,0,0">
                <w:txbxContent>
                  <w:p w14:paraId="1F1F90E3" w14:textId="77777777" w:rsidR="00501204" w:rsidRDefault="00501204">
                    <w:pPr>
                      <w:spacing w:before="15"/>
                      <w:ind w:left="20"/>
                      <w:rPr>
                        <w:sz w:val="19"/>
                      </w:rPr>
                    </w:pPr>
                    <w:r>
                      <w:rPr>
                        <w:position w:val="10"/>
                        <w:sz w:val="14"/>
                      </w:rPr>
                      <w:t xml:space="preserve">4 </w:t>
                    </w:r>
                    <w:r>
                      <w:rPr>
                        <w:color w:val="1155CC"/>
                        <w:sz w:val="19"/>
                        <w:u w:val="single" w:color="1155CC"/>
                      </w:rPr>
                      <w:t>https://</w:t>
                    </w:r>
                    <w:hyperlink r:id="rId2">
                      <w:r>
                        <w:rPr>
                          <w:color w:val="1155CC"/>
                          <w:sz w:val="19"/>
                          <w:u w:val="single" w:color="1155CC"/>
                        </w:rPr>
                        <w:t>www.ripe.net/manage-ips-and-asns/resource-management/certification/tools-and-resources</w:t>
                      </w:r>
                    </w:hyperlink>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7F6094A1" wp14:editId="3732D867">
              <wp:simplePos x="0" y="0"/>
              <wp:positionH relativeFrom="page">
                <wp:posOffset>901700</wp:posOffset>
              </wp:positionH>
              <wp:positionV relativeFrom="page">
                <wp:posOffset>9431020</wp:posOffset>
              </wp:positionV>
              <wp:extent cx="4792345" cy="179070"/>
              <wp:effectExtent l="0" t="0" r="0" b="0"/>
              <wp:wrapNone/>
              <wp:docPr id="2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9234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FBEAE" w14:textId="77777777" w:rsidR="00501204" w:rsidRDefault="00501204">
                          <w:pPr>
                            <w:pStyle w:val="BodyText"/>
                            <w:spacing w:before="18"/>
                            <w:ind w:left="20"/>
                          </w:pPr>
                          <w:r>
                            <w:rPr>
                              <w:w w:val="105"/>
                            </w:rPr>
                            <w:t>Mutually Agreed Norms for Routing Security (MANRS) Implementation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094A1" id="Text Box 6" o:spid="_x0000_s1028" type="#_x0000_t202" style="position:absolute;margin-left:71pt;margin-top:742.6pt;width:377.35pt;height:14.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" filled="f" stroked="f">
              <v:path arrowok="t"/>
              <v:textbox inset="0,0,0,0">
                <w:txbxContent>
                  <w:p w14:paraId="19CFBEAE" w14:textId="77777777" w:rsidR="00501204" w:rsidRDefault="00501204">
                    <w:pPr>
                      <w:pStyle w:val="BodyText"/>
                      <w:spacing w:before="18"/>
                      <w:ind w:left="20"/>
                    </w:pPr>
                    <w:r>
                      <w:rPr>
                        <w:w w:val="105"/>
                      </w:rPr>
                      <w:t>Mutually Agreed Norms for Routing Security (MANRS) Implementation Guide</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34A4C142" wp14:editId="2F96D2A6">
              <wp:simplePos x="0" y="0"/>
              <wp:positionH relativeFrom="page">
                <wp:posOffset>6677025</wp:posOffset>
              </wp:positionH>
              <wp:positionV relativeFrom="page">
                <wp:posOffset>9433560</wp:posOffset>
              </wp:positionV>
              <wp:extent cx="206375" cy="179070"/>
              <wp:effectExtent l="0" t="0" r="0" b="0"/>
              <wp:wrapNone/>
              <wp:docPr id="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37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16680" w14:textId="77777777" w:rsidR="00501204" w:rsidRDefault="00501204">
                          <w:pPr>
                            <w:pStyle w:val="BodyText"/>
                            <w:spacing w:before="18"/>
                            <w:ind w:left="40"/>
                          </w:pPr>
                          <w:r>
                            <w:fldChar w:fldCharType="begin"/>
                          </w:r>
                          <w:r>
                            <w:rPr>
                              <w:w w:val="105"/>
                            </w:rPr>
                            <w:instrText xml:space="preserve"> PAGE </w:instrText>
                          </w:r>
                          <w:r>
                            <w:fldChar w:fldCharType="separate"/>
                          </w:r>
                          <w: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A4C142" id="Text Box 5" o:spid="_x0000_s1029" type="#_x0000_t202" style="position:absolute;margin-left:525.75pt;margin-top:742.8pt;width:16.25pt;height:14.1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" filled="f" stroked="f">
              <v:path arrowok="t"/>
              <v:textbox inset="0,0,0,0">
                <w:txbxContent>
                  <w:p w14:paraId="1FA16680" w14:textId="77777777" w:rsidR="00501204" w:rsidRDefault="00501204">
                    <w:pPr>
                      <w:pStyle w:val="BodyText"/>
                      <w:spacing w:before="18"/>
                      <w:ind w:left="40"/>
                    </w:pPr>
                    <w:r>
                      <w:fldChar w:fldCharType="begin"/>
                    </w:r>
                    <w:r>
                      <w:rPr>
                        <w:w w:val="105"/>
                      </w:rPr>
                      <w:instrText xml:space="preserve"> PAGE </w:instrText>
                    </w:r>
                    <w:r>
                      <w:fldChar w:fldCharType="separate"/>
                    </w:r>
                    <w:r>
                      <w:t>41</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BC" w14:textId="77777777" w:rsidR="00501204" w:rsidRDefault="00501204">
    <w:pPr>
      <w:pBdr>
        <w:top w:val="nil"/>
        <w:left w:val="nil"/>
        <w:bottom w:val="nil"/>
        <w:right w:val="nil"/>
        <w:between w:val="nil"/>
      </w:pBdr>
      <w:spacing w:line="14" w:lineRule="auto"/>
      <w:rPr>
        <w:color w:val="000000"/>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BE" w14:textId="77777777" w:rsidR="00501204" w:rsidRDefault="00501204">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54DC25" w14:textId="77777777" w:rsidR="00AC344D" w:rsidRDefault="00AC344D">
      <w:r>
        <w:separator/>
      </w:r>
    </w:p>
  </w:footnote>
  <w:footnote w:type="continuationSeparator" w:id="0">
    <w:p w14:paraId="54E8B5D5" w14:textId="77777777" w:rsidR="00AC344D" w:rsidRDefault="00AC34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BA" w14:textId="77777777" w:rsidR="00501204" w:rsidRDefault="00501204">
    <w:pPr>
      <w:pBdr>
        <w:top w:val="nil"/>
        <w:left w:val="nil"/>
        <w:bottom w:val="nil"/>
        <w:right w:val="nil"/>
        <w:between w:val="nil"/>
      </w:pBdr>
      <w:spacing w:line="14" w:lineRule="auto"/>
      <w:rPr>
        <w:color w:val="000000"/>
        <w:sz w:val="20"/>
        <w:szCs w:val="20"/>
      </w:rPr>
    </w:pPr>
    <w:r>
      <w:rPr>
        <w:noProof/>
        <w:color w:val="000000"/>
        <w:sz w:val="21"/>
        <w:szCs w:val="21"/>
      </w:rPr>
      <mc:AlternateContent>
        <mc:Choice Requires="wps">
          <w:drawing>
            <wp:anchor distT="0" distB="0" distL="0" distR="0" simplePos="0" relativeHeight="251658240" behindDoc="0" locked="0" layoutInCell="1" hidden="0" allowOverlap="1" wp14:anchorId="65F1347F" wp14:editId="7177DF86">
              <wp:simplePos x="0" y="0"/>
              <wp:positionH relativeFrom="page">
                <wp:posOffset>5403534</wp:posOffset>
              </wp:positionH>
              <wp:positionV relativeFrom="page">
                <wp:posOffset>434024</wp:posOffset>
              </wp:positionV>
              <wp:extent cx="1022985" cy="207645"/>
              <wp:effectExtent l="0" t="0" r="0" b="0"/>
              <wp:wrapSquare wrapText="bothSides" distT="0" distB="0" distL="0" distR="0"/>
              <wp:docPr id="54" name="Rectangle 54"/>
              <wp:cNvGraphicFramePr/>
              <a:graphic xmlns:a="http://schemas.openxmlformats.org/drawingml/2006/main">
                <a:graphicData uri="http://schemas.microsoft.com/office/word/2010/wordprocessingShape">
                  <wps:wsp>
                    <wps:cNvSpPr/>
                    <wps:spPr>
                      <a:xfrm>
                        <a:off x="4848795" y="3690465"/>
                        <a:ext cx="994410" cy="179070"/>
                      </a:xfrm>
                      <a:prstGeom prst="rect">
                        <a:avLst/>
                      </a:prstGeom>
                      <a:noFill/>
                      <a:ln>
                        <a:noFill/>
                      </a:ln>
                    </wps:spPr>
                    <wps:txbx>
                      <w:txbxContent>
                        <w:p w14:paraId="1B605308" w14:textId="77777777" w:rsidR="00501204" w:rsidRDefault="00501204">
                          <w:pPr>
                            <w:spacing w:before="17"/>
                            <w:ind w:left="20" w:firstLine="40"/>
                            <w:textDirection w:val="btLr"/>
                          </w:pPr>
                          <w:r>
                            <w:rPr>
                              <w:color w:val="000000"/>
                              <w:sz w:val="21"/>
                            </w:rPr>
                            <w:t>www.manrs.org</w:t>
                          </w:r>
                        </w:p>
                      </w:txbxContent>
                    </wps:txbx>
                    <wps:bodyPr spcFirstLastPara="1" wrap="square" lIns="0" tIns="0" rIns="0" bIns="0" anchor="t" anchorCtr="0">
                      <a:noAutofit/>
                    </wps:bodyPr>
                  </wps:wsp>
                </a:graphicData>
              </a:graphic>
            </wp:anchor>
          </w:drawing>
        </mc:Choice>
        <mc:Fallback>
          <w:pict>
            <v:rect w14:anchorId="65F1347F" id="Rectangle 54" o:spid="_x0000_s1026" style="position:absolute;margin-left:425.5pt;margin-top:34.2pt;width:80.55pt;height:16.3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" filled="f" stroked="f">
              <v:textbox inset="0,0,0,0">
                <w:txbxContent>
                  <w:p w14:paraId="1B605308" w14:textId="77777777" w:rsidR="00501204" w:rsidRDefault="00501204">
                    <w:pPr>
                      <w:spacing w:before="17"/>
                      <w:ind w:left="20" w:firstLine="40"/>
                      <w:textDirection w:val="btLr"/>
                    </w:pPr>
                    <w:r>
                      <w:rPr>
                        <w:color w:val="000000"/>
                        <w:sz w:val="21"/>
                      </w:rPr>
                      <w:t>www.manrs.org</w:t>
                    </w: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C1A32"/>
    <w:multiLevelType w:val="multilevel"/>
    <w:tmpl w:val="40D80AB2"/>
    <w:lvl w:ilvl="0">
      <w:start w:val="4"/>
      <w:numFmt w:val="decimal"/>
      <w:lvlText w:val="%1"/>
      <w:lvlJc w:val="left"/>
      <w:pPr>
        <w:ind w:left="942" w:hanging="723"/>
      </w:pPr>
    </w:lvl>
    <w:lvl w:ilvl="1">
      <w:start w:val="4"/>
      <w:numFmt w:val="decimal"/>
      <w:lvlText w:val="%1.%2"/>
      <w:lvlJc w:val="left"/>
      <w:pPr>
        <w:ind w:left="942" w:hanging="723"/>
      </w:pPr>
    </w:lvl>
    <w:lvl w:ilvl="2">
      <w:start w:val="1"/>
      <w:numFmt w:val="decimal"/>
      <w:lvlText w:val="%1.%2.%3"/>
      <w:lvlJc w:val="left"/>
      <w:pPr>
        <w:ind w:left="942" w:hanging="723"/>
      </w:pPr>
    </w:lvl>
    <w:lvl w:ilvl="3">
      <w:start w:val="3"/>
      <w:numFmt w:val="decimal"/>
      <w:lvlText w:val="%1.%2.%3.%4."/>
      <w:lvlJc w:val="left"/>
      <w:pPr>
        <w:ind w:left="942" w:hanging="723"/>
      </w:pPr>
      <w:rPr>
        <w:rFonts w:ascii="Arial" w:eastAsia="Arial" w:hAnsi="Arial" w:cs="Arial"/>
        <w:b/>
        <w:sz w:val="19"/>
        <w:szCs w:val="19"/>
      </w:rPr>
    </w:lvl>
    <w:lvl w:ilvl="4">
      <w:start w:val="1"/>
      <w:numFmt w:val="bullet"/>
      <w:lvlText w:val="●"/>
      <w:lvlJc w:val="left"/>
      <w:pPr>
        <w:ind w:left="940" w:hanging="360"/>
      </w:pPr>
      <w:rPr>
        <w:rFonts w:ascii="Arial" w:eastAsia="Arial" w:hAnsi="Arial" w:cs="Arial"/>
        <w:sz w:val="21"/>
        <w:szCs w:val="21"/>
      </w:r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1" w15:restartNumberingAfterBreak="0">
    <w:nsid w:val="04A903DE"/>
    <w:multiLevelType w:val="multilevel"/>
    <w:tmpl w:val="218A2072"/>
    <w:lvl w:ilvl="0">
      <w:start w:val="5"/>
      <w:numFmt w:val="decimal"/>
      <w:lvlText w:val="%1."/>
      <w:lvlJc w:val="left"/>
      <w:pPr>
        <w:ind w:left="597" w:hanging="377"/>
      </w:pPr>
      <w:rPr>
        <w:rFonts w:ascii="Arial" w:eastAsia="Arial" w:hAnsi="Arial" w:cs="Arial"/>
        <w:b/>
        <w:sz w:val="33"/>
        <w:szCs w:val="33"/>
      </w:rPr>
    </w:lvl>
    <w:lvl w:ilvl="1">
      <w:start w:val="1"/>
      <w:numFmt w:val="decimal"/>
      <w:lvlText w:val="%1.%2."/>
      <w:lvlJc w:val="left"/>
      <w:pPr>
        <w:ind w:left="725" w:hanging="506"/>
      </w:pPr>
      <w:rPr>
        <w:rFonts w:ascii="Arial" w:eastAsia="Arial" w:hAnsi="Arial" w:cs="Arial"/>
        <w:b/>
        <w:sz w:val="26"/>
        <w:szCs w:val="26"/>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1660" w:hanging="360"/>
      </w:pPr>
      <w:rPr>
        <w:rFonts w:ascii="Arial" w:eastAsia="Arial" w:hAnsi="Arial" w:cs="Arial"/>
        <w:sz w:val="21"/>
        <w:szCs w:val="21"/>
      </w:rPr>
    </w:lvl>
    <w:lvl w:ilvl="4">
      <w:start w:val="1"/>
      <w:numFmt w:val="bullet"/>
      <w:lvlText w:val="■"/>
      <w:lvlJc w:val="left"/>
      <w:pPr>
        <w:ind w:left="2380" w:hanging="360"/>
      </w:pPr>
      <w:rPr>
        <w:rFonts w:ascii="Arial" w:eastAsia="Arial" w:hAnsi="Arial" w:cs="Arial"/>
        <w:sz w:val="21"/>
        <w:szCs w:val="21"/>
      </w:rPr>
    </w:lvl>
    <w:lvl w:ilvl="5">
      <w:start w:val="1"/>
      <w:numFmt w:val="bullet"/>
      <w:lvlText w:val="●"/>
      <w:lvlJc w:val="left"/>
      <w:pPr>
        <w:ind w:left="3100" w:hanging="360"/>
      </w:pPr>
      <w:rPr>
        <w:rFonts w:ascii="Arial" w:eastAsia="Arial" w:hAnsi="Arial" w:cs="Arial"/>
        <w:sz w:val="21"/>
        <w:szCs w:val="21"/>
      </w:rPr>
    </w:lvl>
    <w:lvl w:ilvl="6">
      <w:start w:val="1"/>
      <w:numFmt w:val="bullet"/>
      <w:lvlText w:val="•"/>
      <w:lvlJc w:val="left"/>
      <w:pPr>
        <w:ind w:left="4416" w:hanging="360"/>
      </w:pPr>
    </w:lvl>
    <w:lvl w:ilvl="7">
      <w:start w:val="1"/>
      <w:numFmt w:val="bullet"/>
      <w:lvlText w:val="•"/>
      <w:lvlJc w:val="left"/>
      <w:pPr>
        <w:ind w:left="5732" w:hanging="360"/>
      </w:pPr>
    </w:lvl>
    <w:lvl w:ilvl="8">
      <w:start w:val="1"/>
      <w:numFmt w:val="bullet"/>
      <w:lvlText w:val="•"/>
      <w:lvlJc w:val="left"/>
      <w:pPr>
        <w:ind w:left="7048" w:hanging="360"/>
      </w:pPr>
    </w:lvl>
  </w:abstractNum>
  <w:abstractNum w:abstractNumId="2" w15:restartNumberingAfterBreak="0">
    <w:nsid w:val="060F1A13"/>
    <w:multiLevelType w:val="multilevel"/>
    <w:tmpl w:val="6F360014"/>
    <w:lvl w:ilvl="0">
      <w:start w:val="4"/>
      <w:numFmt w:val="decimal"/>
      <w:lvlText w:val="%1"/>
      <w:lvlJc w:val="left"/>
      <w:pPr>
        <w:ind w:left="942" w:hanging="723"/>
      </w:pPr>
      <w:rPr>
        <w:rFonts w:hint="default"/>
      </w:rPr>
    </w:lvl>
    <w:lvl w:ilvl="1">
      <w:start w:val="4"/>
      <w:numFmt w:val="decimal"/>
      <w:lvlText w:val="%1.%2"/>
      <w:lvlJc w:val="left"/>
      <w:pPr>
        <w:ind w:left="942" w:hanging="723"/>
      </w:pPr>
      <w:rPr>
        <w:rFonts w:hint="default"/>
      </w:rPr>
    </w:lvl>
    <w:lvl w:ilvl="2">
      <w:start w:val="1"/>
      <w:numFmt w:val="decimal"/>
      <w:lvlText w:val="%1.%2.%3"/>
      <w:lvlJc w:val="left"/>
      <w:pPr>
        <w:ind w:left="942" w:hanging="723"/>
      </w:pPr>
      <w:rPr>
        <w:rFonts w:hint="default"/>
      </w:rPr>
    </w:lvl>
    <w:lvl w:ilvl="3">
      <w:start w:val="3"/>
      <w:numFmt w:val="decimal"/>
      <w:lvlText w:val="%1.%2.%3.%4."/>
      <w:lvlJc w:val="left"/>
      <w:pPr>
        <w:ind w:left="942" w:hanging="723"/>
      </w:pPr>
      <w:rPr>
        <w:rFonts w:ascii="Arial" w:eastAsia="Arial" w:hAnsi="Arial" w:cs="Arial" w:hint="default"/>
        <w:b/>
        <w:bCs/>
        <w:spacing w:val="0"/>
        <w:w w:val="103"/>
        <w:sz w:val="19"/>
        <w:szCs w:val="19"/>
      </w:rPr>
    </w:lvl>
    <w:lvl w:ilvl="4">
      <w:numFmt w:val="bullet"/>
      <w:lvlText w:val="●"/>
      <w:lvlJc w:val="left"/>
      <w:pPr>
        <w:ind w:left="940" w:hanging="360"/>
      </w:pPr>
      <w:rPr>
        <w:rFonts w:ascii="Arial" w:eastAsia="Arial" w:hAnsi="Arial" w:cs="Arial" w:hint="default"/>
        <w:w w:val="102"/>
        <w:sz w:val="21"/>
        <w:szCs w:val="21"/>
      </w:rPr>
    </w:lvl>
    <w:lvl w:ilvl="5">
      <w:numFmt w:val="bullet"/>
      <w:lvlText w:val="•"/>
      <w:lvlJc w:val="left"/>
      <w:pPr>
        <w:ind w:left="5310" w:hanging="360"/>
      </w:pPr>
      <w:rPr>
        <w:rFonts w:hint="default"/>
      </w:rPr>
    </w:lvl>
    <w:lvl w:ilvl="6">
      <w:numFmt w:val="bullet"/>
      <w:lvlText w:val="•"/>
      <w:lvlJc w:val="left"/>
      <w:pPr>
        <w:ind w:left="6184" w:hanging="360"/>
      </w:pPr>
      <w:rPr>
        <w:rFonts w:hint="default"/>
      </w:rPr>
    </w:lvl>
    <w:lvl w:ilvl="7">
      <w:numFmt w:val="bullet"/>
      <w:lvlText w:val="•"/>
      <w:lvlJc w:val="left"/>
      <w:pPr>
        <w:ind w:left="7058" w:hanging="360"/>
      </w:pPr>
      <w:rPr>
        <w:rFonts w:hint="default"/>
      </w:rPr>
    </w:lvl>
    <w:lvl w:ilvl="8">
      <w:numFmt w:val="bullet"/>
      <w:lvlText w:val="•"/>
      <w:lvlJc w:val="left"/>
      <w:pPr>
        <w:ind w:left="7932" w:hanging="360"/>
      </w:pPr>
      <w:rPr>
        <w:rFonts w:hint="default"/>
      </w:rPr>
    </w:lvl>
  </w:abstractNum>
  <w:abstractNum w:abstractNumId="3" w15:restartNumberingAfterBreak="0">
    <w:nsid w:val="09D30F45"/>
    <w:multiLevelType w:val="multilevel"/>
    <w:tmpl w:val="07F48D72"/>
    <w:lvl w:ilvl="0">
      <w:start w:val="1"/>
      <w:numFmt w:val="bullet"/>
      <w:lvlText w:val="●"/>
      <w:lvlJc w:val="left"/>
      <w:pPr>
        <w:ind w:left="940" w:hanging="360"/>
      </w:pPr>
      <w:rPr>
        <w:rFonts w:ascii="Arial" w:eastAsia="Arial" w:hAnsi="Arial" w:cs="Arial"/>
        <w:sz w:val="21"/>
        <w:szCs w:val="21"/>
      </w:rPr>
    </w:lvl>
    <w:lvl w:ilvl="1">
      <w:start w:val="1"/>
      <w:numFmt w:val="bullet"/>
      <w:lvlText w:val="•"/>
      <w:lvlJc w:val="left"/>
      <w:pPr>
        <w:ind w:left="1814" w:hanging="360"/>
      </w:pPr>
    </w:lvl>
    <w:lvl w:ilvl="2">
      <w:start w:val="1"/>
      <w:numFmt w:val="bullet"/>
      <w:lvlText w:val="•"/>
      <w:lvlJc w:val="left"/>
      <w:pPr>
        <w:ind w:left="2688" w:hanging="360"/>
      </w:pPr>
    </w:lvl>
    <w:lvl w:ilvl="3">
      <w:start w:val="1"/>
      <w:numFmt w:val="bullet"/>
      <w:lvlText w:val="•"/>
      <w:lvlJc w:val="left"/>
      <w:pPr>
        <w:ind w:left="3562" w:hanging="360"/>
      </w:pPr>
    </w:lvl>
    <w:lvl w:ilvl="4">
      <w:start w:val="1"/>
      <w:numFmt w:val="bullet"/>
      <w:lvlText w:val="•"/>
      <w:lvlJc w:val="left"/>
      <w:pPr>
        <w:ind w:left="4436" w:hanging="360"/>
      </w:p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4" w15:restartNumberingAfterBreak="0">
    <w:nsid w:val="0C390ECE"/>
    <w:multiLevelType w:val="multilevel"/>
    <w:tmpl w:val="3DE4DF26"/>
    <w:lvl w:ilvl="0">
      <w:start w:val="4"/>
      <w:numFmt w:val="decimal"/>
      <w:lvlText w:val="%1"/>
      <w:lvlJc w:val="left"/>
      <w:pPr>
        <w:ind w:left="830" w:hanging="611"/>
      </w:pPr>
    </w:lvl>
    <w:lvl w:ilvl="1">
      <w:start w:val="2"/>
      <w:numFmt w:val="decimal"/>
      <w:lvlText w:val="%1.%2"/>
      <w:lvlJc w:val="left"/>
      <w:pPr>
        <w:ind w:left="830" w:hanging="611"/>
      </w:pPr>
    </w:lvl>
    <w:lvl w:ilvl="2">
      <w:start w:val="1"/>
      <w:numFmt w:val="decimal"/>
      <w:lvlText w:val="%1.%2.%3."/>
      <w:lvlJc w:val="left"/>
      <w:pPr>
        <w:ind w:left="830" w:hanging="611"/>
      </w:pPr>
      <w:rPr>
        <w:rFonts w:ascii="Arial" w:eastAsia="Arial" w:hAnsi="Arial" w:cs="Arial"/>
        <w:b/>
        <w:sz w:val="21"/>
        <w:szCs w:val="21"/>
      </w:rPr>
    </w:lvl>
    <w:lvl w:ilvl="3">
      <w:start w:val="1"/>
      <w:numFmt w:val="bullet"/>
      <w:lvlText w:val="●"/>
      <w:lvlJc w:val="left"/>
      <w:pPr>
        <w:ind w:left="940" w:hanging="360"/>
      </w:pPr>
      <w:rPr>
        <w:rFonts w:ascii="Arial" w:eastAsia="Arial" w:hAnsi="Arial" w:cs="Arial"/>
        <w:sz w:val="21"/>
        <w:szCs w:val="21"/>
      </w:r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5" w15:restartNumberingAfterBreak="0">
    <w:nsid w:val="0DC14DCA"/>
    <w:multiLevelType w:val="multilevel"/>
    <w:tmpl w:val="0102EFCE"/>
    <w:lvl w:ilvl="0">
      <w:start w:val="4"/>
      <w:numFmt w:val="decimal"/>
      <w:lvlText w:val="%1"/>
      <w:lvlJc w:val="left"/>
      <w:pPr>
        <w:ind w:left="942" w:hanging="723"/>
      </w:pPr>
    </w:lvl>
    <w:lvl w:ilvl="1">
      <w:start w:val="2"/>
      <w:numFmt w:val="decimal"/>
      <w:lvlText w:val="%1.%2"/>
      <w:lvlJc w:val="left"/>
      <w:pPr>
        <w:ind w:left="942" w:hanging="723"/>
      </w:pPr>
    </w:lvl>
    <w:lvl w:ilvl="2">
      <w:start w:val="1"/>
      <w:numFmt w:val="decimal"/>
      <w:lvlText w:val="%1.%2.%3"/>
      <w:lvlJc w:val="left"/>
      <w:pPr>
        <w:ind w:left="942" w:hanging="723"/>
      </w:pPr>
    </w:lvl>
    <w:lvl w:ilvl="3">
      <w:start w:val="1"/>
      <w:numFmt w:val="decimal"/>
      <w:lvlText w:val="%1.%2.%3.%4."/>
      <w:lvlJc w:val="left"/>
      <w:pPr>
        <w:ind w:left="942" w:hanging="723"/>
      </w:pPr>
      <w:rPr>
        <w:rFonts w:ascii="Arial" w:eastAsia="Arial" w:hAnsi="Arial" w:cs="Arial"/>
        <w:b/>
        <w:sz w:val="19"/>
        <w:szCs w:val="19"/>
      </w:rPr>
    </w:lvl>
    <w:lvl w:ilvl="4">
      <w:start w:val="1"/>
      <w:numFmt w:val="decimal"/>
      <w:lvlText w:val="%1.%2.%3.%4.%5."/>
      <w:lvlJc w:val="left"/>
      <w:pPr>
        <w:ind w:left="1109" w:hanging="890"/>
      </w:pPr>
      <w:rPr>
        <w:rFonts w:ascii="Arial" w:eastAsia="Arial" w:hAnsi="Arial" w:cs="Arial"/>
        <w:b/>
        <w:sz w:val="19"/>
        <w:szCs w:val="19"/>
      </w:rPr>
    </w:lvl>
    <w:lvl w:ilvl="5">
      <w:start w:val="1"/>
      <w:numFmt w:val="bullet"/>
      <w:lvlText w:val="●"/>
      <w:lvlJc w:val="left"/>
      <w:pPr>
        <w:ind w:left="940" w:hanging="360"/>
      </w:pPr>
      <w:rPr>
        <w:rFonts w:ascii="Arial" w:eastAsia="Arial" w:hAnsi="Arial" w:cs="Arial"/>
        <w:sz w:val="21"/>
        <w:szCs w:val="21"/>
      </w:rPr>
    </w:lvl>
    <w:lvl w:ilvl="6">
      <w:start w:val="1"/>
      <w:numFmt w:val="bullet"/>
      <w:lvlText w:val="•"/>
      <w:lvlJc w:val="left"/>
      <w:pPr>
        <w:ind w:left="5866" w:hanging="360"/>
      </w:pPr>
    </w:lvl>
    <w:lvl w:ilvl="7">
      <w:start w:val="1"/>
      <w:numFmt w:val="bullet"/>
      <w:lvlText w:val="•"/>
      <w:lvlJc w:val="left"/>
      <w:pPr>
        <w:ind w:left="6820" w:hanging="360"/>
      </w:pPr>
    </w:lvl>
    <w:lvl w:ilvl="8">
      <w:start w:val="1"/>
      <w:numFmt w:val="bullet"/>
      <w:lvlText w:val="•"/>
      <w:lvlJc w:val="left"/>
      <w:pPr>
        <w:ind w:left="7773" w:hanging="360"/>
      </w:pPr>
    </w:lvl>
  </w:abstractNum>
  <w:abstractNum w:abstractNumId="6" w15:restartNumberingAfterBreak="0">
    <w:nsid w:val="0DEF39BA"/>
    <w:multiLevelType w:val="multilevel"/>
    <w:tmpl w:val="63449884"/>
    <w:lvl w:ilvl="0">
      <w:start w:val="4"/>
      <w:numFmt w:val="decimal"/>
      <w:lvlText w:val="%1"/>
      <w:lvlJc w:val="left"/>
      <w:pPr>
        <w:ind w:left="830" w:hanging="611"/>
      </w:pPr>
      <w:rPr>
        <w:rFonts w:hint="default"/>
      </w:rPr>
    </w:lvl>
    <w:lvl w:ilvl="1">
      <w:start w:val="3"/>
      <w:numFmt w:val="decimal"/>
      <w:lvlText w:val="%1.%2"/>
      <w:lvlJc w:val="left"/>
      <w:pPr>
        <w:ind w:left="830" w:hanging="611"/>
      </w:pPr>
      <w:rPr>
        <w:rFonts w:hint="default"/>
      </w:rPr>
    </w:lvl>
    <w:lvl w:ilvl="2">
      <w:start w:val="8"/>
      <w:numFmt w:val="decimal"/>
      <w:lvlText w:val="%1.%2.%3."/>
      <w:lvlJc w:val="left"/>
      <w:pPr>
        <w:ind w:left="830" w:hanging="611"/>
      </w:pPr>
      <w:rPr>
        <w:rFonts w:ascii="Arial" w:eastAsia="Arial" w:hAnsi="Arial" w:cs="Arial" w:hint="default"/>
        <w:b/>
        <w:bCs/>
        <w:spacing w:val="0"/>
        <w:w w:val="102"/>
        <w:sz w:val="21"/>
        <w:szCs w:val="21"/>
      </w:rPr>
    </w:lvl>
    <w:lvl w:ilvl="3">
      <w:numFmt w:val="bullet"/>
      <w:lvlText w:val="●"/>
      <w:lvlJc w:val="left"/>
      <w:pPr>
        <w:ind w:left="940" w:hanging="360"/>
      </w:pPr>
      <w:rPr>
        <w:rFonts w:ascii="Arial" w:eastAsia="Arial" w:hAnsi="Arial" w:cs="Arial" w:hint="default"/>
        <w:w w:val="102"/>
        <w:sz w:val="21"/>
        <w:szCs w:val="21"/>
      </w:rPr>
    </w:lvl>
    <w:lvl w:ilvl="4">
      <w:numFmt w:val="bullet"/>
      <w:lvlText w:val="•"/>
      <w:lvlJc w:val="left"/>
      <w:pPr>
        <w:ind w:left="3853" w:hanging="360"/>
      </w:pPr>
      <w:rPr>
        <w:rFonts w:hint="default"/>
      </w:rPr>
    </w:lvl>
    <w:lvl w:ilvl="5">
      <w:numFmt w:val="bullet"/>
      <w:lvlText w:val="•"/>
      <w:lvlJc w:val="left"/>
      <w:pPr>
        <w:ind w:left="4824" w:hanging="360"/>
      </w:pPr>
      <w:rPr>
        <w:rFonts w:hint="default"/>
      </w:rPr>
    </w:lvl>
    <w:lvl w:ilvl="6">
      <w:numFmt w:val="bullet"/>
      <w:lvlText w:val="•"/>
      <w:lvlJc w:val="left"/>
      <w:pPr>
        <w:ind w:left="5795" w:hanging="360"/>
      </w:pPr>
      <w:rPr>
        <w:rFonts w:hint="default"/>
      </w:rPr>
    </w:lvl>
    <w:lvl w:ilvl="7">
      <w:numFmt w:val="bullet"/>
      <w:lvlText w:val="•"/>
      <w:lvlJc w:val="left"/>
      <w:pPr>
        <w:ind w:left="6766" w:hanging="360"/>
      </w:pPr>
      <w:rPr>
        <w:rFonts w:hint="default"/>
      </w:rPr>
    </w:lvl>
    <w:lvl w:ilvl="8">
      <w:numFmt w:val="bullet"/>
      <w:lvlText w:val="•"/>
      <w:lvlJc w:val="left"/>
      <w:pPr>
        <w:ind w:left="7737" w:hanging="360"/>
      </w:pPr>
      <w:rPr>
        <w:rFonts w:hint="default"/>
      </w:rPr>
    </w:lvl>
  </w:abstractNum>
  <w:abstractNum w:abstractNumId="7" w15:restartNumberingAfterBreak="0">
    <w:nsid w:val="0E2D07CE"/>
    <w:multiLevelType w:val="multilevel"/>
    <w:tmpl w:val="4BBE09C0"/>
    <w:lvl w:ilvl="0">
      <w:start w:val="4"/>
      <w:numFmt w:val="decimal"/>
      <w:lvlText w:val="%1"/>
      <w:lvlJc w:val="left"/>
      <w:pPr>
        <w:ind w:left="830" w:hanging="611"/>
      </w:pPr>
    </w:lvl>
    <w:lvl w:ilvl="1">
      <w:start w:val="4"/>
      <w:numFmt w:val="decimal"/>
      <w:lvlText w:val="%1.%2"/>
      <w:lvlJc w:val="left"/>
      <w:pPr>
        <w:ind w:left="830" w:hanging="611"/>
      </w:pPr>
    </w:lvl>
    <w:lvl w:ilvl="2">
      <w:start w:val="2"/>
      <w:numFmt w:val="decimal"/>
      <w:lvlText w:val="%1.%2.%3."/>
      <w:lvlJc w:val="left"/>
      <w:pPr>
        <w:ind w:left="830" w:hanging="611"/>
      </w:pPr>
      <w:rPr>
        <w:rFonts w:ascii="Arial" w:eastAsia="Arial" w:hAnsi="Arial" w:cs="Arial"/>
        <w:b/>
        <w:sz w:val="21"/>
        <w:szCs w:val="21"/>
      </w:rPr>
    </w:lvl>
    <w:lvl w:ilvl="3">
      <w:start w:val="1"/>
      <w:numFmt w:val="decimal"/>
      <w:lvlText w:val="%1.%2.%3.%4."/>
      <w:lvlJc w:val="left"/>
      <w:pPr>
        <w:ind w:left="942" w:hanging="723"/>
      </w:pPr>
      <w:rPr>
        <w:rFonts w:ascii="Arial" w:eastAsia="Arial" w:hAnsi="Arial" w:cs="Arial"/>
        <w:b/>
        <w:sz w:val="19"/>
        <w:szCs w:val="19"/>
      </w:rPr>
    </w:lvl>
    <w:lvl w:ilvl="4">
      <w:start w:val="1"/>
      <w:numFmt w:val="decimal"/>
      <w:lvlText w:val="%1.%2.%3.%4.%5."/>
      <w:lvlJc w:val="left"/>
      <w:pPr>
        <w:ind w:left="1109" w:hanging="890"/>
      </w:pPr>
      <w:rPr>
        <w:rFonts w:ascii="Arial" w:eastAsia="Arial" w:hAnsi="Arial" w:cs="Arial"/>
        <w:b/>
        <w:sz w:val="19"/>
        <w:szCs w:val="19"/>
      </w:rPr>
    </w:lvl>
    <w:lvl w:ilvl="5">
      <w:start w:val="1"/>
      <w:numFmt w:val="bullet"/>
      <w:lvlText w:val="•"/>
      <w:lvlJc w:val="left"/>
      <w:pPr>
        <w:ind w:left="4317" w:hanging="890"/>
      </w:pPr>
    </w:lvl>
    <w:lvl w:ilvl="6">
      <w:start w:val="1"/>
      <w:numFmt w:val="bullet"/>
      <w:lvlText w:val="•"/>
      <w:lvlJc w:val="left"/>
      <w:pPr>
        <w:ind w:left="5390" w:hanging="890"/>
      </w:pPr>
    </w:lvl>
    <w:lvl w:ilvl="7">
      <w:start w:val="1"/>
      <w:numFmt w:val="bullet"/>
      <w:lvlText w:val="•"/>
      <w:lvlJc w:val="left"/>
      <w:pPr>
        <w:ind w:left="6462" w:hanging="890"/>
      </w:pPr>
    </w:lvl>
    <w:lvl w:ilvl="8">
      <w:start w:val="1"/>
      <w:numFmt w:val="bullet"/>
      <w:lvlText w:val="•"/>
      <w:lvlJc w:val="left"/>
      <w:pPr>
        <w:ind w:left="7535" w:hanging="890"/>
      </w:pPr>
    </w:lvl>
  </w:abstractNum>
  <w:abstractNum w:abstractNumId="8" w15:restartNumberingAfterBreak="0">
    <w:nsid w:val="1033316F"/>
    <w:multiLevelType w:val="multilevel"/>
    <w:tmpl w:val="21702644"/>
    <w:lvl w:ilvl="0">
      <w:start w:val="1"/>
      <w:numFmt w:val="decimal"/>
      <w:lvlText w:val="%1."/>
      <w:lvlJc w:val="left"/>
      <w:pPr>
        <w:ind w:left="597" w:hanging="378"/>
      </w:pPr>
      <w:rPr>
        <w:rFonts w:ascii="Arial" w:eastAsia="Arial" w:hAnsi="Arial" w:cs="Arial" w:hint="default"/>
        <w:b/>
        <w:bCs/>
        <w:spacing w:val="0"/>
        <w:w w:val="101"/>
        <w:sz w:val="33"/>
        <w:szCs w:val="33"/>
      </w:rPr>
    </w:lvl>
    <w:lvl w:ilvl="1">
      <w:start w:val="1"/>
      <w:numFmt w:val="decimal"/>
      <w:lvlText w:val="%1.%2"/>
      <w:lvlJc w:val="left"/>
      <w:pPr>
        <w:ind w:left="586" w:hanging="367"/>
      </w:pPr>
      <w:rPr>
        <w:rFonts w:ascii="Arial" w:eastAsia="Arial" w:hAnsi="Arial" w:cs="Arial" w:hint="default"/>
        <w:b/>
        <w:bCs/>
        <w:spacing w:val="0"/>
        <w:w w:val="102"/>
        <w:sz w:val="21"/>
        <w:szCs w:val="21"/>
      </w:rPr>
    </w:lvl>
    <w:lvl w:ilvl="2">
      <w:numFmt w:val="bullet"/>
      <w:lvlText w:val="●"/>
      <w:lvlJc w:val="left"/>
      <w:pPr>
        <w:ind w:left="940" w:hanging="360"/>
      </w:pPr>
      <w:rPr>
        <w:rFonts w:ascii="Arial" w:eastAsia="Arial" w:hAnsi="Arial" w:cs="Arial" w:hint="default"/>
        <w:w w:val="102"/>
        <w:sz w:val="21"/>
        <w:szCs w:val="21"/>
      </w:rPr>
    </w:lvl>
    <w:lvl w:ilvl="3">
      <w:numFmt w:val="bullet"/>
      <w:lvlText w:val="•"/>
      <w:lvlJc w:val="left"/>
      <w:pPr>
        <w:ind w:left="2032" w:hanging="360"/>
      </w:pPr>
      <w:rPr>
        <w:rFonts w:hint="default"/>
      </w:rPr>
    </w:lvl>
    <w:lvl w:ilvl="4">
      <w:numFmt w:val="bullet"/>
      <w:lvlText w:val="•"/>
      <w:lvlJc w:val="left"/>
      <w:pPr>
        <w:ind w:left="3125" w:hanging="360"/>
      </w:pPr>
      <w:rPr>
        <w:rFonts w:hint="default"/>
      </w:rPr>
    </w:lvl>
    <w:lvl w:ilvl="5">
      <w:numFmt w:val="bullet"/>
      <w:lvlText w:val="•"/>
      <w:lvlJc w:val="left"/>
      <w:pPr>
        <w:ind w:left="4217" w:hanging="360"/>
      </w:pPr>
      <w:rPr>
        <w:rFonts w:hint="default"/>
      </w:rPr>
    </w:lvl>
    <w:lvl w:ilvl="6">
      <w:numFmt w:val="bullet"/>
      <w:lvlText w:val="•"/>
      <w:lvlJc w:val="left"/>
      <w:pPr>
        <w:ind w:left="5310" w:hanging="360"/>
      </w:pPr>
      <w:rPr>
        <w:rFonts w:hint="default"/>
      </w:rPr>
    </w:lvl>
    <w:lvl w:ilvl="7">
      <w:numFmt w:val="bullet"/>
      <w:lvlText w:val="•"/>
      <w:lvlJc w:val="left"/>
      <w:pPr>
        <w:ind w:left="6402" w:hanging="360"/>
      </w:pPr>
      <w:rPr>
        <w:rFonts w:hint="default"/>
      </w:rPr>
    </w:lvl>
    <w:lvl w:ilvl="8">
      <w:numFmt w:val="bullet"/>
      <w:lvlText w:val="•"/>
      <w:lvlJc w:val="left"/>
      <w:pPr>
        <w:ind w:left="7495" w:hanging="360"/>
      </w:pPr>
      <w:rPr>
        <w:rFonts w:hint="default"/>
      </w:rPr>
    </w:lvl>
  </w:abstractNum>
  <w:abstractNum w:abstractNumId="9" w15:restartNumberingAfterBreak="0">
    <w:nsid w:val="1D2C66F1"/>
    <w:multiLevelType w:val="multilevel"/>
    <w:tmpl w:val="F2CC24E4"/>
    <w:lvl w:ilvl="0">
      <w:start w:val="4"/>
      <w:numFmt w:val="decimal"/>
      <w:lvlText w:val="%1"/>
      <w:lvlJc w:val="left"/>
      <w:pPr>
        <w:ind w:left="220" w:hanging="506"/>
      </w:pPr>
    </w:lvl>
    <w:lvl w:ilvl="1">
      <w:start w:val="1"/>
      <w:numFmt w:val="decimal"/>
      <w:lvlText w:val="%1.%2."/>
      <w:lvlJc w:val="left"/>
      <w:pPr>
        <w:ind w:left="220" w:hanging="506"/>
      </w:pPr>
      <w:rPr>
        <w:rFonts w:ascii="Arial" w:eastAsia="Arial" w:hAnsi="Arial" w:cs="Arial"/>
        <w:b/>
        <w:sz w:val="26"/>
        <w:szCs w:val="26"/>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2882" w:hanging="360"/>
      </w:p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10" w15:restartNumberingAfterBreak="0">
    <w:nsid w:val="224F614D"/>
    <w:multiLevelType w:val="multilevel"/>
    <w:tmpl w:val="22DE07AA"/>
    <w:lvl w:ilvl="0">
      <w:start w:val="4"/>
      <w:numFmt w:val="decimal"/>
      <w:lvlText w:val="%1"/>
      <w:lvlJc w:val="left"/>
      <w:pPr>
        <w:ind w:left="220" w:hanging="611"/>
      </w:pPr>
    </w:lvl>
    <w:lvl w:ilvl="1">
      <w:start w:val="1"/>
      <w:numFmt w:val="decimal"/>
      <w:lvlText w:val="%1.%2"/>
      <w:lvlJc w:val="left"/>
      <w:pPr>
        <w:ind w:left="220" w:hanging="611"/>
      </w:pPr>
    </w:lvl>
    <w:lvl w:ilvl="2">
      <w:start w:val="1"/>
      <w:numFmt w:val="decimal"/>
      <w:lvlText w:val="%1.%2.%3."/>
      <w:lvlJc w:val="left"/>
      <w:pPr>
        <w:ind w:left="220" w:hanging="611"/>
      </w:pPr>
      <w:rPr>
        <w:rFonts w:ascii="Arial" w:eastAsia="Arial" w:hAnsi="Arial" w:cs="Arial"/>
        <w:b/>
        <w:sz w:val="21"/>
        <w:szCs w:val="21"/>
      </w:rPr>
    </w:lvl>
    <w:lvl w:ilvl="3">
      <w:start w:val="1"/>
      <w:numFmt w:val="decimal"/>
      <w:lvlText w:val="%1.%2.%3.%4."/>
      <w:lvlJc w:val="left"/>
      <w:pPr>
        <w:ind w:left="942" w:hanging="723"/>
      </w:pPr>
      <w:rPr>
        <w:rFonts w:ascii="Arial" w:eastAsia="Arial" w:hAnsi="Arial" w:cs="Arial"/>
        <w:b/>
        <w:sz w:val="19"/>
        <w:szCs w:val="19"/>
      </w:rPr>
    </w:lvl>
    <w:lvl w:ilvl="4">
      <w:start w:val="1"/>
      <w:numFmt w:val="decimal"/>
      <w:lvlText w:val="%1.%2.%3.%4.%5."/>
      <w:lvlJc w:val="left"/>
      <w:pPr>
        <w:ind w:left="1109" w:hanging="890"/>
      </w:pPr>
      <w:rPr>
        <w:rFonts w:ascii="Arial" w:eastAsia="Arial" w:hAnsi="Arial" w:cs="Arial"/>
        <w:b/>
        <w:sz w:val="19"/>
        <w:szCs w:val="19"/>
      </w:rPr>
    </w:lvl>
    <w:lvl w:ilvl="5">
      <w:start w:val="1"/>
      <w:numFmt w:val="bullet"/>
      <w:lvlText w:val="•"/>
      <w:lvlJc w:val="left"/>
      <w:pPr>
        <w:ind w:left="4317" w:hanging="890"/>
      </w:pPr>
    </w:lvl>
    <w:lvl w:ilvl="6">
      <w:start w:val="1"/>
      <w:numFmt w:val="bullet"/>
      <w:lvlText w:val="•"/>
      <w:lvlJc w:val="left"/>
      <w:pPr>
        <w:ind w:left="5390" w:hanging="890"/>
      </w:pPr>
    </w:lvl>
    <w:lvl w:ilvl="7">
      <w:start w:val="1"/>
      <w:numFmt w:val="bullet"/>
      <w:lvlText w:val="•"/>
      <w:lvlJc w:val="left"/>
      <w:pPr>
        <w:ind w:left="6462" w:hanging="890"/>
      </w:pPr>
    </w:lvl>
    <w:lvl w:ilvl="8">
      <w:start w:val="1"/>
      <w:numFmt w:val="bullet"/>
      <w:lvlText w:val="•"/>
      <w:lvlJc w:val="left"/>
      <w:pPr>
        <w:ind w:left="7535" w:hanging="890"/>
      </w:pPr>
    </w:lvl>
  </w:abstractNum>
  <w:abstractNum w:abstractNumId="11" w15:restartNumberingAfterBreak="0">
    <w:nsid w:val="249D6531"/>
    <w:multiLevelType w:val="multilevel"/>
    <w:tmpl w:val="A8988456"/>
    <w:lvl w:ilvl="0">
      <w:start w:val="4"/>
      <w:numFmt w:val="decimal"/>
      <w:lvlText w:val="%1"/>
      <w:lvlJc w:val="left"/>
      <w:pPr>
        <w:ind w:left="942" w:hanging="723"/>
      </w:pPr>
    </w:lvl>
    <w:lvl w:ilvl="1">
      <w:start w:val="1"/>
      <w:numFmt w:val="decimal"/>
      <w:lvlText w:val="%1.%2"/>
      <w:lvlJc w:val="left"/>
      <w:pPr>
        <w:ind w:left="942" w:hanging="723"/>
      </w:pPr>
    </w:lvl>
    <w:lvl w:ilvl="2">
      <w:start w:val="3"/>
      <w:numFmt w:val="decimal"/>
      <w:lvlText w:val="%1.%2.%3"/>
      <w:lvlJc w:val="left"/>
      <w:pPr>
        <w:ind w:left="942" w:hanging="723"/>
      </w:pPr>
    </w:lvl>
    <w:lvl w:ilvl="3">
      <w:start w:val="1"/>
      <w:numFmt w:val="decimal"/>
      <w:lvlText w:val="%1.%2.%3.%4."/>
      <w:lvlJc w:val="left"/>
      <w:pPr>
        <w:ind w:left="942" w:hanging="723"/>
      </w:pPr>
      <w:rPr>
        <w:rFonts w:ascii="Arial" w:eastAsia="Arial" w:hAnsi="Arial" w:cs="Arial"/>
        <w:b/>
        <w:sz w:val="19"/>
        <w:szCs w:val="19"/>
      </w:rPr>
    </w:lvl>
    <w:lvl w:ilvl="4">
      <w:start w:val="1"/>
      <w:numFmt w:val="bullet"/>
      <w:lvlText w:val="•"/>
      <w:lvlJc w:val="left"/>
      <w:pPr>
        <w:ind w:left="4436" w:hanging="723"/>
      </w:pPr>
    </w:lvl>
    <w:lvl w:ilvl="5">
      <w:start w:val="1"/>
      <w:numFmt w:val="bullet"/>
      <w:lvlText w:val="•"/>
      <w:lvlJc w:val="left"/>
      <w:pPr>
        <w:ind w:left="5310" w:hanging="723"/>
      </w:pPr>
    </w:lvl>
    <w:lvl w:ilvl="6">
      <w:start w:val="1"/>
      <w:numFmt w:val="bullet"/>
      <w:lvlText w:val="•"/>
      <w:lvlJc w:val="left"/>
      <w:pPr>
        <w:ind w:left="6184" w:hanging="723"/>
      </w:pPr>
    </w:lvl>
    <w:lvl w:ilvl="7">
      <w:start w:val="1"/>
      <w:numFmt w:val="bullet"/>
      <w:lvlText w:val="•"/>
      <w:lvlJc w:val="left"/>
      <w:pPr>
        <w:ind w:left="7058" w:hanging="723"/>
      </w:pPr>
    </w:lvl>
    <w:lvl w:ilvl="8">
      <w:start w:val="1"/>
      <w:numFmt w:val="bullet"/>
      <w:lvlText w:val="•"/>
      <w:lvlJc w:val="left"/>
      <w:pPr>
        <w:ind w:left="7932" w:hanging="722"/>
      </w:pPr>
    </w:lvl>
  </w:abstractNum>
  <w:abstractNum w:abstractNumId="12" w15:restartNumberingAfterBreak="0">
    <w:nsid w:val="283A6286"/>
    <w:multiLevelType w:val="multilevel"/>
    <w:tmpl w:val="022008B8"/>
    <w:lvl w:ilvl="0">
      <w:start w:val="4"/>
      <w:numFmt w:val="decimal"/>
      <w:lvlText w:val="%1"/>
      <w:lvlJc w:val="left"/>
      <w:pPr>
        <w:ind w:left="830" w:hanging="611"/>
      </w:pPr>
    </w:lvl>
    <w:lvl w:ilvl="1">
      <w:start w:val="2"/>
      <w:numFmt w:val="decimal"/>
      <w:lvlText w:val="%1.%2"/>
      <w:lvlJc w:val="left"/>
      <w:pPr>
        <w:ind w:left="830" w:hanging="611"/>
      </w:pPr>
    </w:lvl>
    <w:lvl w:ilvl="2">
      <w:start w:val="3"/>
      <w:numFmt w:val="decimal"/>
      <w:lvlText w:val="%1.%2.%3."/>
      <w:lvlJc w:val="left"/>
      <w:pPr>
        <w:ind w:left="830" w:hanging="611"/>
      </w:pPr>
      <w:rPr>
        <w:rFonts w:ascii="Arial" w:eastAsia="Arial" w:hAnsi="Arial" w:cs="Arial"/>
        <w:b/>
        <w:sz w:val="21"/>
        <w:szCs w:val="21"/>
      </w:rPr>
    </w:lvl>
    <w:lvl w:ilvl="3">
      <w:start w:val="1"/>
      <w:numFmt w:val="bullet"/>
      <w:lvlText w:val="●"/>
      <w:lvlJc w:val="left"/>
      <w:pPr>
        <w:ind w:left="940" w:hanging="360"/>
      </w:pPr>
      <w:rPr>
        <w:rFonts w:ascii="Arial" w:eastAsia="Arial" w:hAnsi="Arial" w:cs="Arial"/>
        <w:sz w:val="21"/>
        <w:szCs w:val="21"/>
      </w:r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13" w15:restartNumberingAfterBreak="0">
    <w:nsid w:val="2A7C234D"/>
    <w:multiLevelType w:val="multilevel"/>
    <w:tmpl w:val="EC8EB02E"/>
    <w:lvl w:ilvl="0">
      <w:start w:val="1"/>
      <w:numFmt w:val="bullet"/>
      <w:lvlText w:val="●"/>
      <w:lvlJc w:val="left"/>
      <w:pPr>
        <w:ind w:left="940" w:hanging="360"/>
      </w:pPr>
      <w:rPr>
        <w:rFonts w:ascii="Arial" w:eastAsia="Arial" w:hAnsi="Arial" w:cs="Arial"/>
        <w:sz w:val="21"/>
        <w:szCs w:val="21"/>
      </w:rPr>
    </w:lvl>
    <w:lvl w:ilvl="1">
      <w:start w:val="1"/>
      <w:numFmt w:val="bullet"/>
      <w:lvlText w:val="•"/>
      <w:lvlJc w:val="left"/>
      <w:pPr>
        <w:ind w:left="1814" w:hanging="360"/>
      </w:pPr>
    </w:lvl>
    <w:lvl w:ilvl="2">
      <w:start w:val="1"/>
      <w:numFmt w:val="bullet"/>
      <w:lvlText w:val="•"/>
      <w:lvlJc w:val="left"/>
      <w:pPr>
        <w:ind w:left="2688" w:hanging="360"/>
      </w:pPr>
    </w:lvl>
    <w:lvl w:ilvl="3">
      <w:start w:val="1"/>
      <w:numFmt w:val="bullet"/>
      <w:lvlText w:val="•"/>
      <w:lvlJc w:val="left"/>
      <w:pPr>
        <w:ind w:left="3562" w:hanging="360"/>
      </w:pPr>
    </w:lvl>
    <w:lvl w:ilvl="4">
      <w:start w:val="1"/>
      <w:numFmt w:val="bullet"/>
      <w:lvlText w:val="•"/>
      <w:lvlJc w:val="left"/>
      <w:pPr>
        <w:ind w:left="4436" w:hanging="360"/>
      </w:p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14" w15:restartNumberingAfterBreak="0">
    <w:nsid w:val="2ABA68CD"/>
    <w:multiLevelType w:val="multilevel"/>
    <w:tmpl w:val="9D8C9DB0"/>
    <w:lvl w:ilvl="0">
      <w:start w:val="3"/>
      <w:numFmt w:val="decimal"/>
      <w:lvlText w:val="%1."/>
      <w:lvlJc w:val="left"/>
      <w:pPr>
        <w:ind w:left="464" w:hanging="245"/>
      </w:pPr>
      <w:rPr>
        <w:u w:val="single"/>
      </w:rPr>
    </w:lvl>
    <w:lvl w:ilvl="1">
      <w:start w:val="1"/>
      <w:numFmt w:val="decimal"/>
      <w:lvlText w:val="%1.%2."/>
      <w:lvlJc w:val="left"/>
      <w:pPr>
        <w:ind w:left="220" w:hanging="428"/>
      </w:pPr>
      <w:rPr>
        <w:u w:val="single"/>
      </w:rPr>
    </w:lvl>
    <w:lvl w:ilvl="2">
      <w:start w:val="1"/>
      <w:numFmt w:val="decimal"/>
      <w:lvlText w:val="%1.%2.%3."/>
      <w:lvlJc w:val="left"/>
      <w:pPr>
        <w:ind w:left="940" w:hanging="428"/>
      </w:pPr>
      <w:rPr>
        <w:u w:val="single"/>
      </w:rPr>
    </w:lvl>
    <w:lvl w:ilvl="3">
      <w:start w:val="1"/>
      <w:numFmt w:val="decimal"/>
      <w:lvlText w:val="%1.%2.%3.%4."/>
      <w:lvlJc w:val="left"/>
      <w:pPr>
        <w:ind w:left="1300" w:hanging="428"/>
      </w:pPr>
      <w:rPr>
        <w:u w:val="single"/>
      </w:rPr>
    </w:lvl>
    <w:lvl w:ilvl="4">
      <w:start w:val="1"/>
      <w:numFmt w:val="decimal"/>
      <w:lvlText w:val="%1.%2.%3.%4.%5."/>
      <w:lvlJc w:val="left"/>
      <w:pPr>
        <w:ind w:left="1660" w:hanging="428"/>
      </w:pPr>
      <w:rPr>
        <w:u w:val="single"/>
      </w:rPr>
    </w:lvl>
    <w:lvl w:ilvl="5">
      <w:start w:val="1"/>
      <w:numFmt w:val="bullet"/>
      <w:lvlText w:val="•"/>
      <w:lvlJc w:val="left"/>
      <w:pPr>
        <w:ind w:left="1660" w:hanging="428"/>
      </w:pPr>
    </w:lvl>
    <w:lvl w:ilvl="6">
      <w:start w:val="1"/>
      <w:numFmt w:val="bullet"/>
      <w:lvlText w:val="•"/>
      <w:lvlJc w:val="left"/>
      <w:pPr>
        <w:ind w:left="3264" w:hanging="428"/>
      </w:pPr>
    </w:lvl>
    <w:lvl w:ilvl="7">
      <w:start w:val="1"/>
      <w:numFmt w:val="bullet"/>
      <w:lvlText w:val="•"/>
      <w:lvlJc w:val="left"/>
      <w:pPr>
        <w:ind w:left="4868" w:hanging="428"/>
      </w:pPr>
    </w:lvl>
    <w:lvl w:ilvl="8">
      <w:start w:val="1"/>
      <w:numFmt w:val="bullet"/>
      <w:lvlText w:val="•"/>
      <w:lvlJc w:val="left"/>
      <w:pPr>
        <w:ind w:left="6472" w:hanging="427"/>
      </w:pPr>
    </w:lvl>
  </w:abstractNum>
  <w:abstractNum w:abstractNumId="15" w15:restartNumberingAfterBreak="0">
    <w:nsid w:val="2F4224DF"/>
    <w:multiLevelType w:val="multilevel"/>
    <w:tmpl w:val="77B4B872"/>
    <w:lvl w:ilvl="0">
      <w:start w:val="4"/>
      <w:numFmt w:val="decimal"/>
      <w:lvlText w:val="%1"/>
      <w:lvlJc w:val="left"/>
      <w:pPr>
        <w:ind w:left="830" w:hanging="611"/>
      </w:pPr>
    </w:lvl>
    <w:lvl w:ilvl="1">
      <w:start w:val="1"/>
      <w:numFmt w:val="decimal"/>
      <w:lvlText w:val="%1.%2"/>
      <w:lvlJc w:val="left"/>
      <w:pPr>
        <w:ind w:left="830" w:hanging="611"/>
      </w:pPr>
    </w:lvl>
    <w:lvl w:ilvl="2">
      <w:start w:val="4"/>
      <w:numFmt w:val="decimal"/>
      <w:lvlText w:val="%1.%2.%3."/>
      <w:lvlJc w:val="left"/>
      <w:pPr>
        <w:ind w:left="830" w:hanging="611"/>
      </w:pPr>
      <w:rPr>
        <w:rFonts w:ascii="Arial" w:eastAsia="Arial" w:hAnsi="Arial" w:cs="Arial"/>
        <w:b/>
        <w:sz w:val="21"/>
        <w:szCs w:val="21"/>
      </w:rPr>
    </w:lvl>
    <w:lvl w:ilvl="3">
      <w:start w:val="1"/>
      <w:numFmt w:val="decimal"/>
      <w:lvlText w:val="%4)"/>
      <w:lvlJc w:val="left"/>
      <w:pPr>
        <w:ind w:left="940" w:hanging="360"/>
      </w:pPr>
      <w:rPr>
        <w:rFonts w:ascii="Arial" w:eastAsia="Arial" w:hAnsi="Arial" w:cs="Arial"/>
        <w:sz w:val="21"/>
        <w:szCs w:val="21"/>
      </w:rPr>
    </w:lvl>
    <w:lvl w:ilvl="4">
      <w:start w:val="1"/>
      <w:numFmt w:val="lowerLetter"/>
      <w:lvlText w:val="%5)"/>
      <w:lvlJc w:val="left"/>
      <w:pPr>
        <w:ind w:left="940" w:hanging="360"/>
      </w:pPr>
      <w:rPr>
        <w:rFonts w:ascii="Arial" w:eastAsia="Arial" w:hAnsi="Arial" w:cs="Arial"/>
        <w:sz w:val="21"/>
        <w:szCs w:val="21"/>
      </w:rPr>
    </w:lvl>
    <w:lvl w:ilvl="5">
      <w:start w:val="1"/>
      <w:numFmt w:val="lowerRoman"/>
      <w:lvlText w:val="%6)"/>
      <w:lvlJc w:val="left"/>
      <w:pPr>
        <w:ind w:left="1300" w:hanging="360"/>
      </w:pPr>
      <w:rPr>
        <w:rFonts w:ascii="Arial" w:eastAsia="Arial" w:hAnsi="Arial" w:cs="Arial"/>
        <w:sz w:val="21"/>
        <w:szCs w:val="21"/>
      </w:rPr>
    </w:lvl>
    <w:lvl w:ilvl="6">
      <w:start w:val="1"/>
      <w:numFmt w:val="bullet"/>
      <w:lvlText w:val="•"/>
      <w:lvlJc w:val="left"/>
      <w:pPr>
        <w:ind w:left="5490" w:hanging="360"/>
      </w:pPr>
    </w:lvl>
    <w:lvl w:ilvl="7">
      <w:start w:val="1"/>
      <w:numFmt w:val="bullet"/>
      <w:lvlText w:val="•"/>
      <w:lvlJc w:val="left"/>
      <w:pPr>
        <w:ind w:left="6537" w:hanging="360"/>
      </w:pPr>
    </w:lvl>
    <w:lvl w:ilvl="8">
      <w:start w:val="1"/>
      <w:numFmt w:val="bullet"/>
      <w:lvlText w:val="•"/>
      <w:lvlJc w:val="left"/>
      <w:pPr>
        <w:ind w:left="7585" w:hanging="360"/>
      </w:pPr>
    </w:lvl>
  </w:abstractNum>
  <w:abstractNum w:abstractNumId="16" w15:restartNumberingAfterBreak="0">
    <w:nsid w:val="307B1B27"/>
    <w:multiLevelType w:val="hybridMultilevel"/>
    <w:tmpl w:val="9F645E44"/>
    <w:lvl w:ilvl="0" w:tplc="AEFEB30A">
      <w:numFmt w:val="bullet"/>
      <w:lvlText w:val="●"/>
      <w:lvlJc w:val="left"/>
      <w:pPr>
        <w:ind w:left="940" w:hanging="360"/>
      </w:pPr>
      <w:rPr>
        <w:rFonts w:ascii="Arial" w:eastAsia="Arial" w:hAnsi="Arial" w:cs="Arial" w:hint="default"/>
        <w:w w:val="102"/>
        <w:sz w:val="21"/>
        <w:szCs w:val="21"/>
      </w:rPr>
    </w:lvl>
    <w:lvl w:ilvl="1" w:tplc="0D7CBE3A">
      <w:numFmt w:val="bullet"/>
      <w:lvlText w:val="•"/>
      <w:lvlJc w:val="left"/>
      <w:pPr>
        <w:ind w:left="1814" w:hanging="360"/>
      </w:pPr>
      <w:rPr>
        <w:rFonts w:hint="default"/>
      </w:rPr>
    </w:lvl>
    <w:lvl w:ilvl="2" w:tplc="2A101326">
      <w:numFmt w:val="bullet"/>
      <w:lvlText w:val="•"/>
      <w:lvlJc w:val="left"/>
      <w:pPr>
        <w:ind w:left="2688" w:hanging="360"/>
      </w:pPr>
      <w:rPr>
        <w:rFonts w:hint="default"/>
      </w:rPr>
    </w:lvl>
    <w:lvl w:ilvl="3" w:tplc="D916D9A2">
      <w:numFmt w:val="bullet"/>
      <w:lvlText w:val="•"/>
      <w:lvlJc w:val="left"/>
      <w:pPr>
        <w:ind w:left="3562" w:hanging="360"/>
      </w:pPr>
      <w:rPr>
        <w:rFonts w:hint="default"/>
      </w:rPr>
    </w:lvl>
    <w:lvl w:ilvl="4" w:tplc="CB1C85C6">
      <w:numFmt w:val="bullet"/>
      <w:lvlText w:val="•"/>
      <w:lvlJc w:val="left"/>
      <w:pPr>
        <w:ind w:left="4436" w:hanging="360"/>
      </w:pPr>
      <w:rPr>
        <w:rFonts w:hint="default"/>
      </w:rPr>
    </w:lvl>
    <w:lvl w:ilvl="5" w:tplc="93128E02">
      <w:numFmt w:val="bullet"/>
      <w:lvlText w:val="•"/>
      <w:lvlJc w:val="left"/>
      <w:pPr>
        <w:ind w:left="5310" w:hanging="360"/>
      </w:pPr>
      <w:rPr>
        <w:rFonts w:hint="default"/>
      </w:rPr>
    </w:lvl>
    <w:lvl w:ilvl="6" w:tplc="72EC34BA">
      <w:numFmt w:val="bullet"/>
      <w:lvlText w:val="•"/>
      <w:lvlJc w:val="left"/>
      <w:pPr>
        <w:ind w:left="6184" w:hanging="360"/>
      </w:pPr>
      <w:rPr>
        <w:rFonts w:hint="default"/>
      </w:rPr>
    </w:lvl>
    <w:lvl w:ilvl="7" w:tplc="25CA01C2">
      <w:numFmt w:val="bullet"/>
      <w:lvlText w:val="•"/>
      <w:lvlJc w:val="left"/>
      <w:pPr>
        <w:ind w:left="7058" w:hanging="360"/>
      </w:pPr>
      <w:rPr>
        <w:rFonts w:hint="default"/>
      </w:rPr>
    </w:lvl>
    <w:lvl w:ilvl="8" w:tplc="D0D28B78">
      <w:numFmt w:val="bullet"/>
      <w:lvlText w:val="•"/>
      <w:lvlJc w:val="left"/>
      <w:pPr>
        <w:ind w:left="7932" w:hanging="360"/>
      </w:pPr>
      <w:rPr>
        <w:rFonts w:hint="default"/>
      </w:rPr>
    </w:lvl>
  </w:abstractNum>
  <w:abstractNum w:abstractNumId="17" w15:restartNumberingAfterBreak="0">
    <w:nsid w:val="31467B50"/>
    <w:multiLevelType w:val="multilevel"/>
    <w:tmpl w:val="FA0AE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2A7DC7"/>
    <w:multiLevelType w:val="multilevel"/>
    <w:tmpl w:val="440862F8"/>
    <w:lvl w:ilvl="0">
      <w:start w:val="4"/>
      <w:numFmt w:val="decimal"/>
      <w:lvlText w:val="%1"/>
      <w:lvlJc w:val="left"/>
      <w:pPr>
        <w:ind w:left="220" w:hanging="506"/>
      </w:pPr>
    </w:lvl>
    <w:lvl w:ilvl="1">
      <w:start w:val="2"/>
      <w:numFmt w:val="decimal"/>
      <w:lvlText w:val="%1.%2."/>
      <w:lvlJc w:val="left"/>
      <w:pPr>
        <w:ind w:left="220" w:hanging="506"/>
      </w:pPr>
      <w:rPr>
        <w:rFonts w:ascii="Arial" w:eastAsia="Arial" w:hAnsi="Arial" w:cs="Arial"/>
        <w:b/>
        <w:sz w:val="26"/>
        <w:szCs w:val="26"/>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2882" w:hanging="360"/>
      </w:p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19" w15:restartNumberingAfterBreak="0">
    <w:nsid w:val="35FB0D52"/>
    <w:multiLevelType w:val="multilevel"/>
    <w:tmpl w:val="52143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6DE2614"/>
    <w:multiLevelType w:val="multilevel"/>
    <w:tmpl w:val="EE9435F8"/>
    <w:lvl w:ilvl="0">
      <w:start w:val="4"/>
      <w:numFmt w:val="decimal"/>
      <w:lvlText w:val="%1"/>
      <w:lvlJc w:val="left"/>
      <w:pPr>
        <w:ind w:left="830" w:hanging="611"/>
      </w:pPr>
    </w:lvl>
    <w:lvl w:ilvl="1">
      <w:start w:val="4"/>
      <w:numFmt w:val="decimal"/>
      <w:lvlText w:val="%1.%2"/>
      <w:lvlJc w:val="left"/>
      <w:pPr>
        <w:ind w:left="830" w:hanging="611"/>
      </w:pPr>
    </w:lvl>
    <w:lvl w:ilvl="2">
      <w:start w:val="1"/>
      <w:numFmt w:val="decimal"/>
      <w:lvlText w:val="%1.%2.%3."/>
      <w:lvlJc w:val="left"/>
      <w:pPr>
        <w:ind w:left="830" w:hanging="611"/>
      </w:pPr>
      <w:rPr>
        <w:rFonts w:ascii="Arial" w:eastAsia="Arial" w:hAnsi="Arial" w:cs="Arial"/>
        <w:b/>
        <w:sz w:val="21"/>
        <w:szCs w:val="21"/>
      </w:rPr>
    </w:lvl>
    <w:lvl w:ilvl="3">
      <w:start w:val="1"/>
      <w:numFmt w:val="decimal"/>
      <w:lvlText w:val="%1.%2.%3.%4."/>
      <w:lvlJc w:val="left"/>
      <w:pPr>
        <w:ind w:left="942" w:hanging="723"/>
      </w:pPr>
      <w:rPr>
        <w:rFonts w:ascii="Arial" w:eastAsia="Arial" w:hAnsi="Arial" w:cs="Arial"/>
        <w:b/>
        <w:sz w:val="19"/>
        <w:szCs w:val="19"/>
      </w:rPr>
    </w:lvl>
    <w:lvl w:ilvl="4">
      <w:start w:val="1"/>
      <w:numFmt w:val="decimal"/>
      <w:lvlText w:val="%5."/>
      <w:lvlJc w:val="left"/>
      <w:pPr>
        <w:ind w:left="940" w:hanging="360"/>
      </w:pPr>
      <w:rPr>
        <w:rFonts w:ascii="Arial" w:eastAsia="Arial" w:hAnsi="Arial" w:cs="Arial"/>
        <w:sz w:val="21"/>
        <w:szCs w:val="21"/>
      </w:r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21" w15:restartNumberingAfterBreak="0">
    <w:nsid w:val="3CB82316"/>
    <w:multiLevelType w:val="multilevel"/>
    <w:tmpl w:val="8FB0C18A"/>
    <w:lvl w:ilvl="0">
      <w:start w:val="4"/>
      <w:numFmt w:val="decimal"/>
      <w:lvlText w:val="%1"/>
      <w:lvlJc w:val="left"/>
      <w:pPr>
        <w:ind w:left="1300" w:hanging="611"/>
      </w:pPr>
    </w:lvl>
    <w:lvl w:ilvl="1">
      <w:start w:val="4"/>
      <w:numFmt w:val="decimal"/>
      <w:lvlText w:val="%1.%2"/>
      <w:lvlJc w:val="left"/>
      <w:pPr>
        <w:ind w:left="1300" w:hanging="611"/>
      </w:pPr>
    </w:lvl>
    <w:lvl w:ilvl="2">
      <w:start w:val="2"/>
      <w:numFmt w:val="decimal"/>
      <w:lvlText w:val="%1.%2.%3."/>
      <w:lvlJc w:val="left"/>
      <w:pPr>
        <w:ind w:left="1300" w:hanging="611"/>
      </w:pPr>
      <w:rPr>
        <w:u w:val="single"/>
      </w:rPr>
    </w:lvl>
    <w:lvl w:ilvl="3">
      <w:start w:val="1"/>
      <w:numFmt w:val="bullet"/>
      <w:lvlText w:val="•"/>
      <w:lvlJc w:val="left"/>
      <w:pPr>
        <w:ind w:left="3814" w:hanging="611"/>
      </w:pPr>
    </w:lvl>
    <w:lvl w:ilvl="4">
      <w:start w:val="1"/>
      <w:numFmt w:val="bullet"/>
      <w:lvlText w:val="•"/>
      <w:lvlJc w:val="left"/>
      <w:pPr>
        <w:ind w:left="4652" w:hanging="611"/>
      </w:pPr>
    </w:lvl>
    <w:lvl w:ilvl="5">
      <w:start w:val="1"/>
      <w:numFmt w:val="bullet"/>
      <w:lvlText w:val="•"/>
      <w:lvlJc w:val="left"/>
      <w:pPr>
        <w:ind w:left="5490" w:hanging="611"/>
      </w:pPr>
    </w:lvl>
    <w:lvl w:ilvl="6">
      <w:start w:val="1"/>
      <w:numFmt w:val="bullet"/>
      <w:lvlText w:val="•"/>
      <w:lvlJc w:val="left"/>
      <w:pPr>
        <w:ind w:left="6328" w:hanging="611"/>
      </w:pPr>
    </w:lvl>
    <w:lvl w:ilvl="7">
      <w:start w:val="1"/>
      <w:numFmt w:val="bullet"/>
      <w:lvlText w:val="•"/>
      <w:lvlJc w:val="left"/>
      <w:pPr>
        <w:ind w:left="7166" w:hanging="611"/>
      </w:pPr>
    </w:lvl>
    <w:lvl w:ilvl="8">
      <w:start w:val="1"/>
      <w:numFmt w:val="bullet"/>
      <w:lvlText w:val="•"/>
      <w:lvlJc w:val="left"/>
      <w:pPr>
        <w:ind w:left="8004" w:hanging="611"/>
      </w:pPr>
    </w:lvl>
  </w:abstractNum>
  <w:abstractNum w:abstractNumId="22" w15:restartNumberingAfterBreak="0">
    <w:nsid w:val="3EFC075A"/>
    <w:multiLevelType w:val="multilevel"/>
    <w:tmpl w:val="9144420E"/>
    <w:lvl w:ilvl="0">
      <w:start w:val="4"/>
      <w:numFmt w:val="decimal"/>
      <w:lvlText w:val="%1"/>
      <w:lvlJc w:val="left"/>
      <w:pPr>
        <w:ind w:left="1660" w:hanging="795"/>
      </w:pPr>
    </w:lvl>
    <w:lvl w:ilvl="1">
      <w:start w:val="2"/>
      <w:numFmt w:val="decimal"/>
      <w:lvlText w:val="%1.%2"/>
      <w:lvlJc w:val="left"/>
      <w:pPr>
        <w:ind w:left="1660" w:hanging="795"/>
      </w:pPr>
    </w:lvl>
    <w:lvl w:ilvl="2">
      <w:start w:val="1"/>
      <w:numFmt w:val="decimal"/>
      <w:lvlText w:val="%1.%2.%3"/>
      <w:lvlJc w:val="left"/>
      <w:pPr>
        <w:ind w:left="1660" w:hanging="795"/>
      </w:pPr>
    </w:lvl>
    <w:lvl w:ilvl="3">
      <w:start w:val="1"/>
      <w:numFmt w:val="decimal"/>
      <w:lvlText w:val="%1.%2.%3.%4."/>
      <w:lvlJc w:val="left"/>
      <w:pPr>
        <w:ind w:left="1660" w:hanging="795"/>
      </w:pPr>
      <w:rPr>
        <w:u w:val="single"/>
      </w:rPr>
    </w:lvl>
    <w:lvl w:ilvl="4">
      <w:start w:val="2"/>
      <w:numFmt w:val="decimal"/>
      <w:lvlText w:val="%1.%2.%3.%4.%5."/>
      <w:lvlJc w:val="left"/>
      <w:pPr>
        <w:ind w:left="1660" w:hanging="978"/>
      </w:pPr>
      <w:rPr>
        <w:u w:val="single"/>
      </w:rPr>
    </w:lvl>
    <w:lvl w:ilvl="5">
      <w:start w:val="1"/>
      <w:numFmt w:val="bullet"/>
      <w:lvlText w:val="•"/>
      <w:lvlJc w:val="left"/>
      <w:pPr>
        <w:ind w:left="5670" w:hanging="978"/>
      </w:pPr>
    </w:lvl>
    <w:lvl w:ilvl="6">
      <w:start w:val="1"/>
      <w:numFmt w:val="bullet"/>
      <w:lvlText w:val="•"/>
      <w:lvlJc w:val="left"/>
      <w:pPr>
        <w:ind w:left="6472" w:hanging="977"/>
      </w:pPr>
    </w:lvl>
    <w:lvl w:ilvl="7">
      <w:start w:val="1"/>
      <w:numFmt w:val="bullet"/>
      <w:lvlText w:val="•"/>
      <w:lvlJc w:val="left"/>
      <w:pPr>
        <w:ind w:left="7274" w:hanging="978"/>
      </w:pPr>
    </w:lvl>
    <w:lvl w:ilvl="8">
      <w:start w:val="1"/>
      <w:numFmt w:val="bullet"/>
      <w:lvlText w:val="•"/>
      <w:lvlJc w:val="left"/>
      <w:pPr>
        <w:ind w:left="8076" w:hanging="977"/>
      </w:pPr>
    </w:lvl>
  </w:abstractNum>
  <w:abstractNum w:abstractNumId="23" w15:restartNumberingAfterBreak="0">
    <w:nsid w:val="41B17221"/>
    <w:multiLevelType w:val="multilevel"/>
    <w:tmpl w:val="686C4D62"/>
    <w:lvl w:ilvl="0">
      <w:start w:val="1"/>
      <w:numFmt w:val="bullet"/>
      <w:lvlText w:val="-"/>
      <w:lvlJc w:val="left"/>
      <w:pPr>
        <w:ind w:left="1240" w:hanging="265"/>
      </w:pPr>
      <w:rPr>
        <w:rFonts w:ascii="Courier New" w:eastAsia="Courier New" w:hAnsi="Courier New" w:cs="Courier New"/>
        <w:sz w:val="21"/>
        <w:szCs w:val="21"/>
      </w:rPr>
    </w:lvl>
    <w:lvl w:ilvl="1">
      <w:start w:val="1"/>
      <w:numFmt w:val="bullet"/>
      <w:lvlText w:val="•"/>
      <w:lvlJc w:val="left"/>
      <w:pPr>
        <w:ind w:left="2084" w:hanging="265"/>
      </w:pPr>
    </w:lvl>
    <w:lvl w:ilvl="2">
      <w:start w:val="1"/>
      <w:numFmt w:val="bullet"/>
      <w:lvlText w:val="•"/>
      <w:lvlJc w:val="left"/>
      <w:pPr>
        <w:ind w:left="2928" w:hanging="265"/>
      </w:pPr>
    </w:lvl>
    <w:lvl w:ilvl="3">
      <w:start w:val="1"/>
      <w:numFmt w:val="bullet"/>
      <w:lvlText w:val="•"/>
      <w:lvlJc w:val="left"/>
      <w:pPr>
        <w:ind w:left="3772" w:hanging="265"/>
      </w:pPr>
    </w:lvl>
    <w:lvl w:ilvl="4">
      <w:start w:val="1"/>
      <w:numFmt w:val="bullet"/>
      <w:lvlText w:val="•"/>
      <w:lvlJc w:val="left"/>
      <w:pPr>
        <w:ind w:left="4616" w:hanging="265"/>
      </w:pPr>
    </w:lvl>
    <w:lvl w:ilvl="5">
      <w:start w:val="1"/>
      <w:numFmt w:val="bullet"/>
      <w:lvlText w:val="•"/>
      <w:lvlJc w:val="left"/>
      <w:pPr>
        <w:ind w:left="5460" w:hanging="265"/>
      </w:pPr>
    </w:lvl>
    <w:lvl w:ilvl="6">
      <w:start w:val="1"/>
      <w:numFmt w:val="bullet"/>
      <w:lvlText w:val="•"/>
      <w:lvlJc w:val="left"/>
      <w:pPr>
        <w:ind w:left="6304" w:hanging="265"/>
      </w:pPr>
    </w:lvl>
    <w:lvl w:ilvl="7">
      <w:start w:val="1"/>
      <w:numFmt w:val="bullet"/>
      <w:lvlText w:val="•"/>
      <w:lvlJc w:val="left"/>
      <w:pPr>
        <w:ind w:left="7148" w:hanging="265"/>
      </w:pPr>
    </w:lvl>
    <w:lvl w:ilvl="8">
      <w:start w:val="1"/>
      <w:numFmt w:val="bullet"/>
      <w:lvlText w:val="•"/>
      <w:lvlJc w:val="left"/>
      <w:pPr>
        <w:ind w:left="7992" w:hanging="265"/>
      </w:pPr>
    </w:lvl>
  </w:abstractNum>
  <w:abstractNum w:abstractNumId="24" w15:restartNumberingAfterBreak="0">
    <w:nsid w:val="468B1491"/>
    <w:multiLevelType w:val="multilevel"/>
    <w:tmpl w:val="8898D2E6"/>
    <w:lvl w:ilvl="0">
      <w:start w:val="4"/>
      <w:numFmt w:val="decimal"/>
      <w:lvlText w:val="%1"/>
      <w:lvlJc w:val="left"/>
      <w:pPr>
        <w:ind w:left="220" w:hanging="611"/>
      </w:pPr>
    </w:lvl>
    <w:lvl w:ilvl="1">
      <w:start w:val="1"/>
      <w:numFmt w:val="decimal"/>
      <w:lvlText w:val="%1.%2"/>
      <w:lvlJc w:val="left"/>
      <w:pPr>
        <w:ind w:left="220" w:hanging="611"/>
      </w:pPr>
    </w:lvl>
    <w:lvl w:ilvl="2">
      <w:start w:val="2"/>
      <w:numFmt w:val="decimal"/>
      <w:lvlText w:val="%1.%2.%3."/>
      <w:lvlJc w:val="left"/>
      <w:pPr>
        <w:ind w:left="220" w:hanging="611"/>
      </w:pPr>
      <w:rPr>
        <w:rFonts w:ascii="Arial" w:eastAsia="Arial" w:hAnsi="Arial" w:cs="Arial"/>
        <w:b/>
        <w:sz w:val="21"/>
        <w:szCs w:val="21"/>
      </w:rPr>
    </w:lvl>
    <w:lvl w:ilvl="3">
      <w:start w:val="1"/>
      <w:numFmt w:val="bullet"/>
      <w:lvlText w:val="●"/>
      <w:lvlJc w:val="left"/>
      <w:pPr>
        <w:ind w:left="940" w:hanging="360"/>
      </w:pPr>
      <w:rPr>
        <w:rFonts w:ascii="Arial" w:eastAsia="Arial" w:hAnsi="Arial" w:cs="Arial"/>
        <w:sz w:val="21"/>
        <w:szCs w:val="21"/>
      </w:r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25" w15:restartNumberingAfterBreak="0">
    <w:nsid w:val="46D4741C"/>
    <w:multiLevelType w:val="multilevel"/>
    <w:tmpl w:val="43B8694C"/>
    <w:lvl w:ilvl="0">
      <w:start w:val="1"/>
      <w:numFmt w:val="decimal"/>
      <w:lvlText w:val="%1."/>
      <w:lvlJc w:val="left"/>
      <w:pPr>
        <w:ind w:left="580" w:hanging="360"/>
      </w:pPr>
      <w:rPr>
        <w:rFonts w:ascii="Arial" w:eastAsia="Arial" w:hAnsi="Arial" w:cs="Arial"/>
        <w:sz w:val="21"/>
        <w:szCs w:val="21"/>
      </w:rPr>
    </w:lvl>
    <w:lvl w:ilvl="1">
      <w:start w:val="1"/>
      <w:numFmt w:val="bullet"/>
      <w:lvlText w:val="•"/>
      <w:lvlJc w:val="left"/>
      <w:pPr>
        <w:ind w:left="1490" w:hanging="360"/>
      </w:pPr>
    </w:lvl>
    <w:lvl w:ilvl="2">
      <w:start w:val="1"/>
      <w:numFmt w:val="bullet"/>
      <w:lvlText w:val="•"/>
      <w:lvlJc w:val="left"/>
      <w:pPr>
        <w:ind w:left="2400" w:hanging="360"/>
      </w:pPr>
    </w:lvl>
    <w:lvl w:ilvl="3">
      <w:start w:val="1"/>
      <w:numFmt w:val="bullet"/>
      <w:lvlText w:val="•"/>
      <w:lvlJc w:val="left"/>
      <w:pPr>
        <w:ind w:left="3310" w:hanging="360"/>
      </w:pPr>
    </w:lvl>
    <w:lvl w:ilvl="4">
      <w:start w:val="1"/>
      <w:numFmt w:val="bullet"/>
      <w:lvlText w:val="•"/>
      <w:lvlJc w:val="left"/>
      <w:pPr>
        <w:ind w:left="4220" w:hanging="360"/>
      </w:pPr>
    </w:lvl>
    <w:lvl w:ilvl="5">
      <w:start w:val="1"/>
      <w:numFmt w:val="bullet"/>
      <w:lvlText w:val="•"/>
      <w:lvlJc w:val="left"/>
      <w:pPr>
        <w:ind w:left="5130" w:hanging="360"/>
      </w:pPr>
    </w:lvl>
    <w:lvl w:ilvl="6">
      <w:start w:val="1"/>
      <w:numFmt w:val="bullet"/>
      <w:lvlText w:val="•"/>
      <w:lvlJc w:val="left"/>
      <w:pPr>
        <w:ind w:left="6040" w:hanging="360"/>
      </w:pPr>
    </w:lvl>
    <w:lvl w:ilvl="7">
      <w:start w:val="1"/>
      <w:numFmt w:val="bullet"/>
      <w:lvlText w:val="•"/>
      <w:lvlJc w:val="left"/>
      <w:pPr>
        <w:ind w:left="6950" w:hanging="360"/>
      </w:pPr>
    </w:lvl>
    <w:lvl w:ilvl="8">
      <w:start w:val="1"/>
      <w:numFmt w:val="bullet"/>
      <w:lvlText w:val="•"/>
      <w:lvlJc w:val="left"/>
      <w:pPr>
        <w:ind w:left="7860" w:hanging="360"/>
      </w:pPr>
    </w:lvl>
  </w:abstractNum>
  <w:abstractNum w:abstractNumId="26" w15:restartNumberingAfterBreak="0">
    <w:nsid w:val="507734E5"/>
    <w:multiLevelType w:val="multilevel"/>
    <w:tmpl w:val="07768268"/>
    <w:lvl w:ilvl="0">
      <w:start w:val="4"/>
      <w:numFmt w:val="decimal"/>
      <w:lvlText w:val="%1"/>
      <w:lvlJc w:val="left"/>
      <w:pPr>
        <w:ind w:left="830" w:hanging="611"/>
      </w:pPr>
    </w:lvl>
    <w:lvl w:ilvl="1">
      <w:start w:val="3"/>
      <w:numFmt w:val="decimal"/>
      <w:lvlText w:val="%1.%2"/>
      <w:lvlJc w:val="left"/>
      <w:pPr>
        <w:ind w:left="830" w:hanging="611"/>
      </w:pPr>
    </w:lvl>
    <w:lvl w:ilvl="2">
      <w:start w:val="8"/>
      <w:numFmt w:val="decimal"/>
      <w:lvlText w:val="%1.%2.%3."/>
      <w:lvlJc w:val="left"/>
      <w:pPr>
        <w:ind w:left="830" w:hanging="611"/>
      </w:pPr>
      <w:rPr>
        <w:rFonts w:ascii="Arial" w:eastAsia="Arial" w:hAnsi="Arial" w:cs="Arial"/>
        <w:b/>
        <w:sz w:val="21"/>
        <w:szCs w:val="21"/>
      </w:rPr>
    </w:lvl>
    <w:lvl w:ilvl="3">
      <w:start w:val="1"/>
      <w:numFmt w:val="bullet"/>
      <w:lvlText w:val="●"/>
      <w:lvlJc w:val="left"/>
      <w:pPr>
        <w:ind w:left="940" w:hanging="360"/>
      </w:pPr>
      <w:rPr>
        <w:rFonts w:ascii="Arial" w:eastAsia="Arial" w:hAnsi="Arial" w:cs="Arial"/>
        <w:sz w:val="21"/>
        <w:szCs w:val="21"/>
      </w:r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27" w15:restartNumberingAfterBreak="0">
    <w:nsid w:val="51225E67"/>
    <w:multiLevelType w:val="hybridMultilevel"/>
    <w:tmpl w:val="BEF4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9E4F3D"/>
    <w:multiLevelType w:val="multilevel"/>
    <w:tmpl w:val="64463C0A"/>
    <w:lvl w:ilvl="0">
      <w:start w:val="5"/>
      <w:numFmt w:val="decimal"/>
      <w:lvlText w:val="%1."/>
      <w:lvlJc w:val="left"/>
      <w:pPr>
        <w:ind w:left="597" w:hanging="378"/>
      </w:pPr>
      <w:rPr>
        <w:rFonts w:ascii="Arial" w:eastAsia="Arial" w:hAnsi="Arial" w:cs="Arial" w:hint="default"/>
        <w:b/>
        <w:bCs/>
        <w:spacing w:val="0"/>
        <w:w w:val="101"/>
        <w:sz w:val="33"/>
        <w:szCs w:val="33"/>
      </w:rPr>
    </w:lvl>
    <w:lvl w:ilvl="1">
      <w:start w:val="1"/>
      <w:numFmt w:val="decimal"/>
      <w:lvlText w:val="%1.%2."/>
      <w:lvlJc w:val="left"/>
      <w:pPr>
        <w:ind w:left="725" w:hanging="506"/>
      </w:pPr>
      <w:rPr>
        <w:rFonts w:ascii="Arial" w:eastAsia="Arial" w:hAnsi="Arial" w:cs="Arial" w:hint="default"/>
        <w:b/>
        <w:bCs/>
        <w:w w:val="99"/>
        <w:sz w:val="26"/>
        <w:szCs w:val="26"/>
      </w:rPr>
    </w:lvl>
    <w:lvl w:ilvl="2">
      <w:numFmt w:val="bullet"/>
      <w:lvlText w:val="●"/>
      <w:lvlJc w:val="left"/>
      <w:pPr>
        <w:ind w:left="940" w:hanging="360"/>
      </w:pPr>
      <w:rPr>
        <w:rFonts w:ascii="Arial" w:eastAsia="Arial" w:hAnsi="Arial" w:cs="Arial" w:hint="default"/>
        <w:w w:val="102"/>
        <w:sz w:val="21"/>
        <w:szCs w:val="21"/>
      </w:rPr>
    </w:lvl>
    <w:lvl w:ilvl="3">
      <w:numFmt w:val="bullet"/>
      <w:lvlText w:val="○"/>
      <w:lvlJc w:val="left"/>
      <w:pPr>
        <w:ind w:left="1660" w:hanging="360"/>
      </w:pPr>
      <w:rPr>
        <w:rFonts w:ascii="Arial" w:eastAsia="Arial" w:hAnsi="Arial" w:cs="Arial" w:hint="default"/>
        <w:w w:val="102"/>
        <w:sz w:val="21"/>
        <w:szCs w:val="21"/>
      </w:rPr>
    </w:lvl>
    <w:lvl w:ilvl="4">
      <w:numFmt w:val="bullet"/>
      <w:lvlText w:val="■"/>
      <w:lvlJc w:val="left"/>
      <w:pPr>
        <w:ind w:left="2380" w:hanging="360"/>
      </w:pPr>
      <w:rPr>
        <w:rFonts w:ascii="Arial" w:eastAsia="Arial" w:hAnsi="Arial" w:cs="Arial" w:hint="default"/>
        <w:w w:val="102"/>
        <w:sz w:val="21"/>
        <w:szCs w:val="21"/>
      </w:rPr>
    </w:lvl>
    <w:lvl w:ilvl="5">
      <w:numFmt w:val="bullet"/>
      <w:lvlText w:val="●"/>
      <w:lvlJc w:val="left"/>
      <w:pPr>
        <w:ind w:left="3100" w:hanging="360"/>
      </w:pPr>
      <w:rPr>
        <w:rFonts w:ascii="Arial" w:eastAsia="Arial" w:hAnsi="Arial" w:cs="Arial" w:hint="default"/>
        <w:w w:val="102"/>
        <w:sz w:val="21"/>
        <w:szCs w:val="21"/>
      </w:rPr>
    </w:lvl>
    <w:lvl w:ilvl="6">
      <w:numFmt w:val="bullet"/>
      <w:lvlText w:val="•"/>
      <w:lvlJc w:val="left"/>
      <w:pPr>
        <w:ind w:left="4416" w:hanging="360"/>
      </w:pPr>
      <w:rPr>
        <w:rFonts w:hint="default"/>
      </w:rPr>
    </w:lvl>
    <w:lvl w:ilvl="7">
      <w:numFmt w:val="bullet"/>
      <w:lvlText w:val="•"/>
      <w:lvlJc w:val="left"/>
      <w:pPr>
        <w:ind w:left="5732" w:hanging="360"/>
      </w:pPr>
      <w:rPr>
        <w:rFonts w:hint="default"/>
      </w:rPr>
    </w:lvl>
    <w:lvl w:ilvl="8">
      <w:numFmt w:val="bullet"/>
      <w:lvlText w:val="•"/>
      <w:lvlJc w:val="left"/>
      <w:pPr>
        <w:ind w:left="7048" w:hanging="360"/>
      </w:pPr>
      <w:rPr>
        <w:rFonts w:hint="default"/>
      </w:rPr>
    </w:lvl>
  </w:abstractNum>
  <w:abstractNum w:abstractNumId="29" w15:restartNumberingAfterBreak="0">
    <w:nsid w:val="54730EB0"/>
    <w:multiLevelType w:val="multilevel"/>
    <w:tmpl w:val="3E023C1A"/>
    <w:lvl w:ilvl="0">
      <w:start w:val="4"/>
      <w:numFmt w:val="decimal"/>
      <w:lvlText w:val="%1"/>
      <w:lvlJc w:val="left"/>
      <w:pPr>
        <w:ind w:left="1300" w:hanging="979"/>
      </w:pPr>
    </w:lvl>
    <w:lvl w:ilvl="1">
      <w:start w:val="4"/>
      <w:numFmt w:val="decimal"/>
      <w:lvlText w:val="%1.%2"/>
      <w:lvlJc w:val="left"/>
      <w:pPr>
        <w:ind w:left="1300" w:hanging="979"/>
      </w:pPr>
    </w:lvl>
    <w:lvl w:ilvl="2">
      <w:start w:val="1"/>
      <w:numFmt w:val="decimal"/>
      <w:lvlText w:val="%1.%2.%3"/>
      <w:lvlJc w:val="left"/>
      <w:pPr>
        <w:ind w:left="1300" w:hanging="979"/>
      </w:pPr>
    </w:lvl>
    <w:lvl w:ilvl="3">
      <w:start w:val="2"/>
      <w:numFmt w:val="decimal"/>
      <w:lvlText w:val="%1.%2.%3.%4"/>
      <w:lvlJc w:val="left"/>
      <w:pPr>
        <w:ind w:left="1300" w:hanging="979"/>
      </w:pPr>
    </w:lvl>
    <w:lvl w:ilvl="4">
      <w:start w:val="1"/>
      <w:numFmt w:val="decimal"/>
      <w:lvlText w:val="%1.%2.%3.%4.%5."/>
      <w:lvlJc w:val="left"/>
      <w:pPr>
        <w:ind w:left="1300" w:hanging="979"/>
      </w:pPr>
      <w:rPr>
        <w:u w:val="single"/>
      </w:rPr>
    </w:lvl>
    <w:lvl w:ilvl="5">
      <w:start w:val="1"/>
      <w:numFmt w:val="bullet"/>
      <w:lvlText w:val="•"/>
      <w:lvlJc w:val="left"/>
      <w:pPr>
        <w:ind w:left="5490" w:hanging="979"/>
      </w:pPr>
    </w:lvl>
    <w:lvl w:ilvl="6">
      <w:start w:val="1"/>
      <w:numFmt w:val="bullet"/>
      <w:lvlText w:val="•"/>
      <w:lvlJc w:val="left"/>
      <w:pPr>
        <w:ind w:left="6328" w:hanging="979"/>
      </w:pPr>
    </w:lvl>
    <w:lvl w:ilvl="7">
      <w:start w:val="1"/>
      <w:numFmt w:val="bullet"/>
      <w:lvlText w:val="•"/>
      <w:lvlJc w:val="left"/>
      <w:pPr>
        <w:ind w:left="7166" w:hanging="979"/>
      </w:pPr>
    </w:lvl>
    <w:lvl w:ilvl="8">
      <w:start w:val="1"/>
      <w:numFmt w:val="bullet"/>
      <w:lvlText w:val="•"/>
      <w:lvlJc w:val="left"/>
      <w:pPr>
        <w:ind w:left="8004" w:hanging="979"/>
      </w:pPr>
    </w:lvl>
  </w:abstractNum>
  <w:abstractNum w:abstractNumId="30" w15:restartNumberingAfterBreak="0">
    <w:nsid w:val="5913081A"/>
    <w:multiLevelType w:val="multilevel"/>
    <w:tmpl w:val="116EF02A"/>
    <w:lvl w:ilvl="0">
      <w:start w:val="1"/>
      <w:numFmt w:val="decimal"/>
      <w:lvlText w:val="%1."/>
      <w:lvlJc w:val="left"/>
      <w:pPr>
        <w:ind w:left="940" w:hanging="360"/>
      </w:pPr>
      <w:rPr>
        <w:rFonts w:ascii="Arial" w:eastAsia="Arial" w:hAnsi="Arial" w:cs="Arial"/>
        <w:sz w:val="21"/>
        <w:szCs w:val="21"/>
      </w:rPr>
    </w:lvl>
    <w:lvl w:ilvl="1">
      <w:start w:val="1"/>
      <w:numFmt w:val="bullet"/>
      <w:lvlText w:val="○"/>
      <w:lvlJc w:val="left"/>
      <w:pPr>
        <w:ind w:left="1660" w:hanging="360"/>
      </w:pPr>
      <w:rPr>
        <w:rFonts w:ascii="Arial" w:eastAsia="Arial" w:hAnsi="Arial" w:cs="Arial"/>
        <w:sz w:val="21"/>
        <w:szCs w:val="21"/>
      </w:rPr>
    </w:lvl>
    <w:lvl w:ilvl="2">
      <w:start w:val="1"/>
      <w:numFmt w:val="bullet"/>
      <w:lvlText w:val="•"/>
      <w:lvlJc w:val="left"/>
      <w:pPr>
        <w:ind w:left="2551" w:hanging="360"/>
      </w:pPr>
    </w:lvl>
    <w:lvl w:ilvl="3">
      <w:start w:val="1"/>
      <w:numFmt w:val="bullet"/>
      <w:lvlText w:val="•"/>
      <w:lvlJc w:val="left"/>
      <w:pPr>
        <w:ind w:left="3442" w:hanging="360"/>
      </w:pPr>
    </w:lvl>
    <w:lvl w:ilvl="4">
      <w:start w:val="1"/>
      <w:numFmt w:val="bullet"/>
      <w:lvlText w:val="•"/>
      <w:lvlJc w:val="left"/>
      <w:pPr>
        <w:ind w:left="4333" w:hanging="360"/>
      </w:pPr>
    </w:lvl>
    <w:lvl w:ilvl="5">
      <w:start w:val="1"/>
      <w:numFmt w:val="bullet"/>
      <w:lvlText w:val="•"/>
      <w:lvlJc w:val="left"/>
      <w:pPr>
        <w:ind w:left="5224" w:hanging="360"/>
      </w:pPr>
    </w:lvl>
    <w:lvl w:ilvl="6">
      <w:start w:val="1"/>
      <w:numFmt w:val="bullet"/>
      <w:lvlText w:val="•"/>
      <w:lvlJc w:val="left"/>
      <w:pPr>
        <w:ind w:left="6115" w:hanging="360"/>
      </w:pPr>
    </w:lvl>
    <w:lvl w:ilvl="7">
      <w:start w:val="1"/>
      <w:numFmt w:val="bullet"/>
      <w:lvlText w:val="•"/>
      <w:lvlJc w:val="left"/>
      <w:pPr>
        <w:ind w:left="7006" w:hanging="360"/>
      </w:pPr>
    </w:lvl>
    <w:lvl w:ilvl="8">
      <w:start w:val="1"/>
      <w:numFmt w:val="bullet"/>
      <w:lvlText w:val="•"/>
      <w:lvlJc w:val="left"/>
      <w:pPr>
        <w:ind w:left="7897" w:hanging="360"/>
      </w:pPr>
    </w:lvl>
  </w:abstractNum>
  <w:abstractNum w:abstractNumId="31" w15:restartNumberingAfterBreak="0">
    <w:nsid w:val="597E0022"/>
    <w:multiLevelType w:val="multilevel"/>
    <w:tmpl w:val="716E1B12"/>
    <w:lvl w:ilvl="0">
      <w:start w:val="4"/>
      <w:numFmt w:val="decimal"/>
      <w:lvlText w:val="%1"/>
      <w:lvlJc w:val="left"/>
      <w:pPr>
        <w:ind w:left="942" w:hanging="723"/>
      </w:pPr>
    </w:lvl>
    <w:lvl w:ilvl="1">
      <w:start w:val="1"/>
      <w:numFmt w:val="decimal"/>
      <w:lvlText w:val="%1.%2"/>
      <w:lvlJc w:val="left"/>
      <w:pPr>
        <w:ind w:left="942" w:hanging="723"/>
      </w:pPr>
    </w:lvl>
    <w:lvl w:ilvl="2">
      <w:start w:val="1"/>
      <w:numFmt w:val="decimal"/>
      <w:lvlText w:val="%1.%2.%3"/>
      <w:lvlJc w:val="left"/>
      <w:pPr>
        <w:ind w:left="942" w:hanging="723"/>
      </w:pPr>
    </w:lvl>
    <w:lvl w:ilvl="3">
      <w:start w:val="2"/>
      <w:numFmt w:val="decimal"/>
      <w:lvlText w:val="%1.%2.%3.%4."/>
      <w:lvlJc w:val="left"/>
      <w:pPr>
        <w:ind w:left="942" w:hanging="723"/>
      </w:pPr>
      <w:rPr>
        <w:rFonts w:ascii="Arial" w:eastAsia="Arial" w:hAnsi="Arial" w:cs="Arial"/>
        <w:b/>
        <w:sz w:val="19"/>
        <w:szCs w:val="19"/>
      </w:rPr>
    </w:lvl>
    <w:lvl w:ilvl="4">
      <w:start w:val="1"/>
      <w:numFmt w:val="bullet"/>
      <w:lvlText w:val="•"/>
      <w:lvlJc w:val="left"/>
      <w:pPr>
        <w:ind w:left="4436" w:hanging="723"/>
      </w:pPr>
    </w:lvl>
    <w:lvl w:ilvl="5">
      <w:start w:val="1"/>
      <w:numFmt w:val="bullet"/>
      <w:lvlText w:val="•"/>
      <w:lvlJc w:val="left"/>
      <w:pPr>
        <w:ind w:left="5310" w:hanging="723"/>
      </w:pPr>
    </w:lvl>
    <w:lvl w:ilvl="6">
      <w:start w:val="1"/>
      <w:numFmt w:val="bullet"/>
      <w:lvlText w:val="•"/>
      <w:lvlJc w:val="left"/>
      <w:pPr>
        <w:ind w:left="6184" w:hanging="723"/>
      </w:pPr>
    </w:lvl>
    <w:lvl w:ilvl="7">
      <w:start w:val="1"/>
      <w:numFmt w:val="bullet"/>
      <w:lvlText w:val="•"/>
      <w:lvlJc w:val="left"/>
      <w:pPr>
        <w:ind w:left="7058" w:hanging="723"/>
      </w:pPr>
    </w:lvl>
    <w:lvl w:ilvl="8">
      <w:start w:val="1"/>
      <w:numFmt w:val="bullet"/>
      <w:lvlText w:val="•"/>
      <w:lvlJc w:val="left"/>
      <w:pPr>
        <w:ind w:left="7932" w:hanging="722"/>
      </w:pPr>
    </w:lvl>
  </w:abstractNum>
  <w:abstractNum w:abstractNumId="32" w15:restartNumberingAfterBreak="0">
    <w:nsid w:val="61AD0316"/>
    <w:multiLevelType w:val="multilevel"/>
    <w:tmpl w:val="3948D33C"/>
    <w:lvl w:ilvl="0">
      <w:start w:val="4"/>
      <w:numFmt w:val="decimal"/>
      <w:lvlText w:val="%1"/>
      <w:lvlJc w:val="left"/>
      <w:pPr>
        <w:ind w:left="940" w:hanging="611"/>
      </w:pPr>
    </w:lvl>
    <w:lvl w:ilvl="1">
      <w:start w:val="3"/>
      <w:numFmt w:val="decimal"/>
      <w:lvlText w:val="%1.%2"/>
      <w:lvlJc w:val="left"/>
      <w:pPr>
        <w:ind w:left="940" w:hanging="611"/>
      </w:pPr>
    </w:lvl>
    <w:lvl w:ilvl="2">
      <w:start w:val="2"/>
      <w:numFmt w:val="decimal"/>
      <w:lvlText w:val="%1.%2.%3."/>
      <w:lvlJc w:val="left"/>
      <w:pPr>
        <w:ind w:left="940" w:hanging="611"/>
      </w:pPr>
      <w:rPr>
        <w:u w:val="single"/>
      </w:rPr>
    </w:lvl>
    <w:lvl w:ilvl="3">
      <w:start w:val="1"/>
      <w:numFmt w:val="bullet"/>
      <w:lvlText w:val="•"/>
      <w:lvlJc w:val="left"/>
      <w:pPr>
        <w:ind w:left="3562" w:hanging="611"/>
      </w:pPr>
    </w:lvl>
    <w:lvl w:ilvl="4">
      <w:start w:val="1"/>
      <w:numFmt w:val="bullet"/>
      <w:lvlText w:val="•"/>
      <w:lvlJc w:val="left"/>
      <w:pPr>
        <w:ind w:left="4436" w:hanging="611"/>
      </w:pPr>
    </w:lvl>
    <w:lvl w:ilvl="5">
      <w:start w:val="1"/>
      <w:numFmt w:val="bullet"/>
      <w:lvlText w:val="•"/>
      <w:lvlJc w:val="left"/>
      <w:pPr>
        <w:ind w:left="5310" w:hanging="611"/>
      </w:pPr>
    </w:lvl>
    <w:lvl w:ilvl="6">
      <w:start w:val="1"/>
      <w:numFmt w:val="bullet"/>
      <w:lvlText w:val="•"/>
      <w:lvlJc w:val="left"/>
      <w:pPr>
        <w:ind w:left="6184" w:hanging="611"/>
      </w:pPr>
    </w:lvl>
    <w:lvl w:ilvl="7">
      <w:start w:val="1"/>
      <w:numFmt w:val="bullet"/>
      <w:lvlText w:val="•"/>
      <w:lvlJc w:val="left"/>
      <w:pPr>
        <w:ind w:left="7058" w:hanging="611"/>
      </w:pPr>
    </w:lvl>
    <w:lvl w:ilvl="8">
      <w:start w:val="1"/>
      <w:numFmt w:val="bullet"/>
      <w:lvlText w:val="•"/>
      <w:lvlJc w:val="left"/>
      <w:pPr>
        <w:ind w:left="7932" w:hanging="611"/>
      </w:pPr>
    </w:lvl>
  </w:abstractNum>
  <w:abstractNum w:abstractNumId="33" w15:restartNumberingAfterBreak="0">
    <w:nsid w:val="63CB2DC6"/>
    <w:multiLevelType w:val="multilevel"/>
    <w:tmpl w:val="5E58C5FA"/>
    <w:lvl w:ilvl="0">
      <w:start w:val="4"/>
      <w:numFmt w:val="decimal"/>
      <w:lvlText w:val="%1"/>
      <w:lvlJc w:val="left"/>
      <w:pPr>
        <w:ind w:left="830" w:hanging="611"/>
      </w:pPr>
    </w:lvl>
    <w:lvl w:ilvl="1">
      <w:start w:val="2"/>
      <w:numFmt w:val="decimal"/>
      <w:lvlText w:val="%1.%2"/>
      <w:lvlJc w:val="left"/>
      <w:pPr>
        <w:ind w:left="830" w:hanging="611"/>
      </w:pPr>
    </w:lvl>
    <w:lvl w:ilvl="2">
      <w:start w:val="2"/>
      <w:numFmt w:val="decimal"/>
      <w:lvlText w:val="%1.%2.%3."/>
      <w:lvlJc w:val="left"/>
      <w:pPr>
        <w:ind w:left="830" w:hanging="611"/>
      </w:pPr>
      <w:rPr>
        <w:rFonts w:ascii="Arial" w:eastAsia="Arial" w:hAnsi="Arial" w:cs="Arial"/>
        <w:b/>
        <w:sz w:val="21"/>
        <w:szCs w:val="21"/>
      </w:rPr>
    </w:lvl>
    <w:lvl w:ilvl="3">
      <w:start w:val="1"/>
      <w:numFmt w:val="decimal"/>
      <w:lvlText w:val="%1.%2.%3.%4."/>
      <w:lvlJc w:val="left"/>
      <w:pPr>
        <w:ind w:left="942" w:hanging="723"/>
      </w:pPr>
      <w:rPr>
        <w:rFonts w:ascii="Arial" w:eastAsia="Arial" w:hAnsi="Arial" w:cs="Arial"/>
        <w:b/>
        <w:sz w:val="19"/>
        <w:szCs w:val="19"/>
      </w:rPr>
    </w:lvl>
    <w:lvl w:ilvl="4">
      <w:start w:val="1"/>
      <w:numFmt w:val="bullet"/>
      <w:lvlText w:val="•"/>
      <w:lvlJc w:val="left"/>
      <w:pPr>
        <w:ind w:left="3853" w:hanging="723"/>
      </w:pPr>
    </w:lvl>
    <w:lvl w:ilvl="5">
      <w:start w:val="1"/>
      <w:numFmt w:val="bullet"/>
      <w:lvlText w:val="•"/>
      <w:lvlJc w:val="left"/>
      <w:pPr>
        <w:ind w:left="4824" w:hanging="723"/>
      </w:pPr>
    </w:lvl>
    <w:lvl w:ilvl="6">
      <w:start w:val="1"/>
      <w:numFmt w:val="bullet"/>
      <w:lvlText w:val="•"/>
      <w:lvlJc w:val="left"/>
      <w:pPr>
        <w:ind w:left="5795" w:hanging="723"/>
      </w:pPr>
    </w:lvl>
    <w:lvl w:ilvl="7">
      <w:start w:val="1"/>
      <w:numFmt w:val="bullet"/>
      <w:lvlText w:val="•"/>
      <w:lvlJc w:val="left"/>
      <w:pPr>
        <w:ind w:left="6766" w:hanging="722"/>
      </w:pPr>
    </w:lvl>
    <w:lvl w:ilvl="8">
      <w:start w:val="1"/>
      <w:numFmt w:val="bullet"/>
      <w:lvlText w:val="•"/>
      <w:lvlJc w:val="left"/>
      <w:pPr>
        <w:ind w:left="7737" w:hanging="722"/>
      </w:pPr>
    </w:lvl>
  </w:abstractNum>
  <w:abstractNum w:abstractNumId="34" w15:restartNumberingAfterBreak="0">
    <w:nsid w:val="66AE5EEE"/>
    <w:multiLevelType w:val="multilevel"/>
    <w:tmpl w:val="3188A71E"/>
    <w:lvl w:ilvl="0">
      <w:start w:val="4"/>
      <w:numFmt w:val="decimal"/>
      <w:lvlText w:val="%1"/>
      <w:lvlJc w:val="left"/>
      <w:pPr>
        <w:ind w:left="1300" w:hanging="611"/>
      </w:pPr>
    </w:lvl>
    <w:lvl w:ilvl="1">
      <w:start w:val="3"/>
      <w:numFmt w:val="decimal"/>
      <w:lvlText w:val="%1.%2"/>
      <w:lvlJc w:val="left"/>
      <w:pPr>
        <w:ind w:left="1300" w:hanging="611"/>
      </w:pPr>
    </w:lvl>
    <w:lvl w:ilvl="2">
      <w:start w:val="7"/>
      <w:numFmt w:val="decimal"/>
      <w:lvlText w:val="%1.%2.%3."/>
      <w:lvlJc w:val="left"/>
      <w:pPr>
        <w:ind w:left="1300" w:hanging="611"/>
      </w:pPr>
      <w:rPr>
        <w:u w:val="single"/>
      </w:rPr>
    </w:lvl>
    <w:lvl w:ilvl="3">
      <w:start w:val="1"/>
      <w:numFmt w:val="bullet"/>
      <w:lvlText w:val="•"/>
      <w:lvlJc w:val="left"/>
      <w:pPr>
        <w:ind w:left="3814" w:hanging="611"/>
      </w:pPr>
    </w:lvl>
    <w:lvl w:ilvl="4">
      <w:start w:val="1"/>
      <w:numFmt w:val="bullet"/>
      <w:lvlText w:val="•"/>
      <w:lvlJc w:val="left"/>
      <w:pPr>
        <w:ind w:left="4652" w:hanging="611"/>
      </w:pPr>
    </w:lvl>
    <w:lvl w:ilvl="5">
      <w:start w:val="1"/>
      <w:numFmt w:val="bullet"/>
      <w:lvlText w:val="•"/>
      <w:lvlJc w:val="left"/>
      <w:pPr>
        <w:ind w:left="5490" w:hanging="611"/>
      </w:pPr>
    </w:lvl>
    <w:lvl w:ilvl="6">
      <w:start w:val="1"/>
      <w:numFmt w:val="bullet"/>
      <w:lvlText w:val="•"/>
      <w:lvlJc w:val="left"/>
      <w:pPr>
        <w:ind w:left="6328" w:hanging="611"/>
      </w:pPr>
    </w:lvl>
    <w:lvl w:ilvl="7">
      <w:start w:val="1"/>
      <w:numFmt w:val="bullet"/>
      <w:lvlText w:val="•"/>
      <w:lvlJc w:val="left"/>
      <w:pPr>
        <w:ind w:left="7166" w:hanging="611"/>
      </w:pPr>
    </w:lvl>
    <w:lvl w:ilvl="8">
      <w:start w:val="1"/>
      <w:numFmt w:val="bullet"/>
      <w:lvlText w:val="•"/>
      <w:lvlJc w:val="left"/>
      <w:pPr>
        <w:ind w:left="8004" w:hanging="611"/>
      </w:pPr>
    </w:lvl>
  </w:abstractNum>
  <w:abstractNum w:abstractNumId="35" w15:restartNumberingAfterBreak="0">
    <w:nsid w:val="67E170CA"/>
    <w:multiLevelType w:val="multilevel"/>
    <w:tmpl w:val="7116EC2C"/>
    <w:lvl w:ilvl="0">
      <w:start w:val="1"/>
      <w:numFmt w:val="decimal"/>
      <w:lvlText w:val="%1."/>
      <w:lvlJc w:val="left"/>
      <w:pPr>
        <w:ind w:left="597" w:hanging="377"/>
      </w:pPr>
      <w:rPr>
        <w:rFonts w:ascii="Arial" w:eastAsia="Arial" w:hAnsi="Arial" w:cs="Arial"/>
        <w:b/>
        <w:sz w:val="33"/>
        <w:szCs w:val="33"/>
      </w:rPr>
    </w:lvl>
    <w:lvl w:ilvl="1">
      <w:start w:val="1"/>
      <w:numFmt w:val="decimal"/>
      <w:lvlText w:val="%1.%2"/>
      <w:lvlJc w:val="left"/>
      <w:pPr>
        <w:ind w:left="586" w:hanging="367"/>
      </w:pPr>
      <w:rPr>
        <w:rFonts w:ascii="Arial" w:eastAsia="Arial" w:hAnsi="Arial" w:cs="Arial"/>
        <w:b/>
        <w:sz w:val="21"/>
        <w:szCs w:val="21"/>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2032" w:hanging="360"/>
      </w:pPr>
    </w:lvl>
    <w:lvl w:ilvl="4">
      <w:start w:val="1"/>
      <w:numFmt w:val="bullet"/>
      <w:lvlText w:val="•"/>
      <w:lvlJc w:val="left"/>
      <w:pPr>
        <w:ind w:left="3125" w:hanging="360"/>
      </w:pPr>
    </w:lvl>
    <w:lvl w:ilvl="5">
      <w:start w:val="1"/>
      <w:numFmt w:val="bullet"/>
      <w:lvlText w:val="•"/>
      <w:lvlJc w:val="left"/>
      <w:pPr>
        <w:ind w:left="4217" w:hanging="360"/>
      </w:pPr>
    </w:lvl>
    <w:lvl w:ilvl="6">
      <w:start w:val="1"/>
      <w:numFmt w:val="bullet"/>
      <w:lvlText w:val="•"/>
      <w:lvlJc w:val="left"/>
      <w:pPr>
        <w:ind w:left="5310" w:hanging="360"/>
      </w:pPr>
    </w:lvl>
    <w:lvl w:ilvl="7">
      <w:start w:val="1"/>
      <w:numFmt w:val="bullet"/>
      <w:lvlText w:val="•"/>
      <w:lvlJc w:val="left"/>
      <w:pPr>
        <w:ind w:left="6402" w:hanging="360"/>
      </w:pPr>
    </w:lvl>
    <w:lvl w:ilvl="8">
      <w:start w:val="1"/>
      <w:numFmt w:val="bullet"/>
      <w:lvlText w:val="•"/>
      <w:lvlJc w:val="left"/>
      <w:pPr>
        <w:ind w:left="7495" w:hanging="360"/>
      </w:pPr>
    </w:lvl>
  </w:abstractNum>
  <w:abstractNum w:abstractNumId="36" w15:restartNumberingAfterBreak="0">
    <w:nsid w:val="69D552CA"/>
    <w:multiLevelType w:val="multilevel"/>
    <w:tmpl w:val="87600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A9E0721"/>
    <w:multiLevelType w:val="multilevel"/>
    <w:tmpl w:val="47DAE348"/>
    <w:lvl w:ilvl="0">
      <w:start w:val="1"/>
      <w:numFmt w:val="bullet"/>
      <w:lvlText w:val="●"/>
      <w:lvlJc w:val="left"/>
      <w:pPr>
        <w:ind w:left="940" w:hanging="360"/>
      </w:pPr>
      <w:rPr>
        <w:rFonts w:ascii="Arial" w:eastAsia="Arial" w:hAnsi="Arial" w:cs="Arial"/>
        <w:sz w:val="21"/>
        <w:szCs w:val="21"/>
      </w:rPr>
    </w:lvl>
    <w:lvl w:ilvl="1">
      <w:start w:val="1"/>
      <w:numFmt w:val="bullet"/>
      <w:lvlText w:val="•"/>
      <w:lvlJc w:val="left"/>
      <w:pPr>
        <w:ind w:left="1814" w:hanging="360"/>
      </w:pPr>
    </w:lvl>
    <w:lvl w:ilvl="2">
      <w:start w:val="1"/>
      <w:numFmt w:val="bullet"/>
      <w:lvlText w:val="•"/>
      <w:lvlJc w:val="left"/>
      <w:pPr>
        <w:ind w:left="2688" w:hanging="360"/>
      </w:pPr>
    </w:lvl>
    <w:lvl w:ilvl="3">
      <w:start w:val="1"/>
      <w:numFmt w:val="bullet"/>
      <w:lvlText w:val="•"/>
      <w:lvlJc w:val="left"/>
      <w:pPr>
        <w:ind w:left="3562" w:hanging="360"/>
      </w:pPr>
    </w:lvl>
    <w:lvl w:ilvl="4">
      <w:start w:val="1"/>
      <w:numFmt w:val="bullet"/>
      <w:lvlText w:val="•"/>
      <w:lvlJc w:val="left"/>
      <w:pPr>
        <w:ind w:left="4436" w:hanging="360"/>
      </w:p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38" w15:restartNumberingAfterBreak="0">
    <w:nsid w:val="6ADE04AB"/>
    <w:multiLevelType w:val="multilevel"/>
    <w:tmpl w:val="A680EC7C"/>
    <w:lvl w:ilvl="0">
      <w:start w:val="1"/>
      <w:numFmt w:val="bullet"/>
      <w:lvlText w:val="●"/>
      <w:lvlJc w:val="left"/>
      <w:pPr>
        <w:ind w:left="940" w:hanging="360"/>
      </w:pPr>
      <w:rPr>
        <w:rFonts w:ascii="Courier New" w:eastAsia="Courier New" w:hAnsi="Courier New" w:cs="Courier New"/>
        <w:sz w:val="21"/>
        <w:szCs w:val="21"/>
      </w:rPr>
    </w:lvl>
    <w:lvl w:ilvl="1">
      <w:start w:val="1"/>
      <w:numFmt w:val="bullet"/>
      <w:lvlText w:val="•"/>
      <w:lvlJc w:val="left"/>
      <w:pPr>
        <w:ind w:left="1814" w:hanging="360"/>
      </w:pPr>
    </w:lvl>
    <w:lvl w:ilvl="2">
      <w:start w:val="1"/>
      <w:numFmt w:val="bullet"/>
      <w:lvlText w:val="•"/>
      <w:lvlJc w:val="left"/>
      <w:pPr>
        <w:ind w:left="2688" w:hanging="360"/>
      </w:pPr>
    </w:lvl>
    <w:lvl w:ilvl="3">
      <w:start w:val="1"/>
      <w:numFmt w:val="bullet"/>
      <w:lvlText w:val="•"/>
      <w:lvlJc w:val="left"/>
      <w:pPr>
        <w:ind w:left="3562" w:hanging="360"/>
      </w:pPr>
    </w:lvl>
    <w:lvl w:ilvl="4">
      <w:start w:val="1"/>
      <w:numFmt w:val="bullet"/>
      <w:lvlText w:val="•"/>
      <w:lvlJc w:val="left"/>
      <w:pPr>
        <w:ind w:left="4436" w:hanging="360"/>
      </w:p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39" w15:restartNumberingAfterBreak="0">
    <w:nsid w:val="6B055BA8"/>
    <w:multiLevelType w:val="multilevel"/>
    <w:tmpl w:val="EAB6F294"/>
    <w:lvl w:ilvl="0">
      <w:start w:val="4"/>
      <w:numFmt w:val="decimal"/>
      <w:lvlText w:val="%1"/>
      <w:lvlJc w:val="left"/>
      <w:pPr>
        <w:ind w:left="1109" w:hanging="890"/>
      </w:pPr>
    </w:lvl>
    <w:lvl w:ilvl="1">
      <w:start w:val="4"/>
      <w:numFmt w:val="decimal"/>
      <w:lvlText w:val="%1.%2"/>
      <w:lvlJc w:val="left"/>
      <w:pPr>
        <w:ind w:left="1109" w:hanging="890"/>
      </w:pPr>
    </w:lvl>
    <w:lvl w:ilvl="2">
      <w:start w:val="1"/>
      <w:numFmt w:val="decimal"/>
      <w:lvlText w:val="%1.%2.%3"/>
      <w:lvlJc w:val="left"/>
      <w:pPr>
        <w:ind w:left="1109" w:hanging="890"/>
      </w:pPr>
    </w:lvl>
    <w:lvl w:ilvl="3">
      <w:start w:val="2"/>
      <w:numFmt w:val="decimal"/>
      <w:lvlText w:val="%1.%2.%3.%4"/>
      <w:lvlJc w:val="left"/>
      <w:pPr>
        <w:ind w:left="1109" w:hanging="890"/>
      </w:pPr>
    </w:lvl>
    <w:lvl w:ilvl="4">
      <w:start w:val="1"/>
      <w:numFmt w:val="decimal"/>
      <w:lvlText w:val="%1.%2.%3.%4.%5."/>
      <w:lvlJc w:val="left"/>
      <w:pPr>
        <w:ind w:left="1109" w:hanging="890"/>
      </w:pPr>
      <w:rPr>
        <w:rFonts w:ascii="Arial" w:eastAsia="Arial" w:hAnsi="Arial" w:cs="Arial"/>
        <w:b/>
        <w:sz w:val="19"/>
        <w:szCs w:val="19"/>
      </w:rPr>
    </w:lvl>
    <w:lvl w:ilvl="5">
      <w:start w:val="1"/>
      <w:numFmt w:val="bullet"/>
      <w:lvlText w:val="•"/>
      <w:lvlJc w:val="left"/>
      <w:pPr>
        <w:ind w:left="5390" w:hanging="890"/>
      </w:pPr>
    </w:lvl>
    <w:lvl w:ilvl="6">
      <w:start w:val="1"/>
      <w:numFmt w:val="bullet"/>
      <w:lvlText w:val="•"/>
      <w:lvlJc w:val="left"/>
      <w:pPr>
        <w:ind w:left="6248" w:hanging="890"/>
      </w:pPr>
    </w:lvl>
    <w:lvl w:ilvl="7">
      <w:start w:val="1"/>
      <w:numFmt w:val="bullet"/>
      <w:lvlText w:val="•"/>
      <w:lvlJc w:val="left"/>
      <w:pPr>
        <w:ind w:left="7106" w:hanging="890"/>
      </w:pPr>
    </w:lvl>
    <w:lvl w:ilvl="8">
      <w:start w:val="1"/>
      <w:numFmt w:val="bullet"/>
      <w:lvlText w:val="•"/>
      <w:lvlJc w:val="left"/>
      <w:pPr>
        <w:ind w:left="7964" w:hanging="890"/>
      </w:pPr>
    </w:lvl>
  </w:abstractNum>
  <w:abstractNum w:abstractNumId="40" w15:restartNumberingAfterBreak="0">
    <w:nsid w:val="6CBE01B5"/>
    <w:multiLevelType w:val="multilevel"/>
    <w:tmpl w:val="31BA34AE"/>
    <w:lvl w:ilvl="0">
      <w:start w:val="1"/>
      <w:numFmt w:val="bullet"/>
      <w:lvlText w:val="●"/>
      <w:lvlJc w:val="left"/>
      <w:pPr>
        <w:ind w:left="940" w:hanging="360"/>
      </w:pPr>
      <w:rPr>
        <w:rFonts w:ascii="Courier New" w:eastAsia="Courier New" w:hAnsi="Courier New" w:cs="Courier New"/>
        <w:sz w:val="21"/>
        <w:szCs w:val="21"/>
      </w:rPr>
    </w:lvl>
    <w:lvl w:ilvl="1">
      <w:start w:val="1"/>
      <w:numFmt w:val="bullet"/>
      <w:lvlText w:val="•"/>
      <w:lvlJc w:val="left"/>
      <w:pPr>
        <w:ind w:left="1814" w:hanging="360"/>
      </w:pPr>
    </w:lvl>
    <w:lvl w:ilvl="2">
      <w:start w:val="1"/>
      <w:numFmt w:val="bullet"/>
      <w:lvlText w:val="•"/>
      <w:lvlJc w:val="left"/>
      <w:pPr>
        <w:ind w:left="2688" w:hanging="360"/>
      </w:pPr>
    </w:lvl>
    <w:lvl w:ilvl="3">
      <w:start w:val="1"/>
      <w:numFmt w:val="bullet"/>
      <w:lvlText w:val="•"/>
      <w:lvlJc w:val="left"/>
      <w:pPr>
        <w:ind w:left="3562" w:hanging="360"/>
      </w:pPr>
    </w:lvl>
    <w:lvl w:ilvl="4">
      <w:start w:val="1"/>
      <w:numFmt w:val="bullet"/>
      <w:lvlText w:val="•"/>
      <w:lvlJc w:val="left"/>
      <w:pPr>
        <w:ind w:left="4436" w:hanging="360"/>
      </w:p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41" w15:restartNumberingAfterBreak="0">
    <w:nsid w:val="6CE2678D"/>
    <w:multiLevelType w:val="multilevel"/>
    <w:tmpl w:val="E91ED6F8"/>
    <w:lvl w:ilvl="0">
      <w:start w:val="4"/>
      <w:numFmt w:val="decimal"/>
      <w:lvlText w:val="%1"/>
      <w:lvlJc w:val="left"/>
      <w:pPr>
        <w:ind w:left="1660" w:hanging="795"/>
      </w:pPr>
      <w:rPr>
        <w:rFonts w:hint="default"/>
      </w:rPr>
    </w:lvl>
    <w:lvl w:ilvl="1">
      <w:start w:val="2"/>
      <w:numFmt w:val="decimal"/>
      <w:lvlText w:val="%1.%2"/>
      <w:lvlJc w:val="left"/>
      <w:pPr>
        <w:ind w:left="1660" w:hanging="795"/>
      </w:pPr>
      <w:rPr>
        <w:rFonts w:hint="default"/>
      </w:rPr>
    </w:lvl>
    <w:lvl w:ilvl="2">
      <w:start w:val="1"/>
      <w:numFmt w:val="decimal"/>
      <w:lvlText w:val="%1.%2.%3"/>
      <w:lvlJc w:val="left"/>
      <w:pPr>
        <w:ind w:left="1660" w:hanging="795"/>
      </w:pPr>
      <w:rPr>
        <w:rFonts w:hint="default"/>
      </w:rPr>
    </w:lvl>
    <w:lvl w:ilvl="3">
      <w:start w:val="1"/>
      <w:numFmt w:val="decimal"/>
      <w:lvlText w:val="%1.%2.%3.%4."/>
      <w:lvlJc w:val="left"/>
      <w:pPr>
        <w:ind w:left="1660" w:hanging="795"/>
      </w:pPr>
      <w:rPr>
        <w:rFonts w:hint="default"/>
        <w:spacing w:val="0"/>
        <w:w w:val="102"/>
        <w:u w:val="single" w:color="1155CC"/>
      </w:rPr>
    </w:lvl>
    <w:lvl w:ilvl="4">
      <w:start w:val="2"/>
      <w:numFmt w:val="decimal"/>
      <w:lvlText w:val="%1.%2.%3.%4.%5."/>
      <w:lvlJc w:val="left"/>
      <w:pPr>
        <w:ind w:left="1660" w:hanging="978"/>
      </w:pPr>
      <w:rPr>
        <w:rFonts w:hint="default"/>
        <w:spacing w:val="0"/>
        <w:w w:val="102"/>
        <w:u w:val="single" w:color="1155CC"/>
      </w:rPr>
    </w:lvl>
    <w:lvl w:ilvl="5">
      <w:numFmt w:val="bullet"/>
      <w:lvlText w:val="•"/>
      <w:lvlJc w:val="left"/>
      <w:pPr>
        <w:ind w:left="5670" w:hanging="978"/>
      </w:pPr>
      <w:rPr>
        <w:rFonts w:hint="default"/>
      </w:rPr>
    </w:lvl>
    <w:lvl w:ilvl="6">
      <w:numFmt w:val="bullet"/>
      <w:lvlText w:val="•"/>
      <w:lvlJc w:val="left"/>
      <w:pPr>
        <w:ind w:left="6472" w:hanging="978"/>
      </w:pPr>
      <w:rPr>
        <w:rFonts w:hint="default"/>
      </w:rPr>
    </w:lvl>
    <w:lvl w:ilvl="7">
      <w:numFmt w:val="bullet"/>
      <w:lvlText w:val="•"/>
      <w:lvlJc w:val="left"/>
      <w:pPr>
        <w:ind w:left="7274" w:hanging="978"/>
      </w:pPr>
      <w:rPr>
        <w:rFonts w:hint="default"/>
      </w:rPr>
    </w:lvl>
    <w:lvl w:ilvl="8">
      <w:numFmt w:val="bullet"/>
      <w:lvlText w:val="•"/>
      <w:lvlJc w:val="left"/>
      <w:pPr>
        <w:ind w:left="8076" w:hanging="978"/>
      </w:pPr>
      <w:rPr>
        <w:rFonts w:hint="default"/>
      </w:rPr>
    </w:lvl>
  </w:abstractNum>
  <w:abstractNum w:abstractNumId="42" w15:restartNumberingAfterBreak="0">
    <w:nsid w:val="6F3F1E23"/>
    <w:multiLevelType w:val="multilevel"/>
    <w:tmpl w:val="D5A25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513B93"/>
    <w:multiLevelType w:val="multilevel"/>
    <w:tmpl w:val="6EFAEDC2"/>
    <w:lvl w:ilvl="0">
      <w:start w:val="4"/>
      <w:numFmt w:val="decimal"/>
      <w:lvlText w:val="%1"/>
      <w:lvlJc w:val="left"/>
      <w:pPr>
        <w:ind w:left="942" w:hanging="723"/>
      </w:pPr>
    </w:lvl>
    <w:lvl w:ilvl="1">
      <w:start w:val="2"/>
      <w:numFmt w:val="decimal"/>
      <w:lvlText w:val="%1.%2"/>
      <w:lvlJc w:val="left"/>
      <w:pPr>
        <w:ind w:left="942" w:hanging="723"/>
      </w:pPr>
    </w:lvl>
    <w:lvl w:ilvl="2">
      <w:start w:val="1"/>
      <w:numFmt w:val="decimal"/>
      <w:lvlText w:val="%1.%2.%3"/>
      <w:lvlJc w:val="left"/>
      <w:pPr>
        <w:ind w:left="942" w:hanging="723"/>
      </w:pPr>
    </w:lvl>
    <w:lvl w:ilvl="3">
      <w:start w:val="3"/>
      <w:numFmt w:val="decimal"/>
      <w:lvlText w:val="%1.%2.%3.%4."/>
      <w:lvlJc w:val="left"/>
      <w:pPr>
        <w:ind w:left="942" w:hanging="723"/>
      </w:pPr>
      <w:rPr>
        <w:rFonts w:ascii="Arial" w:eastAsia="Arial" w:hAnsi="Arial" w:cs="Arial"/>
        <w:b/>
        <w:sz w:val="19"/>
        <w:szCs w:val="19"/>
      </w:rPr>
    </w:lvl>
    <w:lvl w:ilvl="4">
      <w:start w:val="1"/>
      <w:numFmt w:val="bullet"/>
      <w:lvlText w:val="●"/>
      <w:lvlJc w:val="left"/>
      <w:pPr>
        <w:ind w:left="940" w:hanging="360"/>
      </w:pPr>
      <w:rPr>
        <w:rFonts w:ascii="Arial" w:eastAsia="Arial" w:hAnsi="Arial" w:cs="Arial"/>
        <w:sz w:val="21"/>
        <w:szCs w:val="21"/>
      </w:r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44" w15:restartNumberingAfterBreak="0">
    <w:nsid w:val="71504E31"/>
    <w:multiLevelType w:val="multilevel"/>
    <w:tmpl w:val="0AA6E7BC"/>
    <w:lvl w:ilvl="0">
      <w:start w:val="3"/>
      <w:numFmt w:val="decimal"/>
      <w:lvlText w:val="%1."/>
      <w:lvlJc w:val="left"/>
      <w:pPr>
        <w:ind w:left="464" w:hanging="245"/>
      </w:pPr>
      <w:rPr>
        <w:rFonts w:hint="default"/>
        <w:spacing w:val="0"/>
        <w:w w:val="102"/>
        <w:u w:val="single" w:color="1155CC"/>
      </w:rPr>
    </w:lvl>
    <w:lvl w:ilvl="1">
      <w:start w:val="1"/>
      <w:numFmt w:val="decimal"/>
      <w:lvlText w:val="%1.%2."/>
      <w:lvlJc w:val="left"/>
      <w:pPr>
        <w:ind w:left="220" w:hanging="428"/>
      </w:pPr>
      <w:rPr>
        <w:rFonts w:hint="default"/>
        <w:spacing w:val="0"/>
        <w:w w:val="102"/>
        <w:u w:val="single" w:color="1155CC"/>
      </w:rPr>
    </w:lvl>
    <w:lvl w:ilvl="2">
      <w:start w:val="1"/>
      <w:numFmt w:val="decimal"/>
      <w:lvlText w:val="%1.%2.%3."/>
      <w:lvlJc w:val="left"/>
      <w:pPr>
        <w:ind w:left="940" w:hanging="428"/>
      </w:pPr>
      <w:rPr>
        <w:rFonts w:hint="default"/>
        <w:spacing w:val="0"/>
        <w:w w:val="102"/>
        <w:u w:val="single" w:color="1155CC"/>
      </w:rPr>
    </w:lvl>
    <w:lvl w:ilvl="3">
      <w:start w:val="1"/>
      <w:numFmt w:val="decimal"/>
      <w:lvlText w:val="%1.%2.%3.%4."/>
      <w:lvlJc w:val="left"/>
      <w:pPr>
        <w:ind w:left="1300" w:hanging="428"/>
      </w:pPr>
      <w:rPr>
        <w:rFonts w:hint="default"/>
        <w:spacing w:val="0"/>
        <w:w w:val="102"/>
        <w:u w:val="single" w:color="1155CC"/>
      </w:rPr>
    </w:lvl>
    <w:lvl w:ilvl="4">
      <w:start w:val="1"/>
      <w:numFmt w:val="decimal"/>
      <w:lvlText w:val="%1.%2.%3.%4.%5."/>
      <w:lvlJc w:val="left"/>
      <w:pPr>
        <w:ind w:left="1660" w:hanging="428"/>
      </w:pPr>
      <w:rPr>
        <w:rFonts w:hint="default"/>
        <w:spacing w:val="0"/>
        <w:w w:val="102"/>
        <w:u w:val="single" w:color="1155CC"/>
      </w:rPr>
    </w:lvl>
    <w:lvl w:ilvl="5">
      <w:numFmt w:val="bullet"/>
      <w:lvlText w:val="•"/>
      <w:lvlJc w:val="left"/>
      <w:pPr>
        <w:ind w:left="1660" w:hanging="428"/>
      </w:pPr>
      <w:rPr>
        <w:rFonts w:hint="default"/>
      </w:rPr>
    </w:lvl>
    <w:lvl w:ilvl="6">
      <w:numFmt w:val="bullet"/>
      <w:lvlText w:val="•"/>
      <w:lvlJc w:val="left"/>
      <w:pPr>
        <w:ind w:left="3264" w:hanging="428"/>
      </w:pPr>
      <w:rPr>
        <w:rFonts w:hint="default"/>
      </w:rPr>
    </w:lvl>
    <w:lvl w:ilvl="7">
      <w:numFmt w:val="bullet"/>
      <w:lvlText w:val="•"/>
      <w:lvlJc w:val="left"/>
      <w:pPr>
        <w:ind w:left="4868" w:hanging="428"/>
      </w:pPr>
      <w:rPr>
        <w:rFonts w:hint="default"/>
      </w:rPr>
    </w:lvl>
    <w:lvl w:ilvl="8">
      <w:numFmt w:val="bullet"/>
      <w:lvlText w:val="•"/>
      <w:lvlJc w:val="left"/>
      <w:pPr>
        <w:ind w:left="6472" w:hanging="428"/>
      </w:pPr>
      <w:rPr>
        <w:rFonts w:hint="default"/>
      </w:rPr>
    </w:lvl>
  </w:abstractNum>
  <w:abstractNum w:abstractNumId="45" w15:restartNumberingAfterBreak="0">
    <w:nsid w:val="736A7AEF"/>
    <w:multiLevelType w:val="multilevel"/>
    <w:tmpl w:val="E4E02CBC"/>
    <w:lvl w:ilvl="0">
      <w:start w:val="4"/>
      <w:numFmt w:val="decimal"/>
      <w:lvlText w:val="%1"/>
      <w:lvlJc w:val="left"/>
      <w:pPr>
        <w:ind w:left="725" w:hanging="506"/>
      </w:pPr>
    </w:lvl>
    <w:lvl w:ilvl="1">
      <w:start w:val="3"/>
      <w:numFmt w:val="decimal"/>
      <w:lvlText w:val="%1.%2."/>
      <w:lvlJc w:val="left"/>
      <w:pPr>
        <w:ind w:left="725" w:hanging="506"/>
      </w:pPr>
      <w:rPr>
        <w:rFonts w:ascii="Arial" w:eastAsia="Arial" w:hAnsi="Arial" w:cs="Arial"/>
        <w:b/>
        <w:sz w:val="26"/>
        <w:szCs w:val="26"/>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2882" w:hanging="360"/>
      </w:p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46" w15:restartNumberingAfterBreak="0">
    <w:nsid w:val="7A295060"/>
    <w:multiLevelType w:val="multilevel"/>
    <w:tmpl w:val="76B4574E"/>
    <w:lvl w:ilvl="0">
      <w:start w:val="4"/>
      <w:numFmt w:val="decimal"/>
      <w:lvlText w:val="%1"/>
      <w:lvlJc w:val="left"/>
      <w:pPr>
        <w:ind w:left="725" w:hanging="506"/>
      </w:pPr>
    </w:lvl>
    <w:lvl w:ilvl="1">
      <w:start w:val="4"/>
      <w:numFmt w:val="decimal"/>
      <w:lvlText w:val="%1.%2."/>
      <w:lvlJc w:val="left"/>
      <w:pPr>
        <w:ind w:left="725" w:hanging="506"/>
      </w:pPr>
      <w:rPr>
        <w:rFonts w:ascii="Arial" w:eastAsia="Arial" w:hAnsi="Arial" w:cs="Arial"/>
        <w:b/>
        <w:sz w:val="26"/>
        <w:szCs w:val="26"/>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2882" w:hanging="360"/>
      </w:p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47" w15:restartNumberingAfterBreak="0">
    <w:nsid w:val="7B443D71"/>
    <w:multiLevelType w:val="multilevel"/>
    <w:tmpl w:val="9D36C548"/>
    <w:lvl w:ilvl="0">
      <w:start w:val="4"/>
      <w:numFmt w:val="decimal"/>
      <w:lvlText w:val="%1"/>
      <w:lvlJc w:val="left"/>
      <w:pPr>
        <w:ind w:left="830" w:hanging="611"/>
      </w:pPr>
    </w:lvl>
    <w:lvl w:ilvl="1">
      <w:start w:val="3"/>
      <w:numFmt w:val="decimal"/>
      <w:lvlText w:val="%1.%2"/>
      <w:lvlJc w:val="left"/>
      <w:pPr>
        <w:ind w:left="830" w:hanging="611"/>
      </w:pPr>
    </w:lvl>
    <w:lvl w:ilvl="2">
      <w:start w:val="1"/>
      <w:numFmt w:val="decimal"/>
      <w:lvlText w:val="%1.%2.%3."/>
      <w:lvlJc w:val="left"/>
      <w:pPr>
        <w:ind w:left="830" w:hanging="611"/>
      </w:pPr>
      <w:rPr>
        <w:rFonts w:ascii="Arial" w:eastAsia="Arial" w:hAnsi="Arial" w:cs="Arial"/>
        <w:b/>
        <w:sz w:val="21"/>
        <w:szCs w:val="21"/>
      </w:rPr>
    </w:lvl>
    <w:lvl w:ilvl="3">
      <w:start w:val="1"/>
      <w:numFmt w:val="bullet"/>
      <w:lvlText w:val="●"/>
      <w:lvlJc w:val="left"/>
      <w:pPr>
        <w:ind w:left="940" w:hanging="360"/>
      </w:pPr>
      <w:rPr>
        <w:rFonts w:ascii="Arial" w:eastAsia="Arial" w:hAnsi="Arial" w:cs="Arial"/>
        <w:sz w:val="21"/>
        <w:szCs w:val="21"/>
      </w:r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num w:numId="1">
    <w:abstractNumId w:val="29"/>
  </w:num>
  <w:num w:numId="2">
    <w:abstractNumId w:val="10"/>
  </w:num>
  <w:num w:numId="3">
    <w:abstractNumId w:val="11"/>
  </w:num>
  <w:num w:numId="4">
    <w:abstractNumId w:val="9"/>
  </w:num>
  <w:num w:numId="5">
    <w:abstractNumId w:val="24"/>
  </w:num>
  <w:num w:numId="6">
    <w:abstractNumId w:val="22"/>
  </w:num>
  <w:num w:numId="7">
    <w:abstractNumId w:val="26"/>
  </w:num>
  <w:num w:numId="8">
    <w:abstractNumId w:val="20"/>
  </w:num>
  <w:num w:numId="9">
    <w:abstractNumId w:val="43"/>
  </w:num>
  <w:num w:numId="10">
    <w:abstractNumId w:val="46"/>
  </w:num>
  <w:num w:numId="11">
    <w:abstractNumId w:val="39"/>
  </w:num>
  <w:num w:numId="12">
    <w:abstractNumId w:val="32"/>
  </w:num>
  <w:num w:numId="13">
    <w:abstractNumId w:val="5"/>
  </w:num>
  <w:num w:numId="14">
    <w:abstractNumId w:val="17"/>
  </w:num>
  <w:num w:numId="15">
    <w:abstractNumId w:val="34"/>
  </w:num>
  <w:num w:numId="16">
    <w:abstractNumId w:val="40"/>
  </w:num>
  <w:num w:numId="17">
    <w:abstractNumId w:val="14"/>
  </w:num>
  <w:num w:numId="18">
    <w:abstractNumId w:val="45"/>
  </w:num>
  <w:num w:numId="19">
    <w:abstractNumId w:val="21"/>
  </w:num>
  <w:num w:numId="20">
    <w:abstractNumId w:val="15"/>
  </w:num>
  <w:num w:numId="21">
    <w:abstractNumId w:val="23"/>
  </w:num>
  <w:num w:numId="22">
    <w:abstractNumId w:val="1"/>
  </w:num>
  <w:num w:numId="23">
    <w:abstractNumId w:val="3"/>
  </w:num>
  <w:num w:numId="24">
    <w:abstractNumId w:val="36"/>
  </w:num>
  <w:num w:numId="25">
    <w:abstractNumId w:val="31"/>
  </w:num>
  <w:num w:numId="26">
    <w:abstractNumId w:val="35"/>
  </w:num>
  <w:num w:numId="27">
    <w:abstractNumId w:val="0"/>
  </w:num>
  <w:num w:numId="28">
    <w:abstractNumId w:val="30"/>
  </w:num>
  <w:num w:numId="29">
    <w:abstractNumId w:val="4"/>
  </w:num>
  <w:num w:numId="30">
    <w:abstractNumId w:val="18"/>
  </w:num>
  <w:num w:numId="31">
    <w:abstractNumId w:val="13"/>
  </w:num>
  <w:num w:numId="32">
    <w:abstractNumId w:val="12"/>
  </w:num>
  <w:num w:numId="33">
    <w:abstractNumId w:val="47"/>
  </w:num>
  <w:num w:numId="34">
    <w:abstractNumId w:val="38"/>
  </w:num>
  <w:num w:numId="35">
    <w:abstractNumId w:val="37"/>
  </w:num>
  <w:num w:numId="36">
    <w:abstractNumId w:val="33"/>
  </w:num>
  <w:num w:numId="37">
    <w:abstractNumId w:val="25"/>
  </w:num>
  <w:num w:numId="38">
    <w:abstractNumId w:val="7"/>
  </w:num>
  <w:num w:numId="39">
    <w:abstractNumId w:val="19"/>
  </w:num>
  <w:num w:numId="40">
    <w:abstractNumId w:val="27"/>
  </w:num>
  <w:num w:numId="41">
    <w:abstractNumId w:val="41"/>
  </w:num>
  <w:num w:numId="42">
    <w:abstractNumId w:val="44"/>
  </w:num>
  <w:num w:numId="43">
    <w:abstractNumId w:val="8"/>
  </w:num>
  <w:num w:numId="44">
    <w:abstractNumId w:val="6"/>
  </w:num>
  <w:num w:numId="45">
    <w:abstractNumId w:val="2"/>
  </w:num>
  <w:num w:numId="46">
    <w:abstractNumId w:val="16"/>
  </w:num>
  <w:num w:numId="47">
    <w:abstractNumId w:val="28"/>
  </w:num>
  <w:num w:numId="48">
    <w:abstractNumId w:val="4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evin Chege">
    <w15:presenceInfo w15:providerId="AD" w15:userId="S::chege@isoc.org::2df9daec-b73e-4621-9452-f2de510ebd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521"/>
    <w:rsid w:val="0008389A"/>
    <w:rsid w:val="000A4521"/>
    <w:rsid w:val="000D2AF1"/>
    <w:rsid w:val="001253A1"/>
    <w:rsid w:val="001627C2"/>
    <w:rsid w:val="00211562"/>
    <w:rsid w:val="002557E1"/>
    <w:rsid w:val="0033127B"/>
    <w:rsid w:val="0036659A"/>
    <w:rsid w:val="00453799"/>
    <w:rsid w:val="004834D5"/>
    <w:rsid w:val="004D24CF"/>
    <w:rsid w:val="00501204"/>
    <w:rsid w:val="00525A00"/>
    <w:rsid w:val="006133AA"/>
    <w:rsid w:val="00687B97"/>
    <w:rsid w:val="00730D78"/>
    <w:rsid w:val="007473E9"/>
    <w:rsid w:val="007B5FD2"/>
    <w:rsid w:val="007E4B3D"/>
    <w:rsid w:val="008F17E9"/>
    <w:rsid w:val="00926A6F"/>
    <w:rsid w:val="00965B6C"/>
    <w:rsid w:val="00AA40C8"/>
    <w:rsid w:val="00AC344D"/>
    <w:rsid w:val="00CA4BF4"/>
    <w:rsid w:val="00CC3663"/>
    <w:rsid w:val="00CD12B4"/>
    <w:rsid w:val="00D12281"/>
    <w:rsid w:val="00D36B40"/>
    <w:rsid w:val="00D80982"/>
    <w:rsid w:val="00DC1AB3"/>
    <w:rsid w:val="00E16BBD"/>
    <w:rsid w:val="00E40EB0"/>
    <w:rsid w:val="00E57A48"/>
    <w:rsid w:val="00E8541C"/>
    <w:rsid w:val="00EF4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CD1FD0"/>
  <w15:docId w15:val="{24601E58-0A49-8D4C-A5CE-5AEB7CDEE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597" w:hanging="377"/>
      <w:outlineLvl w:val="0"/>
    </w:pPr>
    <w:rPr>
      <w:b/>
      <w:bCs/>
      <w:sz w:val="33"/>
      <w:szCs w:val="33"/>
    </w:rPr>
  </w:style>
  <w:style w:type="paragraph" w:styleId="Heading2">
    <w:name w:val="heading 2"/>
    <w:basedOn w:val="Normal"/>
    <w:uiPriority w:val="9"/>
    <w:unhideWhenUsed/>
    <w:qFormat/>
    <w:pPr>
      <w:ind w:left="725" w:hanging="505"/>
      <w:outlineLvl w:val="1"/>
    </w:pPr>
    <w:rPr>
      <w:b/>
      <w:bCs/>
      <w:sz w:val="26"/>
      <w:szCs w:val="26"/>
    </w:rPr>
  </w:style>
  <w:style w:type="paragraph" w:styleId="Heading3">
    <w:name w:val="heading 3"/>
    <w:basedOn w:val="Normal"/>
    <w:uiPriority w:val="9"/>
    <w:unhideWhenUsed/>
    <w:qFormat/>
    <w:pPr>
      <w:ind w:left="830" w:hanging="610"/>
      <w:outlineLvl w:val="2"/>
    </w:pPr>
    <w:rPr>
      <w:b/>
      <w:bCs/>
      <w:sz w:val="21"/>
      <w:szCs w:val="21"/>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1"/>
      <w:szCs w:val="21"/>
    </w:rPr>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pPr>
      <w:spacing w:before="100"/>
      <w:ind w:left="100"/>
    </w:pPr>
    <w:rPr>
      <w:rFonts w:ascii="Courier New" w:eastAsia="Courier New" w:hAnsi="Courier New" w:cs="Courier New"/>
    </w:rPr>
  </w:style>
  <w:style w:type="paragraph" w:styleId="BalloonText">
    <w:name w:val="Balloon Text"/>
    <w:basedOn w:val="Normal"/>
    <w:link w:val="BalloonTextChar"/>
    <w:uiPriority w:val="99"/>
    <w:semiHidden/>
    <w:unhideWhenUsed/>
    <w:rsid w:val="0021156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11562"/>
    <w:rPr>
      <w:rFonts w:ascii="Times New Roman" w:eastAsia="Arial" w:hAnsi="Times New Roman" w:cs="Times New Roman"/>
      <w:sz w:val="18"/>
      <w:szCs w:val="18"/>
    </w:rPr>
  </w:style>
  <w:style w:type="character" w:styleId="Hyperlink">
    <w:name w:val="Hyperlink"/>
    <w:basedOn w:val="DefaultParagraphFont"/>
    <w:uiPriority w:val="99"/>
    <w:unhideWhenUsed/>
    <w:rsid w:val="00D80982"/>
    <w:rPr>
      <w:color w:val="0000FF" w:themeColor="hyperlink"/>
      <w:u w:val="single"/>
    </w:rPr>
  </w:style>
  <w:style w:type="character" w:styleId="UnresolvedMention">
    <w:name w:val="Unresolved Mention"/>
    <w:basedOn w:val="DefaultParagraphFont"/>
    <w:uiPriority w:val="99"/>
    <w:semiHidden/>
    <w:unhideWhenUsed/>
    <w:rsid w:val="00D8098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paragraph" w:styleId="Revision">
    <w:name w:val="Revision"/>
    <w:hidden/>
    <w:uiPriority w:val="99"/>
    <w:semiHidden/>
    <w:rsid w:val="00CA4BF4"/>
    <w:pPr>
      <w:widowControl/>
    </w:pPr>
  </w:style>
  <w:style w:type="paragraph" w:styleId="NormalWeb">
    <w:name w:val="Normal (Web)"/>
    <w:basedOn w:val="Normal"/>
    <w:uiPriority w:val="99"/>
    <w:semiHidden/>
    <w:unhideWhenUsed/>
    <w:rsid w:val="0036659A"/>
    <w:pPr>
      <w:widowControl/>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55282">
      <w:bodyDiv w:val="1"/>
      <w:marLeft w:val="0"/>
      <w:marRight w:val="0"/>
      <w:marTop w:val="0"/>
      <w:marBottom w:val="0"/>
      <w:divBdr>
        <w:top w:val="none" w:sz="0" w:space="0" w:color="auto"/>
        <w:left w:val="none" w:sz="0" w:space="0" w:color="auto"/>
        <w:bottom w:val="none" w:sz="0" w:space="0" w:color="auto"/>
        <w:right w:val="none" w:sz="0" w:space="0" w:color="auto"/>
      </w:divBdr>
    </w:div>
    <w:div w:id="77798104">
      <w:bodyDiv w:val="1"/>
      <w:marLeft w:val="0"/>
      <w:marRight w:val="0"/>
      <w:marTop w:val="0"/>
      <w:marBottom w:val="0"/>
      <w:divBdr>
        <w:top w:val="none" w:sz="0" w:space="0" w:color="auto"/>
        <w:left w:val="none" w:sz="0" w:space="0" w:color="auto"/>
        <w:bottom w:val="none" w:sz="0" w:space="0" w:color="auto"/>
        <w:right w:val="none" w:sz="0" w:space="0" w:color="auto"/>
      </w:divBdr>
      <w:divsChild>
        <w:div w:id="2080128194">
          <w:marLeft w:val="530"/>
          <w:marRight w:val="0"/>
          <w:marTop w:val="0"/>
          <w:marBottom w:val="0"/>
          <w:divBdr>
            <w:top w:val="none" w:sz="0" w:space="0" w:color="auto"/>
            <w:left w:val="none" w:sz="0" w:space="0" w:color="auto"/>
            <w:bottom w:val="none" w:sz="0" w:space="0" w:color="auto"/>
            <w:right w:val="none" w:sz="0" w:space="0" w:color="auto"/>
          </w:divBdr>
        </w:div>
      </w:divsChild>
    </w:div>
    <w:div w:id="186407824">
      <w:bodyDiv w:val="1"/>
      <w:marLeft w:val="0"/>
      <w:marRight w:val="0"/>
      <w:marTop w:val="0"/>
      <w:marBottom w:val="0"/>
      <w:divBdr>
        <w:top w:val="none" w:sz="0" w:space="0" w:color="auto"/>
        <w:left w:val="none" w:sz="0" w:space="0" w:color="auto"/>
        <w:bottom w:val="none" w:sz="0" w:space="0" w:color="auto"/>
        <w:right w:val="none" w:sz="0" w:space="0" w:color="auto"/>
      </w:divBdr>
    </w:div>
    <w:div w:id="243609623">
      <w:bodyDiv w:val="1"/>
      <w:marLeft w:val="0"/>
      <w:marRight w:val="0"/>
      <w:marTop w:val="0"/>
      <w:marBottom w:val="0"/>
      <w:divBdr>
        <w:top w:val="none" w:sz="0" w:space="0" w:color="auto"/>
        <w:left w:val="none" w:sz="0" w:space="0" w:color="auto"/>
        <w:bottom w:val="none" w:sz="0" w:space="0" w:color="auto"/>
        <w:right w:val="none" w:sz="0" w:space="0" w:color="auto"/>
      </w:divBdr>
    </w:div>
    <w:div w:id="885799655">
      <w:bodyDiv w:val="1"/>
      <w:marLeft w:val="0"/>
      <w:marRight w:val="0"/>
      <w:marTop w:val="0"/>
      <w:marBottom w:val="0"/>
      <w:divBdr>
        <w:top w:val="none" w:sz="0" w:space="0" w:color="auto"/>
        <w:left w:val="none" w:sz="0" w:space="0" w:color="auto"/>
        <w:bottom w:val="none" w:sz="0" w:space="0" w:color="auto"/>
        <w:right w:val="none" w:sz="0" w:space="0" w:color="auto"/>
      </w:divBdr>
    </w:div>
    <w:div w:id="1172724787">
      <w:bodyDiv w:val="1"/>
      <w:marLeft w:val="0"/>
      <w:marRight w:val="0"/>
      <w:marTop w:val="0"/>
      <w:marBottom w:val="0"/>
      <w:divBdr>
        <w:top w:val="none" w:sz="0" w:space="0" w:color="auto"/>
        <w:left w:val="none" w:sz="0" w:space="0" w:color="auto"/>
        <w:bottom w:val="none" w:sz="0" w:space="0" w:color="auto"/>
        <w:right w:val="none" w:sz="0" w:space="0" w:color="auto"/>
      </w:divBdr>
    </w:div>
    <w:div w:id="1576941121">
      <w:bodyDiv w:val="1"/>
      <w:marLeft w:val="0"/>
      <w:marRight w:val="0"/>
      <w:marTop w:val="0"/>
      <w:marBottom w:val="0"/>
      <w:divBdr>
        <w:top w:val="none" w:sz="0" w:space="0" w:color="auto"/>
        <w:left w:val="none" w:sz="0" w:space="0" w:color="auto"/>
        <w:bottom w:val="none" w:sz="0" w:space="0" w:color="auto"/>
        <w:right w:val="none" w:sz="0" w:space="0" w:color="auto"/>
      </w:divBdr>
    </w:div>
    <w:div w:id="19799900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www.routeservers.org/"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mailto:security@example.net" TargetMode="External"/><Relationship Id="rId21" Type="http://schemas.microsoft.com/office/2016/09/relationships/commentsIds" Target="commentsIds.xml"/><Relationship Id="rId42" Type="http://schemas.openxmlformats.org/officeDocument/2006/relationships/image" Target="media/image6.png"/><Relationship Id="rId47" Type="http://schemas.openxmlformats.org/officeDocument/2006/relationships/image" Target="media/image8.jpeg"/><Relationship Id="rId68" Type="http://schemas.microsoft.com/office/2018/08/relationships/commentsExtensible" Target="commentsExtensible.xml"/><Relationship Id="rId84" Type="http://schemas.openxmlformats.org/officeDocument/2006/relationships/image" Target="media/image17.png"/><Relationship Id="rId89" Type="http://schemas.openxmlformats.org/officeDocument/2006/relationships/image" Target="media/image20.jpg"/><Relationship Id="rId16" Type="http://schemas.openxmlformats.org/officeDocument/2006/relationships/hyperlink" Target="mailto:someone@example.com" TargetMode="External"/><Relationship Id="rId11" Type="http://schemas.openxmlformats.org/officeDocument/2006/relationships/header" Target="header1.xml"/><Relationship Id="rId32" Type="http://schemas.openxmlformats.org/officeDocument/2006/relationships/hyperlink" Target="mailto:hostmaster@lacnic.net" TargetMode="External"/><Relationship Id="rId37" Type="http://schemas.openxmlformats.org/officeDocument/2006/relationships/hyperlink" Target="mailto:abuse@example.net" TargetMode="External"/><Relationship Id="rId74" Type="http://schemas.openxmlformats.org/officeDocument/2006/relationships/hyperlink" Target="http://www.cisco.com/c/en/us/td/docs/switches/lan/catalyst4500/12-2/15-" TargetMode="External"/><Relationship Id="rId79" Type="http://schemas.openxmlformats.org/officeDocument/2006/relationships/hyperlink" Target="http://www.cisco.com/go/nso" TargetMode="External"/><Relationship Id="rId102" Type="http://schemas.openxmlformats.org/officeDocument/2006/relationships/hyperlink" Target="http://www.ripe.net/publications/docs/ripe-432" TargetMode="External"/><Relationship Id="rId5" Type="http://schemas.openxmlformats.org/officeDocument/2006/relationships/webSettings" Target="webSettings.xml"/><Relationship Id="rId90" Type="http://schemas.openxmlformats.org/officeDocument/2006/relationships/image" Target="media/image13.png"/><Relationship Id="rId95" Type="http://schemas.openxmlformats.org/officeDocument/2006/relationships/hyperlink" Target="http://www.ripe.net/manage-ips-and-asns/resource-management/certification/tools-and-" TargetMode="External"/><Relationship Id="rId22" Type="http://schemas.openxmlformats.org/officeDocument/2006/relationships/hyperlink" Target="mailto:someone@example.com" TargetMode="External"/><Relationship Id="rId27" Type="http://schemas.openxmlformats.org/officeDocument/2006/relationships/hyperlink" Target="mailto:noc@example.net" TargetMode="External"/><Relationship Id="rId43" Type="http://schemas.openxmlformats.org/officeDocument/2006/relationships/hyperlink" Target="http://www.arin.net/resources/rpki/index.html" TargetMode="External"/><Relationship Id="rId48" Type="http://schemas.openxmlformats.org/officeDocument/2006/relationships/image" Target="media/image9.png"/><Relationship Id="rId64" Type="http://schemas.openxmlformats.org/officeDocument/2006/relationships/image" Target="media/image12.png"/><Relationship Id="rId69" Type="http://schemas.openxmlformats.org/officeDocument/2006/relationships/image" Target="media/image14.jpeg"/><Relationship Id="rId8" Type="http://schemas.openxmlformats.org/officeDocument/2006/relationships/image" Target="media/image1.jpeg"/><Relationship Id="rId51" Type="http://schemas.openxmlformats.org/officeDocument/2006/relationships/hyperlink" Target="http://www.nro.net/wp-content/uploads/RPKI.pdf" TargetMode="External"/><Relationship Id="rId72" Type="http://schemas.openxmlformats.org/officeDocument/2006/relationships/hyperlink" Target="http://blog.ipspace.net/2010/09/setting-access-lists-with-radius.html" TargetMode="External"/><Relationship Id="rId80" Type="http://schemas.openxmlformats.org/officeDocument/2006/relationships/hyperlink" Target="http://irrexplorer.nlnog.net/" TargetMode="External"/><Relationship Id="rId85" Type="http://schemas.openxmlformats.org/officeDocument/2006/relationships/footer" Target="footer2.xml"/><Relationship Id="rId93" Type="http://schemas.openxmlformats.org/officeDocument/2006/relationships/hyperlink" Target="http://www.ripe.net/manage-ips-and-asns/resource-management/certification/router-configuration" TargetMode="External"/><Relationship Id="rId98" Type="http://schemas.openxmlformats.org/officeDocument/2006/relationships/hyperlink" Target="http://www.ietf.org/rfc/rfc2827.txt"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mailto:someone@example.com" TargetMode="External"/><Relationship Id="rId25" Type="http://schemas.openxmlformats.org/officeDocument/2006/relationships/hyperlink" Target="mailto:noc@example.net" TargetMode="External"/><Relationship Id="rId33" Type="http://schemas.openxmlformats.org/officeDocument/2006/relationships/hyperlink" Target="mailto:sergio@LACNIC.NET" TargetMode="External"/><Relationship Id="rId38" Type="http://schemas.openxmlformats.org/officeDocument/2006/relationships/hyperlink" Target="mailto:noc@example.net" TargetMode="External"/><Relationship Id="rId46" Type="http://schemas.openxmlformats.org/officeDocument/2006/relationships/image" Target="media/image7.jpg"/><Relationship Id="rId67" Type="http://schemas.openxmlformats.org/officeDocument/2006/relationships/image" Target="media/image13.jpg"/><Relationship Id="rId103" Type="http://schemas.openxmlformats.org/officeDocument/2006/relationships/hyperlink" Target="http://www.ripe.net/publications/docs/ripe-431" TargetMode="External"/><Relationship Id="rId20" Type="http://schemas.microsoft.com/office/2011/relationships/commentsExtended" Target="commentsExtended.xml"/><Relationship Id="rId41" Type="http://schemas.openxmlformats.org/officeDocument/2006/relationships/image" Target="media/image5.png"/><Relationship Id="rId70" Type="http://schemas.openxmlformats.org/officeDocument/2006/relationships/image" Target="media/image15.jpg"/><Relationship Id="rId75" Type="http://schemas.openxmlformats.org/officeDocument/2006/relationships/hyperlink" Target="http://www.cisco.com/c/en/us/td/docs/switches/lan/catalyst2960/software/release/12-" TargetMode="External"/><Relationship Id="rId83" Type="http://schemas.openxmlformats.org/officeDocument/2006/relationships/image" Target="media/image16.jpg"/><Relationship Id="rId88" Type="http://schemas.openxmlformats.org/officeDocument/2006/relationships/image" Target="media/image19.jpeg"/><Relationship Id="rId91" Type="http://schemas.openxmlformats.org/officeDocument/2006/relationships/footer" Target="footer4.xml"/><Relationship Id="rId96" Type="http://schemas.openxmlformats.org/officeDocument/2006/relationships/hyperlink" Target="http://www.cisco.com/c/en/us/td/docs/ios-xml/ios/iproute_bgp/configuration/xe-16/irg-x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someone@example.com" TargetMode="External"/><Relationship Id="rId23" Type="http://schemas.openxmlformats.org/officeDocument/2006/relationships/hyperlink" Target="mailto:someone@example.com" TargetMode="External"/><Relationship Id="rId28" Type="http://schemas.openxmlformats.org/officeDocument/2006/relationships/hyperlink" Target="mailto:abuse@example.net" TargetMode="External"/><Relationship Id="rId36" Type="http://schemas.openxmlformats.org/officeDocument/2006/relationships/hyperlink" Target="mailto:noc@example.net" TargetMode="External"/><Relationship Id="rId49" Type="http://schemas.openxmlformats.org/officeDocument/2006/relationships/image" Target="media/image10.png"/><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www.peeringdb.com/asn/64500" TargetMode="External"/><Relationship Id="rId44" Type="http://schemas.openxmlformats.org/officeDocument/2006/relationships/hyperlink" Target="http://www.apnic.net/manage-ip/apnic-services/resource-certification" TargetMode="External"/><Relationship Id="rId65" Type="http://schemas.openxmlformats.org/officeDocument/2006/relationships/image" Target="media/image110.png"/><Relationship Id="rId73" Type="http://schemas.openxmlformats.org/officeDocument/2006/relationships/hyperlink" Target="http://www.cisco.com/c/en/us/td/docs/ios-xml/ios/ipv6_fhsec/configuration/15-sy/ip6f-15-" TargetMode="External"/><Relationship Id="rId78" Type="http://schemas.openxmlformats.org/officeDocument/2006/relationships/hyperlink" Target="http://www.ansible.com/" TargetMode="External"/><Relationship Id="rId81" Type="http://schemas.openxmlformats.org/officeDocument/2006/relationships/image" Target="media/image14.png"/><Relationship Id="rId86" Type="http://schemas.openxmlformats.org/officeDocument/2006/relationships/image" Target="media/image18.jpeg"/><Relationship Id="rId94" Type="http://schemas.openxmlformats.org/officeDocument/2006/relationships/footer" Target="footer5.xml"/><Relationship Id="rId99" Type="http://schemas.openxmlformats.org/officeDocument/2006/relationships/hyperlink" Target="http://www.icann.org/committees/security/sac004.txt" TargetMode="External"/><Relationship Id="rId101" Type="http://schemas.openxmlformats.org/officeDocument/2006/relationships/hyperlink" Target="http://www.internetsociety.org/deploy360/anti-spoofing/"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jpg"/><Relationship Id="rId18" Type="http://schemas.openxmlformats.org/officeDocument/2006/relationships/hyperlink" Target="mailto:someone@example.com" TargetMode="External"/><Relationship Id="rId39" Type="http://schemas.openxmlformats.org/officeDocument/2006/relationships/hyperlink" Target="mailto:security@example.net" TargetMode="External"/><Relationship Id="rId34" Type="http://schemas.openxmlformats.org/officeDocument/2006/relationships/hyperlink" Target="mailto:sergio@LACNIC.NET" TargetMode="External"/><Relationship Id="rId50" Type="http://schemas.openxmlformats.org/officeDocument/2006/relationships/image" Target="media/image11.png"/><Relationship Id="rId76" Type="http://schemas.openxmlformats.org/officeDocument/2006/relationships/hyperlink" Target="http://www.cisco.com/c/en/us/support/docs/broadband-cable/cable-security/20691-" TargetMode="External"/><Relationship Id="rId97" Type="http://schemas.openxmlformats.org/officeDocument/2006/relationships/hyperlink" Target="http://www.cisco.com/c/en/us/td/docs/routers/asr9000/software/asr9k_r4-"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ripe.net/publications/docs/ripe-431" TargetMode="External"/><Relationship Id="rId92" Type="http://schemas.openxmlformats.org/officeDocument/2006/relationships/image" Target="media/image100.png"/><Relationship Id="rId2" Type="http://schemas.openxmlformats.org/officeDocument/2006/relationships/numbering" Target="numbering.xml"/><Relationship Id="rId29" Type="http://schemas.openxmlformats.org/officeDocument/2006/relationships/hyperlink" Target="mailto:noc@example.net" TargetMode="External"/><Relationship Id="rId24" Type="http://schemas.openxmlformats.org/officeDocument/2006/relationships/hyperlink" Target="mailto:someone@example.com" TargetMode="External"/><Relationship Id="rId40" Type="http://schemas.openxmlformats.org/officeDocument/2006/relationships/hyperlink" Target="http://www.peeringdb.com/register" TargetMode="External"/><Relationship Id="rId45" Type="http://schemas.openxmlformats.org/officeDocument/2006/relationships/hyperlink" Target="http://www.lacnic.net/en/web/lacnic/certificacion-de-recursos-rpki" TargetMode="External"/><Relationship Id="rId66" Type="http://schemas.openxmlformats.org/officeDocument/2006/relationships/image" Target="media/image12.jpeg"/><Relationship Id="rId87" Type="http://schemas.openxmlformats.org/officeDocument/2006/relationships/footer" Target="footer3.xml"/><Relationship Id="rId82" Type="http://schemas.openxmlformats.org/officeDocument/2006/relationships/hyperlink" Target="http://www.arin.net/resources/rpki/tal.html" TargetMode="External"/><Relationship Id="rId19" Type="http://schemas.openxmlformats.org/officeDocument/2006/relationships/comments" Target="comments.xml"/><Relationship Id="rId14" Type="http://schemas.openxmlformats.org/officeDocument/2006/relationships/hyperlink" Target="mailto:someone@example.com" TargetMode="External"/><Relationship Id="rId30" Type="http://schemas.openxmlformats.org/officeDocument/2006/relationships/hyperlink" Target="mailto:security@example.net" TargetMode="External"/><Relationship Id="rId35" Type="http://schemas.openxmlformats.org/officeDocument/2006/relationships/hyperlink" Target="mailto:noc@example.net" TargetMode="External"/><Relationship Id="rId77" Type="http://schemas.openxmlformats.org/officeDocument/2006/relationships/hyperlink" Target="mailto:hostmaster@example.com" TargetMode="External"/><Relationship Id="rId100" Type="http://schemas.openxmlformats.org/officeDocument/2006/relationships/hyperlink" Target="http://www.icann.org/committees/security/dns-ddos-advisory-31mar06.pdf" TargetMode="External"/><Relationship Id="rId105" Type="http://schemas.microsoft.com/office/2011/relationships/people" Target="people.xml"/></Relationships>
</file>

<file path=word/_rels/footer3.xml.rels><?xml version="1.0" encoding="UTF-8" standalone="yes"?>
<Relationships xmlns="http://schemas.openxmlformats.org/package/2006/relationships"><Relationship Id="rId2" Type="http://schemas.openxmlformats.org/officeDocument/2006/relationships/hyperlink" Target="http://www.ripe.net/manage-ips-and-asns/resource-management/certification/tools-and-resources" TargetMode="External"/><Relationship Id="rId1" Type="http://schemas.openxmlformats.org/officeDocument/2006/relationships/hyperlink" Target="http://www.ripe.net/manage-ips-and-asns/resource-management/certification/tools-and-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ANcP/yjyCjvzllK7Pt9oT2IHnQ==">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63</Pages>
  <Words>16139</Words>
  <Characters>91995</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Chege</cp:lastModifiedBy>
  <cp:revision>13</cp:revision>
  <dcterms:created xsi:type="dcterms:W3CDTF">2019-01-16T09:17:00Z</dcterms:created>
  <dcterms:modified xsi:type="dcterms:W3CDTF">2021-05-06T14:23:00Z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2017-03-29T00:00:00Z</vt:filetime>
  </property>
  <property fmtid="{D5CDD505-2E9C-101B-9397-08002B2CF9AE}" pid="3" name="Creator">
    <vt:lpwstr>Word</vt:lpwstr>
  </property>
  <property fmtid="{D5CDD505-2E9C-101B-9397-08002B2CF9AE}" pid="4" name="LastSaved">
    <vt:filetime>2018-05-14T00:00:00Z</vt:filetime>
  </property>
</Properties>
</file>